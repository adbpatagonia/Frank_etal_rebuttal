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77777777"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2"/>
      <w:r>
        <w:rPr>
          <w:rFonts w:ascii="Times New Roman" w:hAnsi="Times New Roman"/>
          <w:sz w:val="24"/>
          <w:szCs w:val="24"/>
          <w:shd w:val="clear" w:color="auto" w:fill="FFFF00"/>
        </w:rPr>
        <w:t>Rose</w:t>
      </w:r>
      <w:commentRangeEnd w:id="2"/>
      <w:r>
        <w:commentReference w:id="2"/>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Behavioural Ecology </w:t>
      </w:r>
      <w:del w:id="3" w:author="Montevecchi, William" w:date="2018-04-19T12:30:00Z">
        <w:r w:rsidDel="00713E89">
          <w:rPr>
            <w:rFonts w:ascii="Times New Roman" w:hAnsi="Times New Roman"/>
            <w:sz w:val="24"/>
            <w:szCs w:val="24"/>
          </w:rPr>
          <w:delText>Progr</w:delText>
        </w:r>
      </w:del>
      <w:ins w:id="4" w:author="Montevecchi, William" w:date="2018-04-19T12:30:00Z">
        <w:r w:rsidR="00713E89">
          <w:rPr>
            <w:rFonts w:ascii="Times New Roman" w:hAnsi="Times New Roman"/>
            <w:sz w:val="24"/>
            <w:szCs w:val="24"/>
          </w:rPr>
          <w:t>Prog</w:t>
        </w:r>
      </w:ins>
      <w:r>
        <w:rPr>
          <w:rFonts w:ascii="Times New Roman" w:hAnsi="Times New Roman"/>
          <w:sz w:val="24"/>
          <w:szCs w:val="24"/>
        </w:rPr>
        <w:t>amme,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5" w:author="DFO-MPO" w:date="2018-01-19T10:02:00Z">
        <w:r>
          <w:rPr>
            <w:rFonts w:ascii="Times New Roman" w:hAnsi="Times New Roman"/>
            <w:sz w:val="24"/>
            <w:szCs w:val="24"/>
            <w:shd w:val="clear" w:color="auto" w:fill="FFFF00"/>
          </w:rPr>
          <w:t xml:space="preserve">/ UBC </w:t>
        </w:r>
      </w:ins>
      <w:commentRangeStart w:id="6"/>
      <w:r>
        <w:rPr>
          <w:rFonts w:ascii="Times New Roman" w:hAnsi="Times New Roman"/>
          <w:sz w:val="24"/>
          <w:szCs w:val="24"/>
          <w:shd w:val="clear" w:color="auto" w:fill="FFFF00"/>
        </w:rPr>
        <w:t>?</w:t>
      </w:r>
      <w:commentRangeEnd w:id="6"/>
      <w:r>
        <w:commentReference w:id="6"/>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 :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7"/>
      <w:r>
        <w:rPr>
          <w:rFonts w:ascii="Times New Roman" w:hAnsi="Times New Roman"/>
          <w:i w:val="0"/>
          <w:iCs w:val="0"/>
          <w:sz w:val="24"/>
          <w:szCs w:val="24"/>
          <w:lang w:val="de-DE"/>
        </w:rPr>
        <w:lastRenderedPageBreak/>
        <w:t>Abstract</w:t>
      </w:r>
      <w:commentRangeEnd w:id="7"/>
      <w:r w:rsidR="00F02B57">
        <w:rPr>
          <w:rStyle w:val="CommentReference"/>
          <w:rFonts w:ascii="Times New Roman" w:eastAsia="Arial Unicode MS" w:hAnsi="Times New Roman" w:cs="Times New Roman"/>
          <w:b w:val="0"/>
          <w:bCs w:val="0"/>
          <w:i w:val="0"/>
          <w:iCs w:val="0"/>
          <w:color w:val="auto"/>
          <w:lang w:val="en-US" w:eastAsia="en-US"/>
        </w:rPr>
        <w:commentReference w:id="7"/>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8"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9"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0"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1" w:author="Regular, Paul" w:date="2018-04-24T14:54:00Z">
        <w:r>
          <w:rPr>
            <w:rFonts w:ascii="Times New Roman" w:hAnsi="Times New Roman"/>
            <w:sz w:val="24"/>
            <w:szCs w:val="24"/>
          </w:rPr>
          <w:delText xml:space="preserve">the Canadian Department of Fisheries and </w:delText>
        </w:r>
        <w:commentRangeStart w:id="12"/>
        <w:commentRangeStart w:id="13"/>
        <w:r>
          <w:rPr>
            <w:rFonts w:ascii="Times New Roman" w:hAnsi="Times New Roman"/>
            <w:sz w:val="24"/>
            <w:szCs w:val="24"/>
          </w:rPr>
          <w:delText>Oceans</w:delText>
        </w:r>
        <w:commentRangeEnd w:id="12"/>
        <w:r>
          <w:commentReference w:id="12"/>
        </w:r>
        <w:commentRangeEnd w:id="13"/>
        <w:r w:rsidR="002A1DD9">
          <w:rPr>
            <w:rStyle w:val="CommentReference"/>
            <w:rFonts w:ascii="Times New Roman" w:eastAsia="Arial Unicode MS" w:hAnsi="Times New Roman" w:cs="Times New Roman"/>
            <w:color w:val="auto"/>
            <w:lang w:eastAsia="en-US"/>
          </w:rPr>
          <w:commentReference w:id="13"/>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4" w:author="Regular, Paul" w:date="2018-04-24T14:46:00Z">
        <w:r w:rsidR="00EB56BE">
          <w:rPr>
            <w:rFonts w:ascii="Times New Roman" w:hAnsi="Times New Roman"/>
            <w:sz w:val="24"/>
            <w:szCs w:val="24"/>
          </w:rPr>
          <w:t xml:space="preserve"> </w:t>
        </w:r>
      </w:ins>
      <w:ins w:id="15" w:author="Regular, Paul" w:date="2018-04-24T14:51:00Z">
        <w:r w:rsidR="00EB56BE">
          <w:rPr>
            <w:rFonts w:ascii="Times New Roman" w:hAnsi="Times New Roman"/>
            <w:sz w:val="24"/>
            <w:szCs w:val="24"/>
          </w:rPr>
          <w:t xml:space="preserve">While more than a dozen </w:t>
        </w:r>
      </w:ins>
      <w:ins w:id="16" w:author="Regular, Paul" w:date="2018-04-24T14:52:00Z">
        <w:r w:rsidR="00EB56BE">
          <w:rPr>
            <w:rFonts w:ascii="Times New Roman" w:hAnsi="Times New Roman"/>
            <w:sz w:val="24"/>
            <w:szCs w:val="24"/>
          </w:rPr>
          <w:t xml:space="preserve">studies corroborate and support the claim that </w:t>
        </w:r>
      </w:ins>
      <w:ins w:id="17" w:author="Regular, Paul" w:date="2018-04-24T14:53:00Z">
        <w:r w:rsidR="00EB56BE">
          <w:rPr>
            <w:rFonts w:ascii="Times New Roman" w:hAnsi="Times New Roman"/>
            <w:sz w:val="24"/>
            <w:szCs w:val="24"/>
          </w:rPr>
          <w:t>the capelin stock collapsed</w:t>
        </w:r>
      </w:ins>
      <w:ins w:id="18" w:author="Regular, Paul" w:date="2018-04-24T14:52:00Z">
        <w:r w:rsidR="00EB56BE">
          <w:rPr>
            <w:rFonts w:ascii="Times New Roman" w:hAnsi="Times New Roman"/>
            <w:sz w:val="24"/>
            <w:szCs w:val="24"/>
          </w:rPr>
          <w:t>,</w:t>
        </w:r>
      </w:ins>
      <w:ins w:id="19" w:author="Regular, Paul" w:date="2018-04-24T14:51:00Z">
        <w:r w:rsidR="00EB56BE">
          <w:rPr>
            <w:rFonts w:ascii="Times New Roman" w:hAnsi="Times New Roman"/>
            <w:sz w:val="24"/>
            <w:szCs w:val="24"/>
          </w:rPr>
          <w:t xml:space="preserve"> </w:t>
        </w:r>
      </w:ins>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0"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1"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which included both fishery-dependent (inshore commercial catch) and fishery-independent (spring acoustic and fall bottom trawl surveys, oceanography cruises, three capelin larval indices, aerial surveys, predator diet and behaviour)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2"/>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2"/>
      <w:r w:rsidR="00D827D4">
        <w:rPr>
          <w:rStyle w:val="CommentReference"/>
          <w:rFonts w:ascii="Times New Roman" w:eastAsia="Arial Unicode MS" w:hAnsi="Times New Roman" w:cs="Times New Roman"/>
          <w:color w:val="auto"/>
          <w:lang w:eastAsia="en-US"/>
        </w:rPr>
        <w:commentReference w:id="22"/>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34C542F5" w:rsidR="000134ED" w:rsidRDefault="00497D2F">
      <w:pPr>
        <w:pStyle w:val="Body"/>
        <w:spacing w:after="0" w:line="480" w:lineRule="auto"/>
        <w:ind w:firstLine="720"/>
        <w:rPr>
          <w:rFonts w:ascii="Times New Roman" w:eastAsia="Times New Roman" w:hAnsi="Times New Roman" w:cs="Times New Roman"/>
          <w:sz w:val="24"/>
          <w:szCs w:val="24"/>
        </w:rPr>
      </w:pPr>
      <w:ins w:id="23" w:author="Montevecchi, William" w:date="2018-04-17T16:18:00Z">
        <w:r>
          <w:rPr>
            <w:rFonts w:ascii="Times New Roman" w:hAnsi="Times New Roman"/>
            <w:sz w:val="24"/>
            <w:szCs w:val="24"/>
          </w:rPr>
          <w:t xml:space="preserve">Small shoaling species that characteristically have rapid growth, short life expectancies, and population responses tightly linked to environmental </w:t>
        </w:r>
      </w:ins>
      <w:ins w:id="24" w:author="Montevecchi, William" w:date="2018-04-17T16:19:00Z">
        <w:r>
          <w:rPr>
            <w:rFonts w:ascii="Times New Roman" w:hAnsi="Times New Roman"/>
            <w:sz w:val="24"/>
            <w:szCs w:val="24"/>
          </w:rPr>
          <w:t>control</w:t>
        </w:r>
      </w:ins>
      <w:ins w:id="25" w:author="Gail Davoren" w:date="2018-04-19T14:47:00Z">
        <w:r w:rsidR="00F432F6">
          <w:rPr>
            <w:rFonts w:ascii="Times New Roman" w:hAnsi="Times New Roman"/>
            <w:sz w:val="24"/>
            <w:szCs w:val="24"/>
          </w:rPr>
          <w:t>,</w:t>
        </w:r>
      </w:ins>
      <w:ins w:id="26" w:author="Montevecchi, William" w:date="2018-04-17T16:18:00Z">
        <w:r>
          <w:rPr>
            <w:rFonts w:ascii="Times New Roman" w:hAnsi="Times New Roman"/>
            <w:sz w:val="24"/>
            <w:szCs w:val="24"/>
          </w:rPr>
          <w:t xml:space="preserve"> known as </w:t>
        </w:r>
      </w:ins>
      <w:ins w:id="27" w:author="Montevecchi, William" w:date="2018-04-17T16:19:00Z">
        <w:r>
          <w:rPr>
            <w:rFonts w:ascii="Times New Roman" w:hAnsi="Times New Roman"/>
            <w:color w:val="auto"/>
            <w:sz w:val="24"/>
            <w:szCs w:val="24"/>
          </w:rPr>
          <w:t>f</w:t>
        </w:r>
      </w:ins>
      <w:del w:id="28" w:author="Montevecchi, William" w:date="2018-04-17T16:19:00Z">
        <w:r w:rsidR="00E5311E" w:rsidRPr="00495750" w:rsidDel="00497D2F">
          <w:rPr>
            <w:rFonts w:ascii="Times New Roman" w:hAnsi="Times New Roman"/>
            <w:color w:val="auto"/>
            <w:sz w:val="24"/>
            <w:szCs w:val="24"/>
            <w:rPrChange w:id="29" w:author="Montevecchi, William" w:date="2018-04-17T16:01:00Z">
              <w:rPr>
                <w:rFonts w:ascii="Times New Roman" w:hAnsi="Times New Roman"/>
                <w:sz w:val="24"/>
                <w:szCs w:val="24"/>
              </w:rPr>
            </w:rPrChange>
          </w:rPr>
          <w:delText>F</w:delText>
        </w:r>
      </w:del>
      <w:r w:rsidR="00E5311E" w:rsidRPr="00495750">
        <w:rPr>
          <w:rFonts w:ascii="Times New Roman" w:hAnsi="Times New Roman"/>
          <w:color w:val="auto"/>
          <w:sz w:val="24"/>
          <w:szCs w:val="24"/>
          <w:rPrChange w:id="30" w:author="Montevecchi, William" w:date="2018-04-17T16:01:00Z">
            <w:rPr>
              <w:rFonts w:ascii="Times New Roman" w:hAnsi="Times New Roman"/>
              <w:sz w:val="24"/>
              <w:szCs w:val="24"/>
            </w:rPr>
          </w:rPrChange>
        </w:rPr>
        <w:t>orage fish</w:t>
      </w:r>
      <w:ins w:id="31" w:author="Gail Davoren" w:date="2018-04-19T14:47:00Z">
        <w:r w:rsidR="00F432F6">
          <w:rPr>
            <w:rFonts w:ascii="Times New Roman" w:hAnsi="Times New Roman"/>
            <w:color w:val="auto"/>
            <w:sz w:val="24"/>
            <w:szCs w:val="24"/>
          </w:rPr>
          <w:t>,</w:t>
        </w:r>
      </w:ins>
      <w:r w:rsidR="00E5311E" w:rsidRPr="00495750">
        <w:rPr>
          <w:rFonts w:ascii="Times New Roman" w:hAnsi="Times New Roman"/>
          <w:color w:val="auto"/>
          <w:sz w:val="24"/>
          <w:szCs w:val="24"/>
          <w:rPrChange w:id="32" w:author="Montevecchi, William" w:date="2018-04-17T16:01:00Z">
            <w:rPr>
              <w:rFonts w:ascii="Times New Roman" w:hAnsi="Times New Roman"/>
              <w:sz w:val="24"/>
              <w:szCs w:val="24"/>
            </w:rPr>
          </w:rPrChange>
        </w:rPr>
        <w:t xml:space="preserve"> play </w:t>
      </w:r>
      <w:del w:id="33" w:author="Montevecchi, William" w:date="2018-04-17T16:19:00Z">
        <w:r w:rsidR="00E5311E" w:rsidRPr="00495750" w:rsidDel="00497D2F">
          <w:rPr>
            <w:rFonts w:ascii="Times New Roman" w:hAnsi="Times New Roman"/>
            <w:color w:val="auto"/>
            <w:sz w:val="24"/>
            <w:szCs w:val="24"/>
            <w:rPrChange w:id="34"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35" w:author="Montevecchi, William" w:date="2018-04-17T16:01:00Z">
            <w:rPr>
              <w:rFonts w:ascii="Times New Roman" w:hAnsi="Times New Roman"/>
              <w:sz w:val="24"/>
              <w:szCs w:val="24"/>
            </w:rPr>
          </w:rPrChange>
        </w:rPr>
        <w:t>crucial role</w:t>
      </w:r>
      <w:ins w:id="36" w:author="Montevecchi, William" w:date="2018-04-17T16:20:00Z">
        <w:r>
          <w:rPr>
            <w:rFonts w:ascii="Times New Roman" w:hAnsi="Times New Roman"/>
            <w:color w:val="auto"/>
            <w:sz w:val="24"/>
            <w:szCs w:val="24"/>
          </w:rPr>
          <w:t>s</w:t>
        </w:r>
      </w:ins>
      <w:r w:rsidR="00E5311E" w:rsidRPr="00495750">
        <w:rPr>
          <w:rFonts w:ascii="Times New Roman" w:hAnsi="Times New Roman"/>
          <w:color w:val="auto"/>
          <w:sz w:val="24"/>
          <w:szCs w:val="24"/>
          <w:rPrChange w:id="37"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38"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39"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40"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41" w:author="Montevecchi, William" w:date="2018-04-17T16:20:00Z">
        <w:r>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42" w:author="Montevecchi, William" w:date="2018-04-17T16:20:00Z">
        <w:r w:rsidR="00E5311E" w:rsidDel="00497D2F">
          <w:rPr>
            <w:rFonts w:ascii="Times New Roman" w:hAnsi="Times New Roman"/>
            <w:sz w:val="24"/>
            <w:szCs w:val="24"/>
          </w:rPr>
          <w:delText>Forage fish are</w:delText>
        </w:r>
      </w:del>
      <w:del w:id="43"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44"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45" w:author="Montevecchi, William" w:date="2018-04-17T16:22:00Z">
        <w:r>
          <w:rPr>
            <w:rFonts w:ascii="Times New Roman" w:hAnsi="Times New Roman"/>
            <w:sz w:val="24"/>
            <w:szCs w:val="24"/>
          </w:rPr>
          <w:t xml:space="preserve">ese </w:t>
        </w:r>
      </w:ins>
      <w:del w:id="46"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47" w:author="Montevecchi, William" w:date="2018-04-17T16:21:00Z">
        <w:r>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48"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For example, </w:t>
      </w:r>
      <w:ins w:id="49" w:author="Montevecchi, William" w:date="2018-04-17T16:23:00Z">
        <w:r>
          <w:rPr>
            <w:rFonts w:ascii="Times New Roman" w:hAnsi="Times New Roman"/>
            <w:sz w:val="24"/>
            <w:szCs w:val="24"/>
          </w:rPr>
          <w:t xml:space="preserve">the </w:t>
        </w:r>
      </w:ins>
      <w:r w:rsidR="00E5311E">
        <w:rPr>
          <w:rFonts w:ascii="Times New Roman" w:hAnsi="Times New Roman"/>
          <w:sz w:val="24"/>
          <w:szCs w:val="24"/>
        </w:rPr>
        <w:t>Norwegian spring-spawning herring (</w:t>
      </w:r>
      <w:r w:rsidR="00E5311E">
        <w:rPr>
          <w:rFonts w:ascii="Times New Roman" w:hAnsi="Times New Roman"/>
          <w:i/>
          <w:iCs/>
          <w:sz w:val="24"/>
          <w:szCs w:val="24"/>
          <w:lang w:val="es-ES_tradnl"/>
        </w:rPr>
        <w:t>Clupea harengus</w:t>
      </w:r>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and 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r w:rsidR="00E5311E">
        <w:rPr>
          <w:rFonts w:ascii="Times New Roman" w:hAnsi="Times New Roman"/>
          <w:i/>
          <w:iCs/>
          <w:sz w:val="24"/>
          <w:szCs w:val="24"/>
          <w:lang w:val="de-DE"/>
        </w:rPr>
        <w:t>Engraulis</w:t>
      </w:r>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50"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51"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 xml:space="preserve">Iceland, and </w:t>
      </w:r>
      <w:del w:id="52" w:author="Regular, Paul" w:date="2018-04-24T15:04:00Z">
        <w:r w:rsidR="00E5311E">
          <w:rPr>
            <w:rFonts w:ascii="Times New Roman" w:hAnsi="Times New Roman"/>
            <w:sz w:val="24"/>
            <w:szCs w:val="24"/>
          </w:rPr>
          <w:delText>o</w:delText>
        </w:r>
      </w:del>
      <w:del w:id="53" w:author="DFO-MPO" w:date="2018-04-13T10:37:00Z">
        <w:r w:rsidR="00E5311E" w:rsidDel="00265BB1">
          <w:rPr>
            <w:rFonts w:ascii="Times New Roman" w:hAnsi="Times New Roman"/>
            <w:sz w:val="24"/>
            <w:szCs w:val="24"/>
          </w:rPr>
          <w:delText>ff</w:delText>
        </w:r>
      </w:del>
      <w:ins w:id="54" w:author="DFO-MPO" w:date="2018-04-13T10:37:00Z">
        <w:del w:id="55" w:author="Regular, Paul" w:date="2018-04-24T15:04:00Z">
          <w:r w:rsidR="00265BB1">
            <w:rPr>
              <w:rFonts w:ascii="Times New Roman" w:hAnsi="Times New Roman"/>
              <w:sz w:val="24"/>
              <w:szCs w:val="24"/>
            </w:rPr>
            <w:delText>n</w:delText>
          </w:r>
        </w:del>
      </w:ins>
      <w:ins w:id="56" w:author="Regular, Paul" w:date="2018-04-24T15:04:00Z">
        <w:r w:rsidR="00830F3D">
          <w:rPr>
            <w:rFonts w:ascii="Times New Roman" w:hAnsi="Times New Roman"/>
            <w:sz w:val="24"/>
            <w:szCs w:val="24"/>
          </w:rPr>
          <w:t>along</w:t>
        </w:r>
      </w:ins>
      <w:ins w:id="57" w:author="DFO-MPO" w:date="2018-04-13T10:37:00Z">
        <w:r w:rsidR="00265BB1">
          <w:rPr>
            <w:rFonts w:ascii="Times New Roman" w:hAnsi="Times New Roman"/>
            <w:sz w:val="24"/>
            <w:szCs w:val="24"/>
          </w:rPr>
          <w:t xml:space="preserve"> the</w:t>
        </w:r>
      </w:ins>
      <w:r w:rsidR="00E5311E">
        <w:rPr>
          <w:rFonts w:ascii="Times New Roman" w:hAnsi="Times New Roman"/>
          <w:sz w:val="24"/>
          <w:szCs w:val="24"/>
        </w:rPr>
        <w:t xml:space="preserve"> Newfoundland and Labrador (Canada)</w:t>
      </w:r>
      <w:ins w:id="58"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59" w:author="DFO-MPO" w:date="2018-04-13T10:37:00Z">
        <w:r w:rsidR="00E5311E" w:rsidDel="00265BB1">
          <w:rPr>
            <w:rFonts w:ascii="Times New Roman" w:hAnsi="Times New Roman"/>
            <w:sz w:val="24"/>
            <w:szCs w:val="24"/>
          </w:rPr>
          <w:delText>unde</w:delText>
        </w:r>
      </w:del>
      <w:del w:id="60" w:author="DFO-MPO" w:date="2018-04-13T10:38:00Z">
        <w:r w:rsidR="00E5311E" w:rsidDel="00265BB1">
          <w:rPr>
            <w:rFonts w:ascii="Times New Roman" w:hAnsi="Times New Roman"/>
            <w:sz w:val="24"/>
            <w:szCs w:val="24"/>
          </w:rPr>
          <w:delText>rwent</w:delText>
        </w:r>
      </w:del>
      <w:ins w:id="61"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three collapses </w:t>
      </w:r>
      <w:del w:id="62" w:author="DFO-MPO" w:date="2018-04-13T10:38:00Z">
        <w:r w:rsidR="00E5311E" w:rsidDel="00265BB1">
          <w:rPr>
            <w:rFonts w:ascii="Times New Roman" w:hAnsi="Times New Roman"/>
            <w:sz w:val="24"/>
            <w:szCs w:val="24"/>
          </w:rPr>
          <w:delText>during</w:delText>
        </w:r>
      </w:del>
      <w:ins w:id="63"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64" w:author="DFO-MPO" w:date="2018-04-13T10:38:00Z">
        <w:r w:rsidR="00E5311E" w:rsidDel="00265BB1">
          <w:rPr>
            <w:rFonts w:ascii="Times New Roman" w:hAnsi="Times New Roman"/>
            <w:sz w:val="24"/>
            <w:szCs w:val="24"/>
          </w:rPr>
          <w:delText>l</w:delText>
        </w:r>
      </w:del>
      <w:ins w:id="65"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66" w:author="DFO-MPO" w:date="2018-04-13T10:38:00Z">
        <w:r w:rsidR="00E5311E" w:rsidDel="00265BB1">
          <w:rPr>
            <w:rFonts w:ascii="Times New Roman" w:hAnsi="Times New Roman"/>
            <w:sz w:val="24"/>
            <w:szCs w:val="24"/>
          </w:rPr>
          <w:delText>,</w:delText>
        </w:r>
      </w:del>
      <w:ins w:id="67"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68"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69" w:author="DFO-MPO" w:date="2018-04-13T10:38:00Z">
        <w:r w:rsidR="00265BB1">
          <w:rPr>
            <w:rFonts w:ascii="Times New Roman" w:hAnsi="Times New Roman"/>
            <w:sz w:val="24"/>
            <w:szCs w:val="24"/>
          </w:rPr>
          <w:t>-</w:t>
        </w:r>
      </w:ins>
      <w:del w:id="70"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71"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and </w:t>
      </w:r>
      <w:ins w:id="72"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mid-2000s. The size of the stock fluctuated between 3 - 7 million tonnes during the boom </w:t>
      </w:r>
      <w:ins w:id="73" w:author="DFO-MPO" w:date="2018-04-13T10:38:00Z">
        <w:r w:rsidR="00265BB1">
          <w:rPr>
            <w:rFonts w:ascii="Times New Roman" w:hAnsi="Times New Roman"/>
            <w:sz w:val="24"/>
            <w:szCs w:val="24"/>
          </w:rPr>
          <w:t xml:space="preserve">phase </w:t>
        </w:r>
      </w:ins>
      <w:r w:rsidR="00E5311E">
        <w:rPr>
          <w:rFonts w:ascii="Times New Roman" w:hAnsi="Times New Roman"/>
          <w:sz w:val="24"/>
          <w:szCs w:val="24"/>
        </w:rPr>
        <w:t xml:space="preserve">and around 200 thousand tonnes during the bust phases. There is general agreement that </w:t>
      </w:r>
      <w:r w:rsidR="00E5311E">
        <w:rPr>
          <w:rFonts w:ascii="Times New Roman" w:hAnsi="Times New Roman"/>
          <w:sz w:val="24"/>
          <w:szCs w:val="24"/>
        </w:rPr>
        <w:lastRenderedPageBreak/>
        <w:t xml:space="preserve">ecosystem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74" w:author="DFO-MPO" w:date="2018-04-13T11:32:00Z">
        <w:r w:rsidR="00E5311E" w:rsidDel="00B2409C">
          <w:rPr>
            <w:rFonts w:ascii="Times New Roman" w:hAnsi="Times New Roman"/>
            <w:sz w:val="24"/>
            <w:szCs w:val="24"/>
          </w:rPr>
          <w:delText>in</w:delText>
        </w:r>
      </w:del>
      <w:ins w:id="75"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76" w:author="DFO-MPO" w:date="2018-04-13T11:32:00Z">
        <w:r w:rsidR="00E5311E" w:rsidDel="00B2409C">
          <w:rPr>
            <w:rFonts w:ascii="Times New Roman" w:hAnsi="Times New Roman"/>
            <w:sz w:val="24"/>
            <w:szCs w:val="24"/>
          </w:rPr>
          <w:delText>l</w:delText>
        </w:r>
      </w:del>
      <w:ins w:id="77"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78" w:author="DFO-MPO" w:date="2018-04-13T11:32:00Z">
        <w:r w:rsidR="00E5311E" w:rsidDel="00B2409C">
          <w:rPr>
            <w:rFonts w:ascii="Times New Roman" w:hAnsi="Times New Roman"/>
            <w:sz w:val="24"/>
            <w:szCs w:val="24"/>
          </w:rPr>
          <w:delText>,</w:delText>
        </w:r>
      </w:del>
      <w:ins w:id="79"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80"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1980s, </w:t>
      </w:r>
      <w:del w:id="81"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82"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was around 1.5 - 2 million tonnes during the boom </w:t>
      </w:r>
      <w:ins w:id="83" w:author="DFO-MPO" w:date="2018-04-13T11:33:00Z">
        <w:r w:rsidR="00B2409C">
          <w:rPr>
            <w:rFonts w:ascii="Times New Roman" w:hAnsi="Times New Roman"/>
            <w:sz w:val="24"/>
            <w:szCs w:val="24"/>
          </w:rPr>
          <w:t xml:space="preserve">phase </w:t>
        </w:r>
      </w:ins>
      <w:r w:rsidR="00E5311E">
        <w:rPr>
          <w:rFonts w:ascii="Times New Roman" w:hAnsi="Times New Roman"/>
          <w:sz w:val="24"/>
          <w:szCs w:val="24"/>
        </w:rPr>
        <w:t>and between 100</w:t>
      </w:r>
      <w:ins w:id="84" w:author="DFO-MPO" w:date="2018-04-13T11:33:00Z">
        <w:r w:rsidR="00B2409C">
          <w:rPr>
            <w:rFonts w:ascii="Times New Roman" w:hAnsi="Times New Roman"/>
            <w:sz w:val="24"/>
            <w:szCs w:val="24"/>
          </w:rPr>
          <w:t>-</w:t>
        </w:r>
      </w:ins>
      <w:del w:id="85"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tonnes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86"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87" w:author="DFO-MPO" w:date="2018-04-13T11:33:00Z">
        <w:r w:rsidR="00E5311E" w:rsidDel="00B2409C">
          <w:rPr>
            <w:rFonts w:ascii="Times New Roman" w:hAnsi="Times New Roman"/>
            <w:sz w:val="24"/>
            <w:szCs w:val="24"/>
          </w:rPr>
          <w:delText>to</w:delText>
        </w:r>
      </w:del>
      <w:ins w:id="88"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89"/>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89"/>
      <w:r w:rsidR="00773911">
        <w:rPr>
          <w:rStyle w:val="CommentReference"/>
          <w:rFonts w:ascii="Times New Roman" w:eastAsia="Arial Unicode MS" w:hAnsi="Times New Roman" w:cs="Times New Roman"/>
          <w:color w:val="auto"/>
          <w:lang w:eastAsia="en-US"/>
        </w:rPr>
        <w:commentReference w:id="89"/>
      </w:r>
      <w:r w:rsidR="00E5311E">
        <w:rPr>
          <w:rFonts w:ascii="Times New Roman" w:hAnsi="Times New Roman"/>
          <w:sz w:val="24"/>
          <w:szCs w:val="24"/>
        </w:rPr>
        <w:t xml:space="preserve">. </w:t>
      </w:r>
    </w:p>
    <w:p w14:paraId="66CAEEA4" w14:textId="526379C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The size of the stock fluctuated between 2 - 6 million tonnes prior to 1991, and between 25</w:t>
      </w:r>
      <w:del w:id="90" w:author="DFO-MPO" w:date="2018-04-13T11:33:00Z">
        <w:r w:rsidDel="00B2409C">
          <w:rPr>
            <w:rFonts w:ascii="Times New Roman" w:hAnsi="Times New Roman"/>
            <w:sz w:val="24"/>
            <w:szCs w:val="24"/>
          </w:rPr>
          <w:delText xml:space="preserve"> and </w:delText>
        </w:r>
      </w:del>
      <w:ins w:id="91" w:author="DFO-MPO" w:date="2018-04-13T11:33:00Z">
        <w:r w:rsidR="00B2409C">
          <w:rPr>
            <w:rFonts w:ascii="Times New Roman" w:hAnsi="Times New Roman"/>
            <w:sz w:val="24"/>
            <w:szCs w:val="24"/>
          </w:rPr>
          <w:t>-</w:t>
        </w:r>
      </w:ins>
      <w:r>
        <w:rPr>
          <w:rFonts w:ascii="Times New Roman" w:hAnsi="Times New Roman"/>
          <w:sz w:val="24"/>
          <w:szCs w:val="24"/>
        </w:rPr>
        <w:t xml:space="preserve">900 thousand tonnes </w:t>
      </w:r>
      <w:commentRangeStart w:id="92"/>
      <w:r>
        <w:rPr>
          <w:rFonts w:ascii="Times New Roman" w:hAnsi="Times New Roman"/>
          <w:sz w:val="24"/>
          <w:szCs w:val="24"/>
        </w:rPr>
        <w:t>during</w:t>
      </w:r>
      <w:commentRangeEnd w:id="92"/>
      <w:r>
        <w:commentReference w:id="92"/>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93" w:author="Gail Davoren" w:date="2018-04-19T14:53:00Z">
        <w:r w:rsidR="00150BCE">
          <w:rPr>
            <w:rFonts w:ascii="Times New Roman" w:hAnsi="Times New Roman"/>
            <w:sz w:val="24"/>
            <w:szCs w:val="24"/>
          </w:rPr>
          <w:t xml:space="preserve"> </w:t>
        </w:r>
      </w:ins>
      <w:r>
        <w:rPr>
          <w:rFonts w:ascii="Times New Roman" w:hAnsi="Times New Roman"/>
          <w:sz w:val="24"/>
          <w:szCs w:val="24"/>
        </w:rPr>
        <w:t xml:space="preserve">This decline was concomitant with drastic changes in the ecosystem during the late 1980s and early 1990s </w:t>
      </w:r>
      <w:commentRangeStart w:id="94"/>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94"/>
      <w:r>
        <w:commentReference w:id="94"/>
      </w:r>
      <w:r>
        <w:rPr>
          <w:rFonts w:ascii="Times New Roman" w:hAnsi="Times New Roman"/>
          <w:sz w:val="24"/>
          <w:szCs w:val="24"/>
        </w:rPr>
        <w:t xml:space="preserve">, </w:t>
      </w:r>
      <w:del w:id="95" w:author="DFO-MPO" w:date="2018-04-13T11:34:00Z">
        <w:r w:rsidDel="00B2409C">
          <w:rPr>
            <w:rFonts w:ascii="Times New Roman" w:hAnsi="Times New Roman"/>
            <w:sz w:val="24"/>
            <w:szCs w:val="24"/>
          </w:rPr>
          <w:delText xml:space="preserve">including </w:delText>
        </w:r>
      </w:del>
      <w:ins w:id="96" w:author="DFO-MPO" w:date="2018-04-13T11:34:00Z">
        <w:r w:rsidR="00B2409C">
          <w:rPr>
            <w:rFonts w:ascii="Times New Roman" w:hAnsi="Times New Roman"/>
            <w:sz w:val="24"/>
            <w:szCs w:val="24"/>
          </w:rPr>
          <w:t xml:space="preserve">and coincided with </w:t>
        </w:r>
      </w:ins>
      <w:commentRangeStart w:id="97"/>
      <w:r>
        <w:rPr>
          <w:rFonts w:ascii="Times New Roman" w:hAnsi="Times New Roman"/>
          <w:sz w:val="24"/>
          <w:szCs w:val="24"/>
        </w:rPr>
        <w:t>major changes in the biology and ecology of capelin</w:t>
      </w:r>
      <w:ins w:id="98" w:author="Regular, Paul" w:date="2018-04-24T15:08:00Z">
        <w:r w:rsidR="00C3670D">
          <w:rPr>
            <w:rFonts w:ascii="Times New Roman" w:hAnsi="Times New Roman"/>
            <w:sz w:val="24"/>
            <w:szCs w:val="24"/>
          </w:rPr>
          <w:t>, such as delayed spawning</w:t>
        </w:r>
      </w:ins>
      <w:r>
        <w:rPr>
          <w:rFonts w:ascii="Times New Roman" w:hAnsi="Times New Roman"/>
          <w:sz w:val="24"/>
          <w:szCs w:val="24"/>
        </w:rPr>
        <w:t xml:space="preserve"> </w:t>
      </w:r>
      <w:commentRangeEnd w:id="97"/>
      <w:r w:rsidR="00B2409C">
        <w:rPr>
          <w:rStyle w:val="CommentReference"/>
          <w:rFonts w:ascii="Times New Roman" w:eastAsia="Arial Unicode MS" w:hAnsi="Times New Roman" w:cs="Times New Roman"/>
          <w:color w:val="auto"/>
          <w:lang w:eastAsia="en-US"/>
        </w:rPr>
        <w:commentReference w:id="97"/>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signal contributing to 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99"/>
      <w:r>
        <w:rPr>
          <w:rFonts w:ascii="Times New Roman" w:hAnsi="Times New Roman"/>
          <w:sz w:val="24"/>
          <w:szCs w:val="24"/>
        </w:rPr>
        <w:t xml:space="preserve">Several aspects of the stock’s dynamics, such as recruitment, growth, and mortality of pre-spawners,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w:t>
      </w:r>
      <w:r>
        <w:rPr>
          <w:rFonts w:ascii="Times New Roman" w:hAnsi="Times New Roman"/>
          <w:sz w:val="24"/>
          <w:szCs w:val="24"/>
        </w:rPr>
        <w:lastRenderedPageBreak/>
        <w:t xml:space="preserve">evidence of top-down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commentRangeEnd w:id="99"/>
      <w:r w:rsidR="00C3670D">
        <w:rPr>
          <w:rStyle w:val="CommentReference"/>
          <w:rFonts w:ascii="Times New Roman" w:eastAsia="Arial Unicode MS" w:hAnsi="Times New Roman" w:cs="Times New Roman"/>
          <w:color w:val="auto"/>
          <w:lang w:eastAsia="en-US"/>
        </w:rPr>
        <w:commentReference w:id="99"/>
      </w:r>
    </w:p>
    <w:p w14:paraId="381EA5BD" w14:textId="155C9D87" w:rsidR="00215684" w:rsidDel="009E35A9" w:rsidRDefault="00E5311E">
      <w:pPr>
        <w:pStyle w:val="Body"/>
        <w:spacing w:after="0" w:line="480" w:lineRule="auto"/>
        <w:ind w:firstLine="720"/>
        <w:rPr>
          <w:ins w:id="100" w:author="Gail Davoren" w:date="2018-04-19T15:03:00Z"/>
          <w:del w:id="101" w:author="Regular, Paul" w:date="2018-04-25T08:50:00Z"/>
          <w:rFonts w:ascii="Times New Roman" w:hAnsi="Times New Roman"/>
          <w:sz w:val="24"/>
          <w:szCs w:val="24"/>
        </w:rPr>
      </w:pPr>
      <w:r>
        <w:rPr>
          <w:rFonts w:ascii="Times New Roman" w:hAnsi="Times New Roman"/>
          <w:sz w:val="24"/>
          <w:szCs w:val="24"/>
        </w:rPr>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commentRangeStart w:id="102"/>
      <w:del w:id="103" w:author="DFO-MPO" w:date="2018-04-13T11:35:00Z">
        <w:r w:rsidDel="00B2409C">
          <w:rPr>
            <w:rFonts w:ascii="Times New Roman" w:hAnsi="Times New Roman"/>
            <w:sz w:val="24"/>
            <w:szCs w:val="24"/>
          </w:rPr>
          <w:delText>concluded</w:delText>
        </w:r>
        <w:commentRangeEnd w:id="102"/>
        <w:r w:rsidDel="00B2409C">
          <w:commentReference w:id="102"/>
        </w:r>
        <w:r w:rsidDel="00B2409C">
          <w:rPr>
            <w:rFonts w:ascii="Times New Roman" w:hAnsi="Times New Roman"/>
            <w:sz w:val="24"/>
            <w:szCs w:val="24"/>
          </w:rPr>
          <w:delText xml:space="preserve"> </w:delText>
        </w:r>
      </w:del>
      <w:ins w:id="104"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w:t>
      </w:r>
      <w:del w:id="105" w:author="Regular, Paul" w:date="2018-04-24T15:16:00Z">
        <w:r>
          <w:rPr>
            <w:rFonts w:ascii="Times New Roman" w:hAnsi="Times New Roman"/>
            <w:sz w:val="24"/>
            <w:szCs w:val="24"/>
          </w:rPr>
          <w:delText xml:space="preserve">. </w:delText>
        </w:r>
      </w:del>
      <w:commentRangeStart w:id="106"/>
      <w:del w:id="107" w:author="Regular, Paul" w:date="2018-04-24T15:15:00Z">
        <w:r>
          <w:rPr>
            <w:rFonts w:ascii="Times New Roman" w:hAnsi="Times New Roman"/>
            <w:sz w:val="24"/>
            <w:szCs w:val="24"/>
          </w:rPr>
          <w:delText>The debate over the collapse or non-collapse of capelin in the NL region is not new</w:delText>
        </w:r>
      </w:del>
      <w:del w:id="108" w:author="Montevecchi, William" w:date="2018-04-17T16:32:00Z">
        <w:r w:rsidDel="00773911">
          <w:rPr>
            <w:rFonts w:ascii="Times New Roman" w:hAnsi="Times New Roman"/>
            <w:sz w:val="24"/>
            <w:szCs w:val="24"/>
          </w:rPr>
          <w:delText>,</w:delText>
        </w:r>
      </w:del>
      <w:del w:id="109" w:author="Regular, Paul" w:date="2018-04-24T15:15:00Z">
        <w:r>
          <w:rPr>
            <w:rFonts w:ascii="Times New Roman" w:hAnsi="Times New Roman"/>
            <w:sz w:val="24"/>
            <w:szCs w:val="24"/>
          </w:rPr>
          <w:delText xml:space="preserve"> and </w:delText>
        </w:r>
      </w:del>
      <w:del w:id="110" w:author="Montevecchi, William" w:date="2018-04-17T16:32:00Z">
        <w:r w:rsidDel="00773911">
          <w:rPr>
            <w:rFonts w:ascii="Times New Roman" w:hAnsi="Times New Roman"/>
            <w:sz w:val="24"/>
            <w:szCs w:val="24"/>
          </w:rPr>
          <w:delText xml:space="preserve">it </w:delText>
        </w:r>
      </w:del>
      <w:del w:id="111" w:author="Regular, Paul" w:date="2018-04-24T15:15:00Z">
        <w:r>
          <w:rPr>
            <w:rFonts w:ascii="Times New Roman" w:hAnsi="Times New Roman"/>
            <w:sz w:val="24"/>
            <w:szCs w:val="24"/>
          </w:rPr>
          <w:delText xml:space="preserve">stems from the unexplained discordance between the </w:delText>
        </w:r>
        <w:commentRangeStart w:id="112"/>
        <w:r>
          <w:rPr>
            <w:rFonts w:ascii="Times New Roman" w:hAnsi="Times New Roman"/>
            <w:sz w:val="24"/>
            <w:szCs w:val="24"/>
          </w:rPr>
          <w:delText xml:space="preserve">inshore and offshore indices </w:delText>
        </w:r>
        <w:commentRangeEnd w:id="112"/>
        <w:r w:rsidR="00B2409C">
          <w:rPr>
            <w:rStyle w:val="CommentReference"/>
            <w:rFonts w:ascii="Times New Roman" w:eastAsia="Arial Unicode MS" w:hAnsi="Times New Roman" w:cs="Times New Roman"/>
            <w:color w:val="auto"/>
            <w:lang w:eastAsia="en-US"/>
          </w:rPr>
          <w:commentReference w:id="112"/>
        </w:r>
        <w:commentRangeStart w:id="113"/>
        <w:r>
          <w:rPr>
            <w:rFonts w:ascii="Times New Roman" w:hAnsi="Times New Roman"/>
            <w:sz w:val="24"/>
            <w:szCs w:val="24"/>
          </w:rPr>
          <w:delText xml:space="preserve">in </w:delText>
        </w:r>
      </w:del>
      <w:commentRangeEnd w:id="113"/>
      <w:r w:rsidR="00215684">
        <w:rPr>
          <w:rStyle w:val="CommentReference"/>
          <w:rFonts w:ascii="Times New Roman" w:eastAsia="Arial Unicode MS" w:hAnsi="Times New Roman" w:cs="Times New Roman"/>
          <w:color w:val="auto"/>
          <w:lang w:eastAsia="en-US"/>
        </w:rPr>
        <w:commentReference w:id="113"/>
      </w:r>
      <w:del w:id="114" w:author="Regular, Paul" w:date="2018-04-24T15:15:00Z">
        <w:r>
          <w:rPr>
            <w:rFonts w:ascii="Times New Roman" w:hAnsi="Times New Roman"/>
            <w:sz w:val="24"/>
            <w:szCs w:val="24"/>
          </w:rPr>
          <w:delText xml:space="preserve">the 1990s, when inshore indices suggested little change in capelin biomass since the 1980s while the offshore acoustic survey found a dramatic decrease in capelin biomass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delInstrText>
        </w:r>
        <w:r>
          <w:rPr>
            <w:rFonts w:eastAsia="Times New Roman"/>
          </w:rPr>
          <w:fldChar w:fldCharType="separate"/>
        </w:r>
        <w:r>
          <w:rPr>
            <w:rFonts w:ascii="Times New Roman" w:hAnsi="Times New Roman"/>
            <w:sz w:val="24"/>
            <w:szCs w:val="24"/>
            <w:lang w:val="nl-NL"/>
          </w:rPr>
          <w:delText>(Nakashima 1996, Carscadden &amp; Nakashima 1997, Carscadden et al. 2001, DFO 2001b)</w:delText>
        </w:r>
        <w:r>
          <w:rPr>
            <w:rFonts w:eastAsia="Times New Roman"/>
          </w:rPr>
          <w:fldChar w:fldCharType="end"/>
        </w:r>
        <w:r>
          <w:rPr>
            <w:rFonts w:ascii="Times New Roman" w:hAnsi="Times New Roman"/>
            <w:sz w:val="24"/>
            <w:szCs w:val="24"/>
          </w:rPr>
          <w:delText xml:space="preserve">. </w:delText>
        </w:r>
      </w:del>
      <w:commentRangeStart w:id="115"/>
      <w:del w:id="116" w:author="Gail Davoren" w:date="2018-04-19T14:56:00Z">
        <w:r w:rsidDel="004F6940">
          <w:rPr>
            <w:rFonts w:ascii="Times New Roman" w:hAnsi="Times New Roman"/>
            <w:sz w:val="24"/>
            <w:szCs w:val="24"/>
          </w:rPr>
          <w:delText>And</w:delText>
        </w:r>
      </w:del>
      <w:del w:id="117" w:author="Regular, Paul" w:date="2018-04-25T08:50:00Z">
        <w:r w:rsidDel="009E35A9">
          <w:rPr>
            <w:rFonts w:ascii="Times New Roman" w:hAnsi="Times New Roman"/>
            <w:sz w:val="24"/>
            <w:szCs w:val="24"/>
          </w:rPr>
          <w:delText xml:space="preserve"> </w:delText>
        </w:r>
      </w:del>
      <w:ins w:id="118" w:author="Gail Davoren" w:date="2018-04-19T14:57:00Z">
        <w:del w:id="119" w:author="Regular, Paul" w:date="2018-04-25T08:50:00Z">
          <w:r w:rsidR="004F6940" w:rsidDel="009E35A9">
            <w:rPr>
              <w:rFonts w:ascii="Times New Roman" w:hAnsi="Times New Roman"/>
              <w:sz w:val="24"/>
              <w:szCs w:val="24"/>
            </w:rPr>
            <w:delText>T</w:delText>
          </w:r>
        </w:del>
      </w:ins>
      <w:del w:id="120" w:author="Regular, Paul" w:date="2018-04-25T08:50:00Z">
        <w:r w:rsidDel="009E35A9">
          <w:rPr>
            <w:rFonts w:ascii="Times New Roman" w:hAnsi="Times New Roman"/>
            <w:sz w:val="24"/>
            <w:szCs w:val="24"/>
          </w:rPr>
          <w:delText>while t</w:delText>
        </w:r>
      </w:del>
      <w:del w:id="121" w:author="Regular, Paul" w:date="2018-04-24T15:15:00Z">
        <w:r>
          <w:rPr>
            <w:rFonts w:ascii="Times New Roman" w:hAnsi="Times New Roman"/>
            <w:sz w:val="24"/>
            <w:szCs w:val="24"/>
          </w:rPr>
          <w:delText>his discordance resulted in the exclusion of the offshore acoustic survey as an input into the capelin multiplicative year-class model</w:delText>
        </w:r>
      </w:del>
      <w:ins w:id="122" w:author="Gail Davoren" w:date="2018-04-19T14:58:00Z">
        <w:del w:id="123" w:author="Regular, Paul" w:date="2018-04-25T08:50:00Z">
          <w:r w:rsidR="009C6ED9" w:rsidDel="009E35A9">
            <w:rPr>
              <w:rFonts w:ascii="Times New Roman" w:hAnsi="Times New Roman"/>
              <w:sz w:val="24"/>
              <w:szCs w:val="24"/>
            </w:rPr>
            <w:delText>; however,</w:delText>
          </w:r>
        </w:del>
      </w:ins>
      <w:del w:id="124" w:author="Gail Davoren" w:date="2018-04-19T14:58:00Z">
        <w:r w:rsidDel="009C6ED9">
          <w:rPr>
            <w:rFonts w:ascii="Times New Roman" w:hAnsi="Times New Roman"/>
            <w:sz w:val="24"/>
            <w:szCs w:val="24"/>
          </w:rPr>
          <w:delText>,</w:delText>
        </w:r>
      </w:del>
      <w:del w:id="125" w:author="Regular, Paul" w:date="2018-04-24T15:15:00Z">
        <w:r>
          <w:rPr>
            <w:rFonts w:ascii="Times New Roman" w:hAnsi="Times New Roman"/>
            <w:sz w:val="24"/>
            <w:szCs w:val="24"/>
          </w:rPr>
          <w:delText xml:space="preserve"> this model still had large statistical uncertainties </w:delText>
        </w:r>
      </w:del>
      <w:del w:id="126" w:author="DFO-MPO" w:date="2018-04-13T11:35:00Z">
        <w:r w:rsidDel="00B2409C">
          <w:rPr>
            <w:rFonts w:ascii="Times New Roman" w:hAnsi="Times New Roman"/>
            <w:sz w:val="24"/>
            <w:szCs w:val="24"/>
          </w:rPr>
          <w:delText>(</w:delText>
        </w:r>
      </w:del>
      <w:del w:id="127"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delInstrText>
        </w:r>
        <w:r>
          <w:rPr>
            <w:rFonts w:eastAsia="Times New Roman"/>
          </w:rPr>
          <w:fldChar w:fldCharType="separate"/>
        </w:r>
        <w:r>
          <w:rPr>
            <w:rFonts w:ascii="Times New Roman" w:hAnsi="Times New Roman"/>
            <w:sz w:val="24"/>
            <w:szCs w:val="24"/>
          </w:rPr>
          <w:delText>(Evans &amp; Nakashima 2002)</w:delText>
        </w:r>
        <w:r>
          <w:rPr>
            <w:rFonts w:eastAsia="Times New Roman"/>
          </w:rPr>
          <w:fldChar w:fldCharType="end"/>
        </w:r>
        <w:r>
          <w:rPr>
            <w:rFonts w:ascii="Times New Roman" w:hAnsi="Times New Roman"/>
            <w:sz w:val="24"/>
            <w:szCs w:val="24"/>
          </w:rPr>
          <w:delText xml:space="preserve">, suggesting that the inshore indices alone did not explain capelin year class variability. This model is no longer in use as the number of inshore indices collected has been reduced over time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delInstrText>
        </w:r>
        <w:r>
          <w:rPr>
            <w:rFonts w:eastAsia="Times New Roman"/>
          </w:rPr>
          <w:fldChar w:fldCharType="separate"/>
        </w:r>
        <w:r>
          <w:rPr>
            <w:rFonts w:ascii="Times New Roman" w:hAnsi="Times New Roman"/>
            <w:sz w:val="24"/>
            <w:szCs w:val="24"/>
          </w:rPr>
          <w:delText>(DFO 2000)</w:delText>
        </w:r>
        <w:r>
          <w:rPr>
            <w:rFonts w:eastAsia="Times New Roman"/>
          </w:rPr>
          <w:fldChar w:fldCharType="end"/>
        </w:r>
        <w:r>
          <w:rPr>
            <w:rFonts w:ascii="Times New Roman" w:hAnsi="Times New Roman"/>
            <w:sz w:val="24"/>
            <w:szCs w:val="24"/>
          </w:rPr>
          <w:delText xml:space="preserve">. Since 1999, the </w:delText>
        </w:r>
      </w:del>
      <w:ins w:id="128" w:author="DFO-MPO" w:date="2018-04-13T11:36:00Z">
        <w:del w:id="129" w:author="Regular, Paul" w:date="2018-04-24T15:15:00Z">
          <w:r w:rsidR="00B2409C">
            <w:rPr>
              <w:rFonts w:ascii="Times New Roman" w:hAnsi="Times New Roman"/>
              <w:sz w:val="24"/>
              <w:szCs w:val="24"/>
            </w:rPr>
            <w:delText xml:space="preserve">index of capelin biomass from the </w:delText>
          </w:r>
        </w:del>
      </w:ins>
      <w:del w:id="130" w:author="Regular, Paul" w:date="2018-04-24T15:15:00Z">
        <w:r>
          <w:rPr>
            <w:rFonts w:ascii="Times New Roman" w:hAnsi="Times New Roman"/>
            <w:sz w:val="24"/>
            <w:szCs w:val="24"/>
          </w:rPr>
          <w:delText xml:space="preserve">offshore acoustic survey </w:delText>
        </w:r>
      </w:del>
      <w:del w:id="131" w:author="DFO-MPO" w:date="2018-04-13T11:36:00Z">
        <w:r w:rsidDel="00B2409C">
          <w:rPr>
            <w:rFonts w:ascii="Times New Roman" w:hAnsi="Times New Roman"/>
            <w:sz w:val="24"/>
            <w:szCs w:val="24"/>
          </w:rPr>
          <w:delText>is</w:delText>
        </w:r>
      </w:del>
      <w:ins w:id="132" w:author="DFO-MPO" w:date="2018-04-13T11:36:00Z">
        <w:del w:id="133" w:author="Regular, Paul" w:date="2018-04-24T15:15:00Z">
          <w:r w:rsidR="00B2409C">
            <w:rPr>
              <w:rFonts w:ascii="Times New Roman" w:hAnsi="Times New Roman"/>
              <w:sz w:val="24"/>
              <w:szCs w:val="24"/>
            </w:rPr>
            <w:delText>has been</w:delText>
          </w:r>
        </w:del>
        <w:del w:id="134" w:author="Gail Davoren" w:date="2018-04-19T14:56:00Z">
          <w:r w:rsidR="00B2409C" w:rsidDel="004F6940">
            <w:rPr>
              <w:rFonts w:ascii="Times New Roman" w:hAnsi="Times New Roman"/>
              <w:sz w:val="24"/>
              <w:szCs w:val="24"/>
            </w:rPr>
            <w:delText xml:space="preserve"> </w:delText>
          </w:r>
        </w:del>
      </w:ins>
      <w:del w:id="135" w:author="Regular, Paul" w:date="2018-04-24T15:15:00Z">
        <w:r>
          <w:rPr>
            <w:rFonts w:ascii="Times New Roman" w:hAnsi="Times New Roman"/>
            <w:sz w:val="24"/>
            <w:szCs w:val="24"/>
          </w:rPr>
          <w:delText xml:space="preserve"> considered the best method </w:delText>
        </w:r>
      </w:del>
      <w:del w:id="136" w:author="DFO-MPO" w:date="2018-04-13T11:36:00Z">
        <w:r w:rsidDel="00B2409C">
          <w:rPr>
            <w:rFonts w:ascii="Times New Roman" w:hAnsi="Times New Roman"/>
            <w:sz w:val="24"/>
            <w:szCs w:val="24"/>
          </w:rPr>
          <w:delText xml:space="preserve">to </w:delText>
        </w:r>
      </w:del>
      <w:ins w:id="137" w:author="DFO-MPO" w:date="2018-04-13T11:36:00Z">
        <w:del w:id="138" w:author="Regular, Paul" w:date="2018-04-24T15:15:00Z">
          <w:r w:rsidR="00B2409C">
            <w:rPr>
              <w:rFonts w:ascii="Times New Roman" w:hAnsi="Times New Roman"/>
              <w:sz w:val="24"/>
              <w:szCs w:val="24"/>
            </w:rPr>
            <w:delText xml:space="preserve">of </w:delText>
          </w:r>
        </w:del>
      </w:ins>
      <w:del w:id="139" w:author="Regular, Paul" w:date="2018-04-24T15:15:00Z">
        <w:r>
          <w:rPr>
            <w:rFonts w:ascii="Times New Roman" w:hAnsi="Times New Roman"/>
            <w:sz w:val="24"/>
            <w:szCs w:val="24"/>
          </w:rPr>
          <w:delText>obtain</w:delText>
        </w:r>
      </w:del>
      <w:ins w:id="140" w:author="DFO-MPO" w:date="2018-04-13T11:37:00Z">
        <w:del w:id="141" w:author="Regular, Paul" w:date="2018-04-24T15:15:00Z">
          <w:r w:rsidR="00B2409C">
            <w:rPr>
              <w:rFonts w:ascii="Times New Roman" w:hAnsi="Times New Roman"/>
              <w:sz w:val="24"/>
              <w:szCs w:val="24"/>
            </w:rPr>
            <w:delText>ing</w:delText>
          </w:r>
        </w:del>
      </w:ins>
      <w:del w:id="142" w:author="Regular, Paul" w:date="2018-04-24T15:15:00Z">
        <w:r>
          <w:rPr>
            <w:rFonts w:ascii="Times New Roman" w:hAnsi="Times New Roman"/>
            <w:sz w:val="24"/>
            <w:szCs w:val="24"/>
          </w:rPr>
          <w:delText xml:space="preserve"> an index of capelin biomass </w:delText>
        </w:r>
      </w:del>
      <w:del w:id="143" w:author="DFO-MPO" w:date="2018-04-13T11:37:00Z">
        <w:r w:rsidDel="00B2409C">
          <w:rPr>
            <w:rFonts w:ascii="Times New Roman" w:hAnsi="Times New Roman"/>
            <w:sz w:val="24"/>
            <w:szCs w:val="24"/>
          </w:rPr>
          <w:delText>in</w:delText>
        </w:r>
      </w:del>
      <w:ins w:id="144" w:author="DFO-MPO" w:date="2018-04-13T11:37:00Z">
        <w:del w:id="145" w:author="Regular, Paul" w:date="2018-04-24T15:15:00Z">
          <w:r w:rsidR="00B2409C">
            <w:rPr>
              <w:rFonts w:ascii="Times New Roman" w:hAnsi="Times New Roman"/>
              <w:sz w:val="24"/>
              <w:szCs w:val="24"/>
            </w:rPr>
            <w:delText>for the Newfoundland and Labrador continental shelf</w:delText>
          </w:r>
        </w:del>
      </w:ins>
      <w:ins w:id="146" w:author="Montevecchi, William" w:date="2018-04-17T16:34:00Z">
        <w:del w:id="147" w:author="Regular, Paul" w:date="2018-04-24T15:15:00Z">
          <w:r w:rsidR="00773911">
            <w:rPr>
              <w:rFonts w:ascii="Times New Roman" w:hAnsi="Times New Roman"/>
              <w:sz w:val="24"/>
              <w:szCs w:val="24"/>
            </w:rPr>
            <w:delText xml:space="preserve"> </w:delText>
          </w:r>
        </w:del>
      </w:ins>
      <w:del w:id="148" w:author="DFO-MPO" w:date="2018-04-13T11:37:00Z">
        <w:r w:rsidDel="00B2409C">
          <w:rPr>
            <w:rFonts w:ascii="Times New Roman" w:hAnsi="Times New Roman"/>
            <w:sz w:val="24"/>
            <w:szCs w:val="24"/>
          </w:rPr>
          <w:delText xml:space="preserve"> NL </w:delText>
        </w:r>
      </w:del>
      <w:del w:id="149"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delInstrText>
        </w:r>
        <w:r>
          <w:rPr>
            <w:rFonts w:eastAsia="Times New Roman"/>
          </w:rPr>
          <w:fldChar w:fldCharType="separate"/>
        </w:r>
        <w:r>
          <w:rPr>
            <w:rFonts w:ascii="Times New Roman" w:hAnsi="Times New Roman"/>
            <w:sz w:val="24"/>
            <w:szCs w:val="24"/>
          </w:rPr>
          <w:delText>(O'Driscoll et al. 2002, Mowbray 2014)</w:delText>
        </w:r>
        <w:r>
          <w:rPr>
            <w:rFonts w:eastAsia="Times New Roman"/>
          </w:rPr>
          <w:fldChar w:fldCharType="end"/>
        </w:r>
        <w:r>
          <w:rPr>
            <w:rFonts w:ascii="Times New Roman" w:hAnsi="Times New Roman"/>
            <w:sz w:val="24"/>
            <w:szCs w:val="24"/>
          </w:rPr>
          <w:delText>, which is in accordance with</w:delText>
        </w:r>
      </w:del>
      <w:ins w:id="150" w:author="DFO-MPO" w:date="2018-04-13T11:38:00Z">
        <w:del w:id="151" w:author="Regular, Paul" w:date="2018-04-24T15:15:00Z">
          <w:r w:rsidR="00B2409C">
            <w:rPr>
              <w:rFonts w:ascii="Times New Roman" w:hAnsi="Times New Roman"/>
              <w:sz w:val="24"/>
              <w:szCs w:val="24"/>
            </w:rPr>
            <w:delText xml:space="preserve"> the methods used for capelin fisheries in</w:delText>
          </w:r>
        </w:del>
      </w:ins>
      <w:del w:id="152" w:author="Regular, Paul" w:date="2018-04-24T15:15:00Z">
        <w:r>
          <w:rPr>
            <w:rFonts w:ascii="Times New Roman" w:hAnsi="Times New Roman"/>
            <w:sz w:val="24"/>
            <w:szCs w:val="24"/>
          </w:rPr>
          <w:delText xml:space="preserve"> Iceland and the Barents Sea (e.g., Gjøsæter</w:delText>
        </w:r>
      </w:del>
      <w:ins w:id="153" w:author="George Rose" w:date="2018-04-11T12:30:00Z">
        <w:del w:id="154" w:author="Regular, Paul" w:date="2018-04-24T15:15:00Z">
          <w:r>
            <w:rPr>
              <w:rFonts w:ascii="Times New Roman" w:hAnsi="Times New Roman"/>
              <w:sz w:val="24"/>
              <w:szCs w:val="24"/>
            </w:rPr>
            <w:delText xml:space="preserve"> </w:delText>
          </w:r>
        </w:del>
      </w:ins>
      <w:del w:id="155" w:author="Regular, Paul" w:date="2018-04-24T15:15:00Z">
        <w:r>
          <w:rPr>
            <w:rFonts w:ascii="Times New Roman" w:hAnsi="Times New Roman"/>
            <w:sz w:val="24"/>
            <w:szCs w:val="24"/>
          </w:rPr>
          <w:delText xml:space="preserve">et al. 2009, ICES 2017). </w:delText>
        </w:r>
        <w:commentRangeEnd w:id="106"/>
        <w:commentRangeEnd w:id="115"/>
        <w:r w:rsidR="00C3670D" w:rsidDel="00C3670D">
          <w:rPr>
            <w:rStyle w:val="CommentReference"/>
            <w:rFonts w:ascii="Times New Roman" w:eastAsia="Arial Unicode MS" w:hAnsi="Times New Roman" w:cs="Times New Roman"/>
            <w:color w:val="auto"/>
            <w:lang w:eastAsia="en-US"/>
          </w:rPr>
          <w:commentReference w:id="106"/>
        </w:r>
      </w:del>
      <w:r w:rsidR="009C6ED9">
        <w:rPr>
          <w:rStyle w:val="CommentReference"/>
          <w:rFonts w:ascii="Times New Roman" w:eastAsia="Arial Unicode MS" w:hAnsi="Times New Roman" w:cs="Times New Roman"/>
          <w:color w:val="auto"/>
          <w:lang w:eastAsia="en-US"/>
        </w:rPr>
        <w:commentReference w:id="115"/>
      </w:r>
    </w:p>
    <w:p w14:paraId="1232019E" w14:textId="2059E925" w:rsidR="000134ED" w:rsidRDefault="00E5311E">
      <w:pPr>
        <w:pStyle w:val="Body"/>
        <w:spacing w:after="0" w:line="480" w:lineRule="auto"/>
        <w:ind w:firstLine="720"/>
        <w:rPr>
          <w:rFonts w:ascii="Times New Roman" w:eastAsia="Times New Roman" w:hAnsi="Times New Roman" w:cs="Times New Roman"/>
          <w:sz w:val="24"/>
          <w:szCs w:val="24"/>
        </w:rPr>
      </w:pPr>
      <w:del w:id="156" w:author="Regular, Paul" w:date="2018-04-24T15:16:00Z">
        <w:r>
          <w:rPr>
            <w:rFonts w:ascii="Times New Roman" w:hAnsi="Times New Roman"/>
            <w:sz w:val="24"/>
            <w:szCs w:val="24"/>
          </w:rPr>
          <w:delText xml:space="preserve">Frank et al. </w:delTex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del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Pr>
            <w:rFonts w:ascii="Times New Roman" w:eastAsia="Times New Roman" w:hAnsi="Times New Roman" w:cs="Times New Roman"/>
            <w:sz w:val="24"/>
            <w:szCs w:val="24"/>
          </w:rPr>
          <w:fldChar w:fldCharType="separate"/>
        </w:r>
        <w:r>
          <w:rPr>
            <w:rFonts w:ascii="Times New Roman" w:hAnsi="Times New Roman"/>
            <w:sz w:val="24"/>
            <w:szCs w:val="24"/>
          </w:rPr>
          <w:delText>(2016)</w:delText>
        </w:r>
        <w:r>
          <w:rPr>
            <w:rFonts w:ascii="Times New Roman" w:eastAsia="Times New Roman" w:hAnsi="Times New Roman" w:cs="Times New Roman"/>
            <w:sz w:val="24"/>
            <w:szCs w:val="24"/>
          </w:rPr>
          <w:fldChar w:fldCharType="end"/>
        </w:r>
        <w:r>
          <w:rPr>
            <w:rFonts w:ascii="Times New Roman" w:hAnsi="Times New Roman"/>
            <w:sz w:val="24"/>
            <w:szCs w:val="24"/>
          </w:rPr>
          <w:delText xml:space="preserve"> </w:delText>
        </w:r>
      </w:del>
      <w:ins w:id="157" w:author="Regular, Paul" w:date="2018-04-24T15:51:00Z">
        <w:r w:rsidR="008906A3">
          <w:rPr>
            <w:rFonts w:ascii="Times New Roman" w:hAnsi="Times New Roman"/>
            <w:sz w:val="24"/>
            <w:szCs w:val="24"/>
          </w:rPr>
          <w:t>;</w:t>
        </w:r>
      </w:ins>
      <w:ins w:id="158" w:author="Regular, Paul" w:date="2018-04-24T15:16:00Z">
        <w:r w:rsidR="00C3670D">
          <w:rPr>
            <w:rFonts w:ascii="Times New Roman" w:hAnsi="Times New Roman"/>
            <w:sz w:val="24"/>
            <w:szCs w:val="24"/>
          </w:rPr>
          <w:t xml:space="preserve"> </w:t>
        </w:r>
      </w:ins>
      <w:ins w:id="159" w:author="Regular, Paul" w:date="2018-04-24T15:51:00Z">
        <w:r w:rsidR="008906A3">
          <w:rPr>
            <w:rFonts w:ascii="Times New Roman" w:hAnsi="Times New Roman"/>
            <w:sz w:val="24"/>
            <w:szCs w:val="24"/>
          </w:rPr>
          <w:t>instead,</w:t>
        </w:r>
      </w:ins>
      <w:ins w:id="160" w:author="Regular, Paul" w:date="2018-04-24T15:16:00Z">
        <w:r w:rsidR="00C3670D">
          <w:rPr>
            <w:rFonts w:ascii="Times New Roman" w:hAnsi="Times New Roman"/>
            <w:sz w:val="24"/>
            <w:szCs w:val="24"/>
          </w:rPr>
          <w:t xml:space="preserve"> they </w:t>
        </w:r>
      </w:ins>
      <w:ins w:id="161" w:author="Regular, Paul" w:date="2018-04-25T08:49:00Z">
        <w:r>
          <w:rPr>
            <w:rFonts w:ascii="Times New Roman" w:hAnsi="Times New Roman"/>
            <w:sz w:val="24"/>
            <w:szCs w:val="24"/>
          </w:rPr>
          <w:t xml:space="preserve">postulated that the </w:t>
        </w:r>
      </w:ins>
      <w:ins w:id="162" w:author="Regular, Paul" w:date="2018-04-24T15:42:00Z">
        <w:r w:rsidR="003730D6">
          <w:rPr>
            <w:rFonts w:ascii="Times New Roman" w:hAnsi="Times New Roman"/>
            <w:sz w:val="24"/>
            <w:szCs w:val="24"/>
          </w:rPr>
          <w:t>offshore surveys failed to detect large capelin aggregations since 1991</w:t>
        </w:r>
      </w:ins>
      <w:ins w:id="163" w:author="Regular, Paul" w:date="2018-04-24T15:48:00Z">
        <w:r w:rsidR="008906A3">
          <w:rPr>
            <w:rFonts w:ascii="Times New Roman" w:hAnsi="Times New Roman"/>
            <w:sz w:val="24"/>
            <w:szCs w:val="24"/>
          </w:rPr>
          <w:t xml:space="preserve"> because of </w:t>
        </w:r>
      </w:ins>
      <w:ins w:id="164" w:author="Regular, Paul" w:date="2018-04-24T15:52:00Z">
        <w:r w:rsidR="008906A3">
          <w:rPr>
            <w:rFonts w:ascii="Times New Roman" w:hAnsi="Times New Roman"/>
            <w:sz w:val="24"/>
            <w:szCs w:val="24"/>
          </w:rPr>
          <w:t xml:space="preserve">spatio-temporal mismatch </w:t>
        </w:r>
      </w:ins>
      <w:ins w:id="165" w:author="Regular, Paul" w:date="2018-04-24T15:48:00Z">
        <w:r w:rsidR="008906A3">
          <w:rPr>
            <w:rFonts w:ascii="Times New Roman" w:hAnsi="Times New Roman"/>
            <w:sz w:val="24"/>
            <w:szCs w:val="24"/>
          </w:rPr>
          <w:t>between the survey and the stock</w:t>
        </w:r>
      </w:ins>
      <w:ins w:id="166" w:author="Regular, Paul" w:date="2018-04-24T15:42:00Z">
        <w:r w:rsidR="003730D6">
          <w:rPr>
            <w:rFonts w:ascii="Times New Roman" w:hAnsi="Times New Roman"/>
            <w:sz w:val="24"/>
            <w:szCs w:val="24"/>
          </w:rPr>
          <w:t>.</w:t>
        </w:r>
      </w:ins>
      <w:del w:id="167" w:author="Regular, Paul" w:date="2018-04-25T08:49:00Z">
        <w:r>
          <w:rPr>
            <w:rFonts w:ascii="Times New Roman" w:hAnsi="Times New Roman"/>
            <w:sz w:val="24"/>
            <w:szCs w:val="24"/>
          </w:rPr>
          <w:delText>postulated that the</w:delText>
        </w:r>
      </w:del>
      <w:ins w:id="168" w:author="Regular, Paul" w:date="2018-04-24T15:42:00Z">
        <w:r>
          <w:rPr>
            <w:rFonts w:ascii="Times New Roman" w:hAnsi="Times New Roman"/>
            <w:sz w:val="24"/>
            <w:szCs w:val="24"/>
          </w:rPr>
          <w:t xml:space="preserve"> </w:t>
        </w:r>
      </w:ins>
      <w:del w:id="169" w:author="Regular, Paul" w:date="2018-04-24T15:43:00Z">
        <w:r>
          <w:rPr>
            <w:rFonts w:ascii="Times New Roman" w:hAnsi="Times New Roman"/>
            <w:sz w:val="24"/>
            <w:szCs w:val="24"/>
          </w:rPr>
          <w:delText>reported collapse was not real and proposed two hypotheses to interpret why the</w:delText>
        </w:r>
      </w:del>
      <w:ins w:id="170" w:author="Regular, Paul" w:date="2018-04-24T15:48:00Z">
        <w:r w:rsidR="008906A3">
          <w:rPr>
            <w:rFonts w:ascii="Times New Roman" w:hAnsi="Times New Roman"/>
            <w:sz w:val="24"/>
            <w:szCs w:val="24"/>
          </w:rPr>
          <w:t xml:space="preserve">Specifically, they </w:t>
        </w:r>
      </w:ins>
      <w:ins w:id="171" w:author="Regular, Paul" w:date="2018-04-24T15:49:00Z">
        <w:r w:rsidR="008906A3">
          <w:rPr>
            <w:rFonts w:ascii="Times New Roman" w:hAnsi="Times New Roman"/>
            <w:sz w:val="24"/>
            <w:szCs w:val="24"/>
          </w:rPr>
          <w:t>hypothesized that</w:t>
        </w:r>
      </w:ins>
      <w:ins w:id="172" w:author="Regular, Paul" w:date="2018-04-24T15:48:00Z">
        <w:r w:rsidR="008906A3">
          <w:rPr>
            <w:rFonts w:ascii="Times New Roman" w:hAnsi="Times New Roman"/>
            <w:sz w:val="24"/>
            <w:szCs w:val="24"/>
          </w:rPr>
          <w:t xml:space="preserve"> </w:t>
        </w:r>
      </w:ins>
      <w:del w:id="173" w:author="Regular, Paul" w:date="2018-04-24T15:42:00Z">
        <w:r>
          <w:rPr>
            <w:rFonts w:ascii="Times New Roman" w:hAnsi="Times New Roman"/>
            <w:sz w:val="24"/>
            <w:szCs w:val="24"/>
          </w:rPr>
          <w:delText xml:space="preserve"> offshore </w:delText>
        </w:r>
      </w:del>
      <w:del w:id="174" w:author="Regular, Paul" w:date="2018-04-24T15:17:00Z">
        <w:r>
          <w:rPr>
            <w:rFonts w:ascii="Times New Roman" w:hAnsi="Times New Roman"/>
            <w:sz w:val="24"/>
            <w:szCs w:val="24"/>
          </w:rPr>
          <w:delText xml:space="preserve">spring acoustic </w:delText>
        </w:r>
      </w:del>
      <w:del w:id="175" w:author="Regular, Paul" w:date="2018-04-24T15:42:00Z">
        <w:r>
          <w:rPr>
            <w:rFonts w:ascii="Times New Roman" w:hAnsi="Times New Roman"/>
            <w:sz w:val="24"/>
            <w:szCs w:val="24"/>
          </w:rPr>
          <w:delText>surveys have failed to detect large capelin aggregations since 1991</w:delText>
        </w:r>
      </w:del>
      <w:del w:id="176" w:author="Regular, Paul" w:date="2018-04-24T15:48:00Z">
        <w:r>
          <w:rPr>
            <w:rFonts w:ascii="Times New Roman" w:hAnsi="Times New Roman"/>
            <w:sz w:val="24"/>
            <w:szCs w:val="24"/>
          </w:rPr>
          <w:delText xml:space="preserve">: </w:delText>
        </w:r>
      </w:del>
      <w:r>
        <w:rPr>
          <w:rFonts w:ascii="Times New Roman" w:hAnsi="Times New Roman"/>
          <w:sz w:val="24"/>
          <w:szCs w:val="24"/>
        </w:rPr>
        <w:t xml:space="preserve">1) capelin changed </w:t>
      </w:r>
      <w:del w:id="177" w:author="DFO-MPO" w:date="2018-04-13T11:45:00Z">
        <w:r w:rsidDel="0020792C">
          <w:rPr>
            <w:rFonts w:ascii="Times New Roman" w:hAnsi="Times New Roman"/>
            <w:sz w:val="24"/>
            <w:szCs w:val="24"/>
          </w:rPr>
          <w:delText xml:space="preserve">its </w:delText>
        </w:r>
      </w:del>
      <w:ins w:id="178" w:author="DFO-MPO" w:date="2018-04-13T11:45:00Z">
        <w:r w:rsidR="0020792C">
          <w:rPr>
            <w:rFonts w:ascii="Times New Roman" w:hAnsi="Times New Roman"/>
            <w:sz w:val="24"/>
            <w:szCs w:val="24"/>
          </w:rPr>
          <w:t xml:space="preserve">their </w:t>
        </w:r>
      </w:ins>
      <w:r>
        <w:rPr>
          <w:rFonts w:ascii="Times New Roman" w:hAnsi="Times New Roman"/>
          <w:sz w:val="24"/>
          <w:szCs w:val="24"/>
        </w:rPr>
        <w:t>migratory patterns while the timing of the acoustic survey has remained constant leading to a spatio-</w:t>
      </w:r>
      <w:r>
        <w:rPr>
          <w:rFonts w:ascii="Times New Roman" w:hAnsi="Times New Roman"/>
          <w:sz w:val="24"/>
          <w:szCs w:val="24"/>
        </w:rPr>
        <w:lastRenderedPageBreak/>
        <w:t xml:space="preserve">temporal mismatch between the survey and the stock, </w:t>
      </w:r>
      <w:del w:id="179" w:author="Regular, Paul" w:date="2018-04-24T15:50:00Z">
        <w:r>
          <w:rPr>
            <w:rFonts w:ascii="Times New Roman" w:hAnsi="Times New Roman"/>
            <w:sz w:val="24"/>
            <w:szCs w:val="24"/>
          </w:rPr>
          <w:delText xml:space="preserve">and </w:delText>
        </w:r>
      </w:del>
      <w:ins w:id="180" w:author="Regular, Paul" w:date="2018-04-24T15:50:00Z">
        <w:r w:rsidR="008906A3">
          <w:rPr>
            <w:rFonts w:ascii="Times New Roman" w:hAnsi="Times New Roman"/>
            <w:sz w:val="24"/>
            <w:szCs w:val="24"/>
          </w:rPr>
          <w:t xml:space="preserve">or </w:t>
        </w:r>
      </w:ins>
      <w:r>
        <w:rPr>
          <w:rFonts w:ascii="Times New Roman" w:hAnsi="Times New Roman"/>
          <w:sz w:val="24"/>
          <w:szCs w:val="24"/>
        </w:rPr>
        <w:t xml:space="preserve">2) the capelin stock has become less migratory and are remaining in inshore waters, and therefore undetected by the offshore surveys. Support for the non-collapse of capelin was based on changes in biology of capelin post-1991 (e.g., distribution and demography), re-analysis of the offshore research surveys (multi-species bottom trawl and acoustic), and the response of various components of the ecosystem (e.g., zooplankton, northern cod, </w:t>
      </w:r>
      <w:ins w:id="181"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182" w:author="Gail Davoren" w:date="2018-04-19T15:07:00Z">
        <w:r w:rsidR="00D624CE">
          <w:rPr>
            <w:rFonts w:ascii="Times New Roman" w:hAnsi="Times New Roman"/>
            <w:sz w:val="24"/>
            <w:szCs w:val="24"/>
          </w:rPr>
          <w:t>-</w:t>
        </w:r>
      </w:ins>
      <w:del w:id="183"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184"/>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commentRangeEnd w:id="184"/>
      <w:r w:rsidR="006F0623">
        <w:rPr>
          <w:rStyle w:val="CommentReference"/>
          <w:rFonts w:ascii="Times New Roman" w:eastAsia="Arial Unicode MS" w:hAnsi="Times New Roman" w:cs="Times New Roman"/>
          <w:color w:val="auto"/>
          <w:lang w:eastAsia="en-US"/>
        </w:rPr>
        <w:commentReference w:id="184"/>
      </w:r>
      <w:r>
        <w:rPr>
          <w:rFonts w:ascii="Times New Roman" w:hAnsi="Times New Roman"/>
          <w:sz w:val="24"/>
          <w:szCs w:val="24"/>
        </w:rPr>
        <w:t xml:space="preserve"> (Fig. 1). </w:t>
      </w:r>
      <w:del w:id="185" w:author="DFO-MPO" w:date="2018-04-13T11:46:00Z">
        <w:r w:rsidDel="0020792C">
          <w:rPr>
            <w:rFonts w:ascii="Times New Roman" w:hAnsi="Times New Roman"/>
            <w:sz w:val="24"/>
            <w:szCs w:val="24"/>
          </w:rPr>
          <w:delText>In Canada, f</w:delText>
        </w:r>
      </w:del>
      <w:ins w:id="186"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187" w:author="DFO-MPO" w:date="2018-04-13T11:46:00Z">
        <w:r w:rsidR="0020792C">
          <w:rPr>
            <w:rFonts w:ascii="Times New Roman" w:hAnsi="Times New Roman"/>
            <w:sz w:val="24"/>
            <w:szCs w:val="24"/>
          </w:rPr>
          <w:t xml:space="preserve">Canada conducted </w:t>
        </w:r>
      </w:ins>
      <w:del w:id="188"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189" w:author="DFO-MPO" w:date="2018-04-13T11:46:00Z">
        <w:r w:rsidR="0020792C">
          <w:rPr>
            <w:rFonts w:ascii="Times New Roman" w:hAnsi="Times New Roman"/>
            <w:sz w:val="24"/>
            <w:szCs w:val="24"/>
          </w:rPr>
          <w:t xml:space="preserve"> </w:t>
        </w:r>
      </w:ins>
      <w:del w:id="190"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191"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192" w:author="DFO-MPO" w:date="2018-04-13T11:47:00Z">
        <w:r w:rsidR="0020792C">
          <w:rPr>
            <w:rFonts w:ascii="Times New Roman" w:hAnsi="Times New Roman"/>
            <w:sz w:val="24"/>
            <w:szCs w:val="24"/>
          </w:rPr>
          <w:t>.</w:t>
        </w:r>
      </w:ins>
      <w:del w:id="193"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194" w:author="DFO-MPO" w:date="2018-04-13T11:47:00Z">
        <w:r w:rsidDel="0020792C">
          <w:rPr>
            <w:rFonts w:ascii="Times New Roman" w:hAnsi="Times New Roman"/>
            <w:sz w:val="24"/>
            <w:szCs w:val="24"/>
          </w:rPr>
          <w:delText>h</w:delText>
        </w:r>
      </w:del>
      <w:ins w:id="195"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196" w:author="DFO-MPO" w:date="2018-04-13T11:47:00Z">
        <w:r w:rsidR="0020792C">
          <w:rPr>
            <w:rFonts w:ascii="Times New Roman" w:hAnsi="Times New Roman"/>
            <w:sz w:val="24"/>
            <w:szCs w:val="24"/>
          </w:rPr>
          <w:t xml:space="preserve">the existence of only a </w:t>
        </w:r>
      </w:ins>
      <w:del w:id="197"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198" w:author="DFO-MPO" w:date="2018-04-13T11:52:00Z">
        <w:r w:rsidDel="0020792C">
          <w:rPr>
            <w:rFonts w:ascii="Times New Roman" w:hAnsi="Times New Roman"/>
            <w:sz w:val="24"/>
            <w:szCs w:val="24"/>
          </w:rPr>
          <w:delText xml:space="preserve">This </w:delText>
        </w:r>
      </w:del>
      <w:ins w:id="199"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200"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201"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202"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203" w:author="DFO-MPO" w:date="2018-04-13T11:53:00Z">
        <w:r w:rsidDel="0020792C">
          <w:rPr>
            <w:rFonts w:ascii="Times New Roman" w:hAnsi="Times New Roman"/>
            <w:sz w:val="24"/>
            <w:szCs w:val="24"/>
          </w:rPr>
          <w:delText>will</w:delText>
        </w:r>
      </w:del>
      <w:ins w:id="204"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205" w:author="DFO-MPO" w:date="2018-04-13T11:53:00Z">
        <w:r w:rsidR="0020792C">
          <w:rPr>
            <w:rFonts w:ascii="Times New Roman" w:hAnsi="Times New Roman"/>
            <w:sz w:val="24"/>
            <w:szCs w:val="24"/>
          </w:rPr>
          <w:t>ed</w:t>
        </w:r>
      </w:ins>
      <w:del w:id="206"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into the fishery </w:t>
      </w:r>
      <w:ins w:id="207" w:author="DFO-MPO" w:date="2018-04-13T11:53:00Z">
        <w:r w:rsidR="0020792C">
          <w:rPr>
            <w:rFonts w:ascii="Times New Roman" w:hAnsi="Times New Roman"/>
            <w:sz w:val="24"/>
            <w:szCs w:val="24"/>
          </w:rPr>
          <w:t xml:space="preserve">in </w:t>
        </w:r>
      </w:ins>
      <w:r>
        <w:rPr>
          <w:rFonts w:ascii="Times New Roman" w:hAnsi="Times New Roman"/>
          <w:sz w:val="24"/>
          <w:szCs w:val="24"/>
        </w:rPr>
        <w:t xml:space="preserve">the following year. </w:t>
      </w:r>
      <w:del w:id="208" w:author="DFO-MPO" w:date="2018-04-13T11:53:00Z">
        <w:r w:rsidDel="0020792C">
          <w:rPr>
            <w:rFonts w:ascii="Times New Roman" w:hAnsi="Times New Roman"/>
            <w:sz w:val="24"/>
            <w:szCs w:val="24"/>
          </w:rPr>
          <w:delText>The second</w:delText>
        </w:r>
      </w:del>
      <w:ins w:id="209" w:author="DFO-MPO" w:date="2018-04-13T11:53:00Z">
        <w:r w:rsidR="0020792C">
          <w:rPr>
            <w:rFonts w:ascii="Times New Roman" w:hAnsi="Times New Roman"/>
            <w:sz w:val="24"/>
            <w:szCs w:val="24"/>
          </w:rPr>
          <w:t>Fall</w:t>
        </w:r>
      </w:ins>
      <w:r>
        <w:rPr>
          <w:rFonts w:ascii="Times New Roman" w:hAnsi="Times New Roman"/>
          <w:sz w:val="24"/>
          <w:szCs w:val="24"/>
        </w:rPr>
        <w:t xml:space="preserve"> acoustic survey</w:t>
      </w:r>
      <w:ins w:id="210" w:author="DFO-MPO" w:date="2018-04-13T11:53:00Z">
        <w:r w:rsidR="0020792C">
          <w:rPr>
            <w:rFonts w:ascii="Times New Roman" w:hAnsi="Times New Roman"/>
            <w:sz w:val="24"/>
            <w:szCs w:val="24"/>
          </w:rPr>
          <w:t>s</w:t>
        </w:r>
      </w:ins>
      <w:r>
        <w:rPr>
          <w:rFonts w:ascii="Times New Roman" w:hAnsi="Times New Roman"/>
          <w:sz w:val="24"/>
          <w:szCs w:val="24"/>
        </w:rPr>
        <w:t xml:space="preserve"> </w:t>
      </w:r>
      <w:del w:id="211" w:author="DFO-MPO" w:date="2018-04-13T11:54:00Z">
        <w:r w:rsidDel="0020792C">
          <w:rPr>
            <w:rFonts w:ascii="Times New Roman" w:hAnsi="Times New Roman"/>
            <w:sz w:val="24"/>
            <w:szCs w:val="24"/>
          </w:rPr>
          <w:delText>w</w:delText>
        </w:r>
      </w:del>
      <w:del w:id="212" w:author="DFO-MPO" w:date="2018-04-13T11:53:00Z">
        <w:r w:rsidDel="0020792C">
          <w:rPr>
            <w:rFonts w:ascii="Times New Roman" w:hAnsi="Times New Roman"/>
            <w:sz w:val="24"/>
            <w:szCs w:val="24"/>
          </w:rPr>
          <w:delText>as</w:delText>
        </w:r>
      </w:del>
      <w:del w:id="213" w:author="DFO-MPO" w:date="2018-04-13T11:54:00Z">
        <w:r w:rsidDel="0020792C">
          <w:rPr>
            <w:rFonts w:ascii="Times New Roman" w:hAnsi="Times New Roman"/>
            <w:sz w:val="24"/>
            <w:szCs w:val="24"/>
          </w:rPr>
          <w:delText xml:space="preserve"> conducted </w:delText>
        </w:r>
      </w:del>
      <w:r>
        <w:rPr>
          <w:rFonts w:ascii="Times New Roman" w:hAnsi="Times New Roman"/>
          <w:sz w:val="24"/>
          <w:szCs w:val="24"/>
        </w:rPr>
        <w:t xml:space="preserve">in October in NAFO Div. 2J3K </w:t>
      </w:r>
      <w:del w:id="214"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215"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216"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217"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218" w:author="DFO-MPO" w:date="2018-04-13T11:54:00Z">
        <w:r w:rsidR="0020792C">
          <w:rPr>
            <w:rFonts w:ascii="Times New Roman" w:hAnsi="Times New Roman"/>
            <w:sz w:val="24"/>
            <w:szCs w:val="24"/>
          </w:rPr>
          <w:t>ed</w:t>
        </w:r>
      </w:ins>
      <w:del w:id="219"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220"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The dramatic decline </w:t>
      </w:r>
      <w:ins w:id="221" w:author="DFO-MPO" w:date="2018-04-13T11:54:00Z">
        <w:r w:rsidR="0020792C">
          <w:rPr>
            <w:rFonts w:ascii="Times New Roman" w:hAnsi="Times New Roman"/>
            <w:sz w:val="24"/>
            <w:szCs w:val="24"/>
          </w:rPr>
          <w:t xml:space="preserve">of capelin </w:t>
        </w:r>
      </w:ins>
      <w:r>
        <w:rPr>
          <w:rFonts w:ascii="Times New Roman" w:hAnsi="Times New Roman"/>
          <w:sz w:val="24"/>
          <w:szCs w:val="24"/>
        </w:rPr>
        <w:t xml:space="preserve">in the </w:t>
      </w:r>
      <w:r>
        <w:rPr>
          <w:rFonts w:ascii="Times New Roman" w:hAnsi="Times New Roman"/>
          <w:sz w:val="24"/>
          <w:szCs w:val="24"/>
        </w:rPr>
        <w:lastRenderedPageBreak/>
        <w:t xml:space="preserve">spring acoustic estimate in 1991, which was not reflected in </w:t>
      </w:r>
      <w:commentRangeStart w:id="222"/>
      <w:r>
        <w:rPr>
          <w:rFonts w:ascii="Times New Roman" w:hAnsi="Times New Roman"/>
          <w:sz w:val="24"/>
          <w:szCs w:val="24"/>
        </w:rPr>
        <w:t>the inshore indices</w:t>
      </w:r>
      <w:commentRangeEnd w:id="222"/>
      <w:r w:rsidR="0020792C">
        <w:rPr>
          <w:rStyle w:val="CommentReference"/>
          <w:rFonts w:ascii="Times New Roman" w:eastAsia="Arial Unicode MS" w:hAnsi="Times New Roman" w:cs="Times New Roman"/>
          <w:color w:val="auto"/>
          <w:lang w:eastAsia="en-US"/>
        </w:rPr>
        <w:commentReference w:id="222"/>
      </w:r>
      <w:r>
        <w:rPr>
          <w:rFonts w:ascii="Times New Roman" w:hAnsi="Times New Roman"/>
          <w:sz w:val="24"/>
          <w:szCs w:val="24"/>
        </w:rPr>
        <w:t xml:space="preserve"> </w:t>
      </w:r>
      <w:commentRangeStart w:id="223"/>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commentRangeEnd w:id="223"/>
      <w:del w:id="224" w:author="Regular, Paul" w:date="2018-04-25T08:49:00Z">
        <w:r>
          <w:rPr>
            <w:rFonts w:ascii="Times New Roman" w:hAnsi="Times New Roman"/>
            <w:sz w:val="24"/>
            <w:szCs w:val="24"/>
          </w:rPr>
          <w:delText>,</w:delText>
        </w:r>
      </w:del>
      <w:ins w:id="225" w:author="Regular, Paul" w:date="2018-04-25T08:49:00Z">
        <w:r w:rsidR="00D20F2A">
          <w:rPr>
            <w:rStyle w:val="CommentReference"/>
            <w:rFonts w:ascii="Times New Roman" w:eastAsia="Arial Unicode MS" w:hAnsi="Times New Roman" w:cs="Times New Roman"/>
            <w:color w:val="auto"/>
            <w:lang w:eastAsia="en-US"/>
          </w:rPr>
          <w:commentReference w:id="223"/>
        </w:r>
        <w:r>
          <w:rPr>
            <w:rFonts w:ascii="Times New Roman" w:hAnsi="Times New Roman"/>
            <w:sz w:val="24"/>
            <w:szCs w:val="24"/>
          </w:rPr>
          <w:t>,</w:t>
        </w:r>
      </w:ins>
      <w:r>
        <w:rPr>
          <w:rFonts w:ascii="Times New Roman" w:hAnsi="Times New Roman"/>
          <w:sz w:val="24"/>
          <w:szCs w:val="24"/>
        </w:rPr>
        <w:t xml:space="preserve"> instigated </w:t>
      </w:r>
      <w:ins w:id="226"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227" w:author="DFO-MPO" w:date="2018-04-13T12:00:00Z">
        <w:r w:rsidR="009764A0">
          <w:rPr>
            <w:rFonts w:ascii="Times New Roman" w:hAnsi="Times New Roman"/>
            <w:sz w:val="24"/>
            <w:szCs w:val="24"/>
          </w:rPr>
          <w:t xml:space="preserve">of </w:t>
        </w:r>
      </w:ins>
      <w:r>
        <w:rPr>
          <w:rFonts w:ascii="Times New Roman" w:hAnsi="Times New Roman"/>
          <w:sz w:val="24"/>
          <w:szCs w:val="24"/>
        </w:rPr>
        <w:t>the spring survey in favour of an expanded fall survey (NAFO Div. 2J3KL) in 1993-94. However, th</w:t>
      </w:r>
      <w:del w:id="228" w:author="DFO-MPO" w:date="2018-04-13T12:00:00Z">
        <w:r w:rsidDel="009764A0">
          <w:rPr>
            <w:rFonts w:ascii="Times New Roman" w:hAnsi="Times New Roman"/>
            <w:sz w:val="24"/>
            <w:szCs w:val="24"/>
          </w:rPr>
          <w:delText>is</w:delText>
        </w:r>
      </w:del>
      <w:ins w:id="229"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did not find the ‘</w:t>
      </w:r>
      <w:r>
        <w:rPr>
          <w:rFonts w:ascii="Times New Roman" w:hAnsi="Times New Roman"/>
          <w:sz w:val="24"/>
          <w:szCs w:val="24"/>
          <w:lang w:val="nl-NL"/>
        </w:rPr>
        <w:t>missing</w:t>
      </w:r>
      <w:r>
        <w:rPr>
          <w:rFonts w:ascii="Times New Roman" w:hAnsi="Times New Roman"/>
          <w:sz w:val="24"/>
          <w:szCs w:val="24"/>
        </w:rPr>
        <w:t xml:space="preserve">’ capelin biomass </w:t>
      </w:r>
      <w:ins w:id="230" w:author="DFO-MPO" w:date="2018-04-13T12:01:00Z">
        <w:r w:rsidR="009764A0">
          <w:rPr>
            <w:rFonts w:ascii="Times New Roman" w:hAnsi="Times New Roman"/>
            <w:sz w:val="24"/>
            <w:szCs w:val="24"/>
          </w:rPr>
          <w:t xml:space="preserve">from the spring survey </w:t>
        </w:r>
      </w:ins>
      <w:r>
        <w:rPr>
          <w:rFonts w:ascii="Times New Roman" w:hAnsi="Times New Roman"/>
          <w:sz w:val="24"/>
          <w:szCs w:val="24"/>
        </w:rPr>
        <w:t xml:space="preserve">and </w:t>
      </w:r>
      <w:ins w:id="231"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232"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233" w:author="DFO-MPO" w:date="2018-04-13T12:01:00Z">
        <w:r w:rsidDel="009764A0">
          <w:rPr>
            <w:rFonts w:ascii="Times New Roman" w:hAnsi="Times New Roman"/>
            <w:sz w:val="24"/>
            <w:szCs w:val="24"/>
          </w:rPr>
          <w:delText xml:space="preserve">the </w:delText>
        </w:r>
      </w:del>
      <w:ins w:id="234"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29F0B564"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capelin stock in NAFO Div. 2J3K was also acoustically surveyed by the former USSR in November from 1972-1992. </w:t>
      </w:r>
      <w:commentRangeStart w:id="235"/>
      <w:r>
        <w:rPr>
          <w:rFonts w:ascii="Times New Roman" w:hAnsi="Times New Roman"/>
          <w:sz w:val="24"/>
          <w:szCs w:val="24"/>
        </w:rPr>
        <w:t xml:space="preserve">The USSR acoustic survey covered a more restricted geographic area compared to the Canadian acoustic survey as it did not go as far into the inshore </w:t>
      </w:r>
      <w:commentRangeEnd w:id="235"/>
      <w:r w:rsidR="0071392E">
        <w:rPr>
          <w:rStyle w:val="CommentReference"/>
          <w:rFonts w:ascii="Times New Roman" w:eastAsia="Arial Unicode MS" w:hAnsi="Times New Roman" w:cs="Times New Roman"/>
          <w:color w:val="auto"/>
          <w:lang w:eastAsia="en-US"/>
        </w:rPr>
        <w:commentReference w:id="235"/>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236"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237"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238"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239"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240"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241"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242" w:author="DFO-MPO" w:date="2018-04-13T12:02:00Z">
        <w:r w:rsidR="009764A0">
          <w:rPr>
            <w:rFonts w:ascii="Times New Roman" w:hAnsi="Times New Roman"/>
            <w:sz w:val="24"/>
            <w:szCs w:val="24"/>
          </w:rPr>
          <w:t>overwintering</w:t>
        </w:r>
      </w:ins>
      <w:ins w:id="243" w:author="Montevecchi, William" w:date="2018-04-17T16:41:00Z">
        <w:r w:rsidR="0071392E">
          <w:rPr>
            <w:rFonts w:ascii="Times New Roman" w:hAnsi="Times New Roman"/>
            <w:sz w:val="24"/>
            <w:szCs w:val="24"/>
          </w:rPr>
          <w:t xml:space="preserve"> </w:t>
        </w:r>
      </w:ins>
      <w:ins w:id="244" w:author="DFO-MPO" w:date="2018-04-13T12:02:00Z">
        <w:r w:rsidR="009764A0">
          <w:rPr>
            <w:rFonts w:ascii="Times New Roman" w:hAnsi="Times New Roman"/>
            <w:sz w:val="24"/>
            <w:szCs w:val="24"/>
          </w:rPr>
          <w:t xml:space="preserve">(?) </w:t>
        </w:r>
      </w:ins>
      <w:r>
        <w:rPr>
          <w:rFonts w:ascii="Times New Roman" w:hAnsi="Times New Roman"/>
          <w:sz w:val="24"/>
          <w:szCs w:val="24"/>
        </w:rPr>
        <w:t>s</w:t>
      </w:r>
      <w:del w:id="245"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246" w:author="Montevecchi, William" w:date="2018-04-17T16:44:00Z">
        <w:r w:rsidR="0071392E">
          <w:rPr>
            <w:rFonts w:ascii="Times New Roman" w:hAnsi="Times New Roman"/>
            <w:sz w:val="24"/>
            <w:szCs w:val="24"/>
          </w:rPr>
          <w:t>a</w:t>
        </w:r>
      </w:ins>
      <w:del w:id="247"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248"/>
      <w:r>
        <w:rPr>
          <w:rFonts w:ascii="Times New Roman" w:hAnsi="Times New Roman"/>
          <w:sz w:val="24"/>
          <w:szCs w:val="24"/>
        </w:rPr>
        <w:t xml:space="preserve">(Anon 1995). </w:t>
      </w:r>
      <w:commentRangeEnd w:id="248"/>
      <w:r w:rsidR="00C24FC4">
        <w:rPr>
          <w:rStyle w:val="CommentReference"/>
          <w:rFonts w:ascii="Times New Roman" w:eastAsia="Arial Unicode MS" w:hAnsi="Times New Roman" w:cs="Times New Roman"/>
          <w:color w:val="auto"/>
          <w:lang w:eastAsia="en-US"/>
        </w:rPr>
        <w:commentReference w:id="248"/>
      </w:r>
      <w:r>
        <w:rPr>
          <w:rFonts w:ascii="Times New Roman" w:hAnsi="Times New Roman"/>
          <w:sz w:val="24"/>
          <w:szCs w:val="24"/>
        </w:rPr>
        <w:t xml:space="preserve">In 1990, the Canadian fall acoustic survey estimated a very low capelin biomass and the USSR acoustic survey estimated the smallest biomass since 1984 (Anon 1995). Both the USSR and Canadian acoustic surveys estimated record low biomasses in the fall of 1991 and 1992 (Anon 1995). </w:t>
      </w:r>
      <w:commentRangeStart w:id="249"/>
      <w:commentRangeStart w:id="250"/>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249"/>
      <w:commentRangeEnd w:id="250"/>
      <w:r w:rsidR="006F0623">
        <w:rPr>
          <w:rStyle w:val="CommentReference"/>
          <w:rFonts w:ascii="Times New Roman" w:eastAsia="Arial Unicode MS" w:hAnsi="Times New Roman" w:cs="Times New Roman"/>
          <w:color w:val="auto"/>
          <w:lang w:eastAsia="en-US"/>
        </w:rPr>
        <w:commentReference w:id="249"/>
      </w:r>
      <w:r w:rsidR="00C24FC4">
        <w:rPr>
          <w:rStyle w:val="CommentReference"/>
          <w:rFonts w:ascii="Times New Roman" w:eastAsia="Arial Unicode MS" w:hAnsi="Times New Roman" w:cs="Times New Roman"/>
          <w:color w:val="auto"/>
          <w:lang w:eastAsia="en-US"/>
        </w:rPr>
        <w:commentReference w:id="250"/>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Spatio-temporal mismatch post-1991</w:t>
      </w:r>
    </w:p>
    <w:p w14:paraId="27BAABF1" w14:textId="29471260"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in capelin availability to the acoustic survey. However, due to the age-dependent distribution of capelin</w:t>
      </w:r>
      <w:ins w:id="251"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w:t>
      </w:r>
      <w:r>
        <w:rPr>
          <w:rFonts w:ascii="Times New Roman" w:hAnsi="Times New Roman"/>
          <w:sz w:val="24"/>
          <w:szCs w:val="24"/>
        </w:rPr>
        <w:lastRenderedPageBreak/>
        <w:t xml:space="preserve">capelin in the south (Div. 3L), the spring acoustic survey in NAFO Div. 3L was only ever designed to survey the non-migratory, immature portion of the stock rather than the spawning migration. </w:t>
      </w:r>
      <w:commentRangeStart w:id="252"/>
      <w:r>
        <w:rPr>
          <w:rFonts w:ascii="Times New Roman" w:hAnsi="Times New Roman"/>
          <w:sz w:val="24"/>
          <w:szCs w:val="24"/>
        </w:rPr>
        <w:t xml:space="preserve">Specifically, the spring acoustic survey provides an index of abundance of the age-2 portion of the stock. </w:t>
      </w:r>
      <w:commentRangeEnd w:id="252"/>
      <w:r w:rsidR="006348C2">
        <w:rPr>
          <w:rStyle w:val="CommentReference"/>
          <w:rFonts w:ascii="Times New Roman" w:eastAsia="Arial Unicode MS" w:hAnsi="Times New Roman" w:cs="Times New Roman"/>
          <w:color w:val="auto"/>
          <w:lang w:eastAsia="en-US"/>
        </w:rPr>
        <w:commentReference w:id="252"/>
      </w:r>
      <w:r>
        <w:rPr>
          <w:rFonts w:ascii="Times New Roman" w:hAnsi="Times New Roman"/>
          <w:sz w:val="24"/>
          <w:szCs w:val="24"/>
        </w:rPr>
        <w:t xml:space="preserve">While other age classes are </w:t>
      </w:r>
      <w:del w:id="253" w:author="DFO-MPO" w:date="2018-04-13T12:03:00Z">
        <w:r w:rsidDel="009764A0">
          <w:rPr>
            <w:rFonts w:ascii="Times New Roman" w:hAnsi="Times New Roman"/>
            <w:sz w:val="24"/>
            <w:szCs w:val="24"/>
          </w:rPr>
          <w:delText>acoustically surveyed,</w:delText>
        </w:r>
      </w:del>
      <w:ins w:id="254" w:author="DFO-MPO" w:date="2018-04-13T12:03:00Z">
        <w:r w:rsidR="009764A0">
          <w:rPr>
            <w:rFonts w:ascii="Times New Roman" w:hAnsi="Times New Roman"/>
            <w:sz w:val="24"/>
            <w:szCs w:val="24"/>
          </w:rPr>
          <w:t>encountered in the acoustic survey,</w:t>
        </w:r>
      </w:ins>
      <w:r>
        <w:rPr>
          <w:rFonts w:ascii="Times New Roman" w:hAnsi="Times New Roman"/>
          <w:sz w:val="24"/>
          <w:szCs w:val="24"/>
        </w:rPr>
        <w:t xml:space="preserve"> they are not fully recruited to the </w:t>
      </w:r>
      <w:del w:id="255"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256"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257"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258"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259" w:author="DFO-MPO" w:date="2018-04-13T12:03:00Z">
        <w:r w:rsidR="009764A0">
          <w:rPr>
            <w:rFonts w:ascii="Times New Roman" w:hAnsi="Times New Roman"/>
            <w:sz w:val="24"/>
            <w:szCs w:val="24"/>
          </w:rPr>
          <w:t xml:space="preserve"> or younger</w:t>
        </w:r>
      </w:ins>
      <w:r>
        <w:rPr>
          <w:rFonts w:ascii="Times New Roman" w:hAnsi="Times New Roman"/>
          <w:sz w:val="24"/>
          <w:szCs w:val="24"/>
        </w:rPr>
        <w:t>) or due to their behaviour (ages-3+) (e.g.,</w:t>
      </w:r>
      <w:ins w:id="260" w:author="DFO-MPO" w:date="2018-04-13T12:03:00Z">
        <w:r w:rsidR="009764A0">
          <w:rPr>
            <w:rFonts w:ascii="Times New Roman" w:hAnsi="Times New Roman"/>
            <w:sz w:val="24"/>
            <w:szCs w:val="24"/>
          </w:rPr>
          <w:t xml:space="preserve"> more northerly distribution of older fish and </w:t>
        </w:r>
      </w:ins>
      <w:del w:id="261"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262" w:author="DFO-MPO" w:date="2018-04-13T12:03:00Z">
        <w:r w:rsidR="009764A0">
          <w:rPr>
            <w:rFonts w:ascii="Times New Roman" w:hAnsi="Times New Roman"/>
            <w:sz w:val="24"/>
            <w:szCs w:val="24"/>
          </w:rPr>
          <w:t>ed</w:t>
        </w:r>
      </w:ins>
      <w:del w:id="263"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264"/>
      <w:commentRangeStart w:id="265"/>
      <w:r>
        <w:rPr>
          <w:rFonts w:ascii="Times New Roman" w:hAnsi="Times New Roman"/>
          <w:sz w:val="24"/>
          <w:szCs w:val="24"/>
        </w:rPr>
        <w:t>.</w:t>
      </w:r>
      <w:commentRangeEnd w:id="264"/>
      <w:r>
        <w:commentReference w:id="264"/>
      </w:r>
      <w:commentRangeEnd w:id="265"/>
      <w:r w:rsidR="009C79D8">
        <w:rPr>
          <w:rStyle w:val="CommentReference"/>
          <w:rFonts w:ascii="Times New Roman" w:eastAsia="Arial Unicode MS" w:hAnsi="Times New Roman" w:cs="Times New Roman"/>
          <w:color w:val="auto"/>
          <w:lang w:eastAsia="en-US"/>
        </w:rPr>
        <w:commentReference w:id="265"/>
      </w:r>
      <w:r>
        <w:rPr>
          <w:rFonts w:ascii="Times New Roman" w:hAnsi="Times New Roman"/>
          <w:sz w:val="24"/>
          <w:szCs w:val="24"/>
        </w:rPr>
        <w:t xml:space="preserve"> All age classes acoustically surveyed are included in the annual index of capelin biomass in NAFO Div. 3L. 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266"/>
      <w:r>
        <w:rPr>
          <w:rFonts w:ascii="Times New Roman" w:hAnsi="Times New Roman"/>
          <w:sz w:val="24"/>
          <w:szCs w:val="24"/>
        </w:rPr>
        <w:t>biology</w:t>
      </w:r>
      <w:commentRangeEnd w:id="266"/>
      <w:r>
        <w:commentReference w:id="266"/>
      </w:r>
      <w:r>
        <w:rPr>
          <w:rFonts w:ascii="Times New Roman" w:hAnsi="Times New Roman"/>
          <w:sz w:val="24"/>
          <w:szCs w:val="24"/>
        </w:rPr>
        <w:t xml:space="preserve"> </w:t>
      </w:r>
      <w:commentRangeStart w:id="267"/>
      <w:r>
        <w:rPr>
          <w:rFonts w:ascii="Times New Roman" w:hAnsi="Times New Roman"/>
          <w:sz w:val="24"/>
          <w:szCs w:val="24"/>
        </w:rPr>
        <w:t xml:space="preserve">may </w:t>
      </w:r>
      <w:commentRangeEnd w:id="267"/>
      <w:r w:rsidR="007413C1">
        <w:rPr>
          <w:rStyle w:val="CommentReference"/>
          <w:rFonts w:ascii="Times New Roman" w:eastAsia="Arial Unicode MS" w:hAnsi="Times New Roman" w:cs="Times New Roman"/>
          <w:color w:val="auto"/>
          <w:lang w:eastAsia="en-US"/>
        </w:rPr>
        <w:commentReference w:id="267"/>
      </w:r>
      <w:r>
        <w:rPr>
          <w:rFonts w:ascii="Times New Roman" w:hAnsi="Times New Roman"/>
          <w:sz w:val="24"/>
          <w:szCs w:val="24"/>
        </w:rPr>
        <w:t xml:space="preserve">have introduced a bias in the acoustic survey post-1991 by </w:t>
      </w:r>
      <w:commentRangeStart w:id="268"/>
      <w:r>
        <w:rPr>
          <w:rFonts w:ascii="Times New Roman" w:hAnsi="Times New Roman"/>
          <w:sz w:val="24"/>
          <w:szCs w:val="24"/>
        </w:rPr>
        <w:t>artificially decreasing</w:t>
      </w:r>
      <w:commentRangeEnd w:id="268"/>
      <w:r w:rsidR="009764A0">
        <w:rPr>
          <w:rStyle w:val="CommentReference"/>
          <w:rFonts w:ascii="Times New Roman" w:eastAsia="Arial Unicode MS" w:hAnsi="Times New Roman" w:cs="Times New Roman"/>
          <w:color w:val="auto"/>
          <w:lang w:eastAsia="en-US"/>
        </w:rPr>
        <w:commentReference w:id="268"/>
      </w:r>
      <w:r>
        <w:rPr>
          <w:rFonts w:ascii="Times New Roman" w:hAnsi="Times New Roman"/>
          <w:sz w:val="24"/>
          <w:szCs w:val="24"/>
        </w:rPr>
        <w:t xml:space="preserve"> </w:t>
      </w:r>
      <w:commentRangeStart w:id="269"/>
      <w:r>
        <w:rPr>
          <w:rFonts w:ascii="Times New Roman" w:hAnsi="Times New Roman"/>
          <w:sz w:val="24"/>
          <w:szCs w:val="24"/>
        </w:rPr>
        <w:t xml:space="preserve">the </w:t>
      </w:r>
      <w:commentRangeEnd w:id="269"/>
      <w:r w:rsidR="00D1261A">
        <w:rPr>
          <w:rStyle w:val="CommentReference"/>
          <w:rFonts w:ascii="Times New Roman" w:eastAsia="Arial Unicode MS" w:hAnsi="Times New Roman" w:cs="Times New Roman"/>
          <w:color w:val="auto"/>
          <w:lang w:eastAsia="en-US"/>
        </w:rPr>
        <w:commentReference w:id="269"/>
      </w:r>
      <w:r>
        <w:rPr>
          <w:rFonts w:ascii="Times New Roman" w:hAnsi="Times New Roman"/>
          <w:sz w:val="24"/>
          <w:szCs w:val="24"/>
        </w:rPr>
        <w:t>age-2 capelin acoustic estimate</w:t>
      </w:r>
      <w:commentRangeStart w:id="270"/>
      <w:r>
        <w:rPr>
          <w:rFonts w:ascii="Times New Roman" w:hAnsi="Times New Roman"/>
          <w:sz w:val="24"/>
          <w:szCs w:val="24"/>
        </w:rPr>
        <w:t xml:space="preserve">. However, the acoustic survey has had high internal consistency, with the index of abundance </w:t>
      </w:r>
      <w:del w:id="271" w:author="DFO-MPO" w:date="2018-04-13T12:06:00Z">
        <w:r w:rsidDel="009764A0">
          <w:rPr>
            <w:rFonts w:ascii="Times New Roman" w:hAnsi="Times New Roman"/>
            <w:sz w:val="24"/>
            <w:szCs w:val="24"/>
          </w:rPr>
          <w:delText xml:space="preserve">of </w:delText>
        </w:r>
      </w:del>
      <w:ins w:id="272"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273"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274" w:author="DFO-MPO" w:date="2018-04-13T12:06:00Z">
        <w:r w:rsidDel="009764A0">
          <w:rPr>
            <w:rFonts w:ascii="Times New Roman" w:hAnsi="Times New Roman"/>
            <w:sz w:val="24"/>
            <w:szCs w:val="24"/>
          </w:rPr>
          <w:delText>of</w:delText>
        </w:r>
      </w:del>
      <w:ins w:id="275"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276" w:author="DFO-MPO" w:date="2018-04-13T12:06:00Z">
        <w:r w:rsidDel="009764A0">
          <w:rPr>
            <w:rFonts w:ascii="Times New Roman" w:hAnsi="Times New Roman"/>
            <w:sz w:val="24"/>
            <w:szCs w:val="24"/>
          </w:rPr>
          <w:delText>of</w:delText>
        </w:r>
      </w:del>
      <w:ins w:id="277"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278" w:author="DFO-MPO" w:date="2018-04-13T12:07:00Z">
        <w:r w:rsidDel="009764A0">
          <w:rPr>
            <w:rFonts w:ascii="Times New Roman" w:hAnsi="Times New Roman"/>
            <w:sz w:val="24"/>
            <w:szCs w:val="24"/>
          </w:rPr>
          <w:delText>evious</w:delText>
        </w:r>
      </w:del>
      <w:ins w:id="279"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270"/>
      <w:r w:rsidR="00E13D63">
        <w:rPr>
          <w:rStyle w:val="CommentReference"/>
          <w:rFonts w:ascii="Times New Roman" w:eastAsia="Arial Unicode MS" w:hAnsi="Times New Roman" w:cs="Times New Roman"/>
          <w:color w:val="auto"/>
          <w:lang w:eastAsia="en-US"/>
        </w:rPr>
        <w:commentReference w:id="270"/>
      </w:r>
    </w:p>
    <w:p w14:paraId="3F631232" w14:textId="4B14D7DC" w:rsidR="000134ED" w:rsidRDefault="00E5311E">
      <w:pPr>
        <w:pStyle w:val="Body"/>
        <w:spacing w:after="0" w:line="480" w:lineRule="auto"/>
        <w:ind w:firstLine="720"/>
        <w:rPr>
          <w:rFonts w:ascii="Times New Roman" w:eastAsia="Times New Roman" w:hAnsi="Times New Roman" w:cs="Times New Roman"/>
          <w:sz w:val="24"/>
          <w:szCs w:val="24"/>
        </w:rPr>
      </w:pPr>
      <w:commentRangeStart w:id="280"/>
      <w:r w:rsidRPr="006A214A">
        <w:rPr>
          <w:rFonts w:ascii="Times New Roman" w:hAnsi="Times New Roman"/>
          <w:sz w:val="24"/>
          <w:szCs w:val="24"/>
        </w:rPr>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280"/>
      <w:r w:rsidR="00B3579C">
        <w:rPr>
          <w:rStyle w:val="CommentReference"/>
          <w:rFonts w:ascii="Times New Roman" w:eastAsia="Arial Unicode MS" w:hAnsi="Times New Roman" w:cs="Times New Roman"/>
          <w:color w:val="auto"/>
          <w:lang w:eastAsia="en-US"/>
        </w:rPr>
        <w:commentReference w:id="280"/>
      </w:r>
      <w:r>
        <w:rPr>
          <w:rFonts w:ascii="Times New Roman" w:hAnsi="Times New Roman"/>
          <w:sz w:val="24"/>
          <w:szCs w:val="24"/>
        </w:rPr>
        <w:t xml:space="preserve">Moreover, if mature capelin are present in the area, they are unlikely to be detected due to </w:t>
      </w:r>
      <w:ins w:id="281" w:author="DFO-MPO" w:date="2018-04-13T12:07:00Z">
        <w:r w:rsidR="006364AD">
          <w:rPr>
            <w:rFonts w:ascii="Times New Roman" w:hAnsi="Times New Roman"/>
            <w:sz w:val="24"/>
            <w:szCs w:val="24"/>
          </w:rPr>
          <w:t>their being in den</w:t>
        </w:r>
      </w:ins>
      <w:ins w:id="282" w:author="DFO-MPO" w:date="2018-04-13T12:11:00Z">
        <w:r w:rsidR="006364AD">
          <w:rPr>
            <w:rFonts w:ascii="Times New Roman" w:hAnsi="Times New Roman"/>
            <w:sz w:val="24"/>
            <w:szCs w:val="24"/>
          </w:rPr>
          <w:t>s</w:t>
        </w:r>
      </w:ins>
      <w:ins w:id="283"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aggregated shoals </w:t>
      </w:r>
      <w:ins w:id="284" w:author="DFO-MPO" w:date="2018-04-13T12:12:00Z">
        <w:r w:rsidR="006364AD">
          <w:rPr>
            <w:rFonts w:ascii="Times New Roman" w:hAnsi="Times New Roman"/>
            <w:sz w:val="24"/>
            <w:szCs w:val="24"/>
          </w:rPr>
          <w:t xml:space="preserve">of migrating fish </w:t>
        </w:r>
      </w:ins>
      <w:ins w:id="285" w:author="DFO-MPO" w:date="2018-04-13T12:07:00Z">
        <w:r w:rsidR="009764A0">
          <w:rPr>
            <w:rFonts w:ascii="Times New Roman" w:hAnsi="Times New Roman"/>
            <w:sz w:val="24"/>
            <w:szCs w:val="24"/>
          </w:rPr>
          <w:t xml:space="preserve">which are difficult to detect </w:t>
        </w:r>
        <w:del w:id="286" w:author="Gail Davoren" w:date="2018-04-19T15:35:00Z">
          <w:r w:rsidR="009764A0" w:rsidDel="005004C7">
            <w:rPr>
              <w:rFonts w:ascii="Times New Roman" w:hAnsi="Times New Roman"/>
              <w:sz w:val="24"/>
              <w:szCs w:val="24"/>
            </w:rPr>
            <w:delText>give the</w:delText>
          </w:r>
        </w:del>
        <w:r w:rsidR="009764A0">
          <w:rPr>
            <w:rFonts w:ascii="Times New Roman" w:hAnsi="Times New Roman"/>
            <w:sz w:val="24"/>
            <w:szCs w:val="24"/>
          </w:rPr>
          <w:t xml:space="preserve"> </w:t>
        </w:r>
      </w:ins>
      <w:del w:id="287" w:author="Regular, Paul" w:date="2018-04-25T08:49:00Z">
        <w:r>
          <w:rPr>
            <w:rFonts w:ascii="Times New Roman" w:hAnsi="Times New Roman"/>
            <w:sz w:val="24"/>
            <w:szCs w:val="24"/>
          </w:rPr>
          <w:delText>relative</w:delText>
        </w:r>
      </w:del>
      <w:ins w:id="288" w:author="Gail Davoren" w:date="2018-04-19T15:35:00Z">
        <w:r w:rsidR="005004C7">
          <w:rPr>
            <w:rFonts w:ascii="Times New Roman" w:hAnsi="Times New Roman"/>
            <w:sz w:val="24"/>
            <w:szCs w:val="24"/>
          </w:rPr>
          <w:t>because shoals are</w:t>
        </w:r>
      </w:ins>
      <w:ins w:id="289" w:author="DFO-MPO" w:date="2018-04-13T12:07:00Z">
        <w:r w:rsidR="009764A0">
          <w:rPr>
            <w:rFonts w:ascii="Times New Roman" w:hAnsi="Times New Roman"/>
            <w:sz w:val="24"/>
            <w:szCs w:val="24"/>
          </w:rPr>
          <w:t xml:space="preserve"> </w:t>
        </w:r>
      </w:ins>
      <w:ins w:id="290" w:author="Regular, Paul" w:date="2018-04-25T08:49:00Z">
        <w:r>
          <w:rPr>
            <w:rFonts w:ascii="Times New Roman" w:hAnsi="Times New Roman"/>
            <w:sz w:val="24"/>
            <w:szCs w:val="24"/>
          </w:rPr>
          <w:t>relative</w:t>
        </w:r>
      </w:ins>
      <w:ins w:id="291"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292"/>
      <w:ins w:id="293" w:author="DFO-MPO" w:date="2018-04-13T12:08:00Z">
        <w:r w:rsidR="009764A0">
          <w:rPr>
            <w:rFonts w:ascii="Times New Roman" w:hAnsi="Times New Roman"/>
            <w:sz w:val="24"/>
            <w:szCs w:val="24"/>
          </w:rPr>
          <w:t xml:space="preserve">sparse </w:t>
        </w:r>
      </w:ins>
      <w:commentRangeEnd w:id="292"/>
      <w:r w:rsidR="005004C7">
        <w:rPr>
          <w:rStyle w:val="CommentReference"/>
          <w:rFonts w:ascii="Times New Roman" w:eastAsia="Arial Unicode MS" w:hAnsi="Times New Roman" w:cs="Times New Roman"/>
          <w:color w:val="auto"/>
          <w:lang w:eastAsia="en-US"/>
        </w:rPr>
        <w:commentReference w:id="292"/>
      </w:r>
      <w:ins w:id="294" w:author="DFO-MPO" w:date="2018-04-13T12:09:00Z">
        <w:r w:rsidR="006364AD">
          <w:rPr>
            <w:rFonts w:ascii="Times New Roman" w:hAnsi="Times New Roman"/>
            <w:sz w:val="24"/>
            <w:szCs w:val="24"/>
          </w:rPr>
          <w:t xml:space="preserve">in terms of both </w:t>
        </w:r>
      </w:ins>
      <w:ins w:id="295" w:author="DFO-MPO" w:date="2018-04-13T12:10:00Z">
        <w:r w:rsidR="006364AD">
          <w:rPr>
            <w:rFonts w:ascii="Times New Roman" w:hAnsi="Times New Roman"/>
            <w:sz w:val="24"/>
            <w:szCs w:val="24"/>
          </w:rPr>
          <w:t xml:space="preserve">the </w:t>
        </w:r>
      </w:ins>
      <w:ins w:id="296" w:author="DFO-MPO" w:date="2018-04-13T12:09:00Z">
        <w:r w:rsidR="006364AD">
          <w:rPr>
            <w:rFonts w:ascii="Times New Roman" w:hAnsi="Times New Roman"/>
            <w:sz w:val="24"/>
            <w:szCs w:val="24"/>
          </w:rPr>
          <w:t xml:space="preserve">spatial (e.g. transect lines are ~10 to 30+ km apart) and </w:t>
        </w:r>
      </w:ins>
      <w:ins w:id="297" w:author="DFO-MPO" w:date="2018-04-13T12:10:00Z">
        <w:r w:rsidR="006364AD">
          <w:rPr>
            <w:rFonts w:ascii="Times New Roman" w:hAnsi="Times New Roman"/>
            <w:sz w:val="24"/>
            <w:szCs w:val="24"/>
          </w:rPr>
          <w:t xml:space="preserve">the </w:t>
        </w:r>
      </w:ins>
      <w:ins w:id="298" w:author="DFO-MPO" w:date="2018-04-13T12:09:00Z">
        <w:r w:rsidR="006364AD">
          <w:rPr>
            <w:rFonts w:ascii="Times New Roman" w:hAnsi="Times New Roman"/>
            <w:sz w:val="24"/>
            <w:szCs w:val="24"/>
          </w:rPr>
          <w:t xml:space="preserve">temporal </w:t>
        </w:r>
      </w:ins>
      <w:ins w:id="299" w:author="DFO-MPO" w:date="2018-04-13T12:08:00Z">
        <w:r w:rsidR="009764A0">
          <w:rPr>
            <w:rFonts w:ascii="Times New Roman" w:hAnsi="Times New Roman"/>
            <w:sz w:val="24"/>
            <w:szCs w:val="24"/>
          </w:rPr>
          <w:t xml:space="preserve">coverage </w:t>
        </w:r>
      </w:ins>
      <w:ins w:id="300" w:author="DFO-MPO" w:date="2018-04-13T12:09:00Z">
        <w:r w:rsidR="006364AD">
          <w:rPr>
            <w:rFonts w:ascii="Times New Roman" w:hAnsi="Times New Roman"/>
            <w:sz w:val="24"/>
            <w:szCs w:val="24"/>
          </w:rPr>
          <w:t xml:space="preserve">(e.g. each transect line is only surveyed once) </w:t>
        </w:r>
      </w:ins>
      <w:del w:id="301" w:author="DFO-MPO" w:date="2018-04-13T12:08:00Z">
        <w:r w:rsidDel="009764A0">
          <w:rPr>
            <w:rFonts w:ascii="Times New Roman" w:hAnsi="Times New Roman"/>
            <w:sz w:val="24"/>
            <w:szCs w:val="24"/>
          </w:rPr>
          <w:delText xml:space="preserve">to the </w:delText>
        </w:r>
      </w:del>
      <w:ins w:id="302"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303"/>
      <w:del w:id="304" w:author="DFO-MPO" w:date="2018-04-13T12:08:00Z">
        <w:r w:rsidDel="009764A0">
          <w:rPr>
            <w:rFonts w:ascii="Times New Roman" w:hAnsi="Times New Roman"/>
            <w:sz w:val="24"/>
            <w:szCs w:val="24"/>
          </w:rPr>
          <w:lastRenderedPageBreak/>
          <w:delText>effort</w:delText>
        </w:r>
      </w:del>
      <w:commentRangeEnd w:id="303"/>
      <w:r>
        <w:commentReference w:id="303"/>
      </w:r>
      <w:ins w:id="305" w:author="DFO-MPO" w:date="2018-04-13T12:08:00Z">
        <w:del w:id="306" w:author="Montevecchi, William" w:date="2018-04-19T12:30:00Z">
          <w:r w:rsidR="009764A0" w:rsidDel="00713E89">
            <w:rPr>
              <w:rFonts w:ascii="Times New Roman" w:hAnsi="Times New Roman"/>
              <w:sz w:val="24"/>
              <w:szCs w:val="24"/>
            </w:rPr>
            <w:delText>progr</w:delText>
          </w:r>
        </w:del>
      </w:ins>
      <w:ins w:id="307" w:author="Montevecchi, William" w:date="2018-04-19T12:30:00Z">
        <w:r w:rsidR="00713E89">
          <w:rPr>
            <w:rFonts w:ascii="Times New Roman" w:hAnsi="Times New Roman"/>
            <w:sz w:val="24"/>
            <w:szCs w:val="24"/>
          </w:rPr>
          <w:t>prog</w:t>
        </w:r>
      </w:ins>
      <w:ins w:id="308" w:author="DFO-MPO" w:date="2018-04-13T12:08:00Z">
        <w:r w:rsidR="009764A0">
          <w:rPr>
            <w:rFonts w:ascii="Times New Roman" w:hAnsi="Times New Roman"/>
            <w:sz w:val="24"/>
            <w:szCs w:val="24"/>
          </w:rPr>
          <w:t>am</w:t>
        </w:r>
        <w:del w:id="309" w:author="Montevecchi, William" w:date="2018-04-19T12:30:00Z">
          <w:r w:rsidR="009764A0" w:rsidDel="00713E89">
            <w:rPr>
              <w:rFonts w:ascii="Times New Roman" w:hAnsi="Times New Roman"/>
              <w:sz w:val="24"/>
              <w:szCs w:val="24"/>
            </w:rPr>
            <w:delText>progr</w:delText>
          </w:r>
        </w:del>
      </w:ins>
      <w:ins w:id="310" w:author="Montevecchi, William" w:date="2018-04-19T12:30:00Z">
        <w:r w:rsidR="00713E89">
          <w:rPr>
            <w:rFonts w:ascii="Times New Roman" w:hAnsi="Times New Roman"/>
            <w:sz w:val="24"/>
            <w:szCs w:val="24"/>
          </w:rPr>
          <w:t>prog</w:t>
        </w:r>
      </w:ins>
      <w:ins w:id="311" w:author="Gail Davoren" w:date="2018-04-19T15:35:00Z">
        <w:r w:rsidR="005004C7">
          <w:rPr>
            <w:rFonts w:ascii="Times New Roman" w:hAnsi="Times New Roman"/>
            <w:sz w:val="24"/>
            <w:szCs w:val="24"/>
          </w:rPr>
          <w:t>r</w:t>
        </w:r>
      </w:ins>
      <w:ins w:id="312" w:author="DFO-MPO" w:date="2018-04-13T12:08:00Z">
        <w:r w:rsidR="009764A0">
          <w:rPr>
            <w:rFonts w:ascii="Times New Roman" w:hAnsi="Times New Roman"/>
            <w:sz w:val="24"/>
            <w:szCs w:val="24"/>
          </w:rPr>
          <w:t>am</w:t>
        </w:r>
      </w:ins>
      <w:r>
        <w:rPr>
          <w:rFonts w:ascii="Times New Roman" w:hAnsi="Times New Roman"/>
          <w:sz w:val="24"/>
          <w:szCs w:val="24"/>
        </w:rPr>
        <w:t xml:space="preserve">. </w:t>
      </w:r>
      <w:ins w:id="313" w:author="DFO-MPO" w:date="2018-04-13T12:11:00Z">
        <w:r w:rsidR="006364AD">
          <w:rPr>
            <w:rFonts w:ascii="Times New Roman" w:hAnsi="Times New Roman"/>
            <w:sz w:val="24"/>
            <w:szCs w:val="24"/>
          </w:rPr>
          <w:t>This is in contrast to immature capelin that are feeding in the area and are present in broadly distributed s</w:t>
        </w:r>
        <w:del w:id="314"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315" w:author="Montevecchi, William" w:date="2018-04-17T16:55:00Z">
        <w:r w:rsidR="006A214A">
          <w:rPr>
            <w:rFonts w:ascii="Times New Roman" w:hAnsi="Times New Roman"/>
            <w:sz w:val="24"/>
            <w:szCs w:val="24"/>
          </w:rPr>
          <w:t>a</w:t>
        </w:r>
      </w:ins>
      <w:ins w:id="316" w:author="DFO-MPO" w:date="2018-04-13T12:11:00Z">
        <w:del w:id="317"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318" w:author="DFO-MPO" w:date="2018-04-13T12:12:00Z">
        <w:r w:rsidR="006364AD">
          <w:rPr>
            <w:rFonts w:ascii="Times New Roman" w:hAnsi="Times New Roman"/>
            <w:sz w:val="24"/>
            <w:szCs w:val="24"/>
          </w:rPr>
          <w:t>e</w:t>
        </w:r>
      </w:ins>
      <w:ins w:id="319" w:author="DFO-MPO" w:date="2018-04-13T12:11:00Z">
        <w:r w:rsidR="006364AD">
          <w:rPr>
            <w:rFonts w:ascii="Times New Roman" w:hAnsi="Times New Roman"/>
            <w:sz w:val="24"/>
            <w:szCs w:val="24"/>
          </w:rPr>
          <w:t>e</w:t>
        </w:r>
      </w:ins>
      <w:ins w:id="320" w:author="DFO-MPO" w:date="2018-04-13T12:12:00Z">
        <w:r w:rsidR="006364AD">
          <w:rPr>
            <w:rFonts w:ascii="Times New Roman" w:hAnsi="Times New Roman"/>
            <w:sz w:val="24"/>
            <w:szCs w:val="24"/>
          </w:rPr>
          <w:t>ding fish that are n</w:t>
        </w:r>
      </w:ins>
      <w:ins w:id="321" w:author="DFO-MPO" w:date="2018-04-13T12:13:00Z">
        <w:r w:rsidR="006364AD">
          <w:rPr>
            <w:rFonts w:ascii="Times New Roman" w:hAnsi="Times New Roman"/>
            <w:sz w:val="24"/>
            <w:szCs w:val="24"/>
          </w:rPr>
          <w:t xml:space="preserve">on-migratory. </w:t>
        </w:r>
      </w:ins>
      <w:ins w:id="322" w:author="Gail Davoren" w:date="2018-04-24T11:23:00Z">
        <w:r w:rsidR="001D5B4F">
          <w:rPr>
            <w:rFonts w:ascii="Times New Roman" w:hAnsi="Times New Roman"/>
            <w:sz w:val="24"/>
            <w:szCs w:val="24"/>
          </w:rPr>
          <w:t xml:space="preserve">Indeed, </w:t>
        </w:r>
      </w:ins>
      <w:del w:id="323" w:author="Gail Davoren" w:date="2018-04-24T11:23:00Z">
        <w:r w:rsidDel="001D5B4F">
          <w:rPr>
            <w:rFonts w:ascii="Times New Roman" w:hAnsi="Times New Roman"/>
            <w:sz w:val="24"/>
            <w:szCs w:val="24"/>
          </w:rPr>
          <w:delText xml:space="preserve">Capelin </w:delText>
        </w:r>
      </w:del>
      <w:ins w:id="324"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325"/>
      <w:r>
        <w:rPr>
          <w:rFonts w:ascii="Times New Roman" w:hAnsi="Times New Roman"/>
          <w:sz w:val="24"/>
          <w:szCs w:val="24"/>
        </w:rPr>
        <w:t>.</w:t>
      </w:r>
      <w:commentRangeEnd w:id="325"/>
      <w:r>
        <w:commentReference w:id="325"/>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326"/>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327"/>
      <w:r>
        <w:rPr>
          <w:rFonts w:ascii="Times New Roman" w:hAnsi="Times New Roman"/>
          <w:sz w:val="24"/>
          <w:szCs w:val="24"/>
        </w:rPr>
        <w:t>capelin</w:t>
      </w:r>
      <w:commentRangeEnd w:id="327"/>
      <w:r>
        <w:commentReference w:id="327"/>
      </w:r>
      <w:r>
        <w:rPr>
          <w:rFonts w:ascii="Times New Roman" w:hAnsi="Times New Roman"/>
          <w:sz w:val="24"/>
          <w:szCs w:val="24"/>
        </w:rPr>
        <w:t xml:space="preserve">. This level of survey effort is not possible during the spring survey in the NL region resulting in these migratory spawners rarely being intercepted. </w:t>
      </w:r>
      <w:commentRangeEnd w:id="326"/>
      <w:r w:rsidR="00E951BC">
        <w:rPr>
          <w:rStyle w:val="CommentReference"/>
          <w:rFonts w:ascii="Times New Roman" w:eastAsia="Arial Unicode MS" w:hAnsi="Times New Roman" w:cs="Times New Roman"/>
          <w:color w:val="auto"/>
          <w:lang w:eastAsia="en-US"/>
        </w:rPr>
        <w:commentReference w:id="326"/>
      </w:r>
      <w:r>
        <w:rPr>
          <w:rFonts w:ascii="Times New Roman" w:hAnsi="Times New Roman"/>
          <w:sz w:val="24"/>
          <w:szCs w:val="24"/>
        </w:rPr>
        <w:t xml:space="preserve">However, </w:t>
      </w:r>
      <w:commentRangeStart w:id="328"/>
      <w:r>
        <w:rPr>
          <w:rFonts w:ascii="Times New Roman" w:hAnsi="Times New Roman"/>
          <w:sz w:val="24"/>
          <w:szCs w:val="24"/>
        </w:rPr>
        <w:t xml:space="preserve">when concerns were raised that the spring acoustic survey may be missing capelin due to a change in spawning timing, repeat acoustic surveys </w:t>
      </w:r>
      <w:ins w:id="329" w:author="DFO-MPO" w:date="2018-04-13T12:14:00Z">
        <w:r w:rsidR="006364AD">
          <w:rPr>
            <w:rFonts w:ascii="Times New Roman" w:hAnsi="Times New Roman"/>
            <w:sz w:val="24"/>
            <w:szCs w:val="24"/>
          </w:rPr>
          <w:t xml:space="preserve">were conducted </w:t>
        </w:r>
      </w:ins>
      <w:r>
        <w:rPr>
          <w:rFonts w:ascii="Times New Roman" w:hAnsi="Times New Roman"/>
          <w:sz w:val="24"/>
          <w:szCs w:val="24"/>
        </w:rPr>
        <w:t xml:space="preserve">in June of 1991 and 2003 </w:t>
      </w:r>
      <w:del w:id="330" w:author="DFO-MPO" w:date="2018-04-13T12:14:00Z">
        <w:r w:rsidDel="006364AD">
          <w:rPr>
            <w:rFonts w:ascii="Times New Roman" w:hAnsi="Times New Roman"/>
            <w:sz w:val="24"/>
            <w:szCs w:val="24"/>
          </w:rPr>
          <w:delText xml:space="preserve">were conducted </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repeat surveys failed to detect a marked change in capelin biomass between survey months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28"/>
      <w:r w:rsidR="005E2C5F">
        <w:rPr>
          <w:rStyle w:val="CommentReference"/>
          <w:rFonts w:ascii="Times New Roman" w:eastAsia="Arial Unicode MS" w:hAnsi="Times New Roman" w:cs="Times New Roman"/>
          <w:color w:val="auto"/>
          <w:lang w:eastAsia="en-US"/>
        </w:rPr>
        <w:commentReference w:id="328"/>
      </w:r>
      <w:r>
        <w:rPr>
          <w:rFonts w:ascii="Times New Roman" w:hAnsi="Times New Roman"/>
          <w:sz w:val="24"/>
          <w:szCs w:val="24"/>
        </w:rPr>
        <w:t xml:space="preserve">A delay in migration timing also does not explain the coincidental sudden decline of capelin in the fall acoustic surveys starting in 1990,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331" w:author="Regular, Paul" w:date="2018-04-25T08:49:00Z">
        <w:r>
          <w:rPr>
            <w:rFonts w:ascii="Times New Roman" w:hAnsi="Times New Roman"/>
            <w:sz w:val="24"/>
            <w:szCs w:val="24"/>
          </w:rPr>
          <w:delText>The</w:delText>
        </w:r>
      </w:del>
      <w:ins w:id="332" w:author="Regular, Paul" w:date="2018-04-25T08:49:00Z">
        <w:r>
          <w:rPr>
            <w:rFonts w:ascii="Times New Roman" w:hAnsi="Times New Roman"/>
            <w:sz w:val="24"/>
            <w:szCs w:val="24"/>
          </w:rPr>
          <w:t>The</w:t>
        </w:r>
      </w:ins>
      <w:ins w:id="333" w:author="Gail Davoren" w:date="2018-04-24T11:28:00Z">
        <w:r w:rsidR="00A808E5">
          <w:rPr>
            <w:rFonts w:ascii="Times New Roman" w:hAnsi="Times New Roman"/>
            <w:sz w:val="24"/>
            <w:szCs w:val="24"/>
          </w:rPr>
          <w:t>refore, the</w:t>
        </w:r>
      </w:ins>
      <w:r>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334"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del w:id="335"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hAnsi="Times New Roman"/>
          <w:sz w:val="24"/>
          <w:rPrChange w:id="336"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337"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338"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339"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340"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341"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342"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capelin were classed as mature</w:t>
      </w:r>
      <w:ins w:id="343" w:author="Regular, Paul" w:date="2018-04-24T16:48:00Z">
        <w:r w:rsidR="00E6139D">
          <w:rPr>
            <w:rFonts w:ascii="Times New Roman" w:hAnsi="Times New Roman"/>
            <w:sz w:val="24"/>
            <w:szCs w:val="24"/>
          </w:rPr>
          <w:t xml:space="preserve">; </w:t>
        </w:r>
      </w:ins>
      <w:ins w:id="344" w:author="Regular, Paul" w:date="2018-04-24T16:50:00Z">
        <w:r w:rsidR="009125B6">
          <w:rPr>
            <w:rFonts w:ascii="Times New Roman" w:hAnsi="Times New Roman"/>
            <w:sz w:val="24"/>
            <w:szCs w:val="24"/>
          </w:rPr>
          <w:t xml:space="preserve">the percentage of mature age-2’s increased substantially following 1991 to ~ 25 </w:t>
        </w:r>
      </w:ins>
      <w:ins w:id="345" w:author="Regular, Paul" w:date="2018-04-24T16:51:00Z">
        <w:r w:rsidR="009125B6">
          <w:rPr>
            <w:rFonts w:ascii="Times New Roman" w:hAnsi="Times New Roman"/>
            <w:sz w:val="24"/>
            <w:szCs w:val="24"/>
          </w:rPr>
          <w:t>–</w:t>
        </w:r>
      </w:ins>
      <w:ins w:id="346" w:author="Regular, Paul" w:date="2018-04-24T16:50:00Z">
        <w:r w:rsidR="009125B6">
          <w:rPr>
            <w:rFonts w:ascii="Times New Roman" w:hAnsi="Times New Roman"/>
            <w:sz w:val="24"/>
            <w:szCs w:val="24"/>
          </w:rPr>
          <w:t xml:space="preserve"> 7</w:t>
        </w:r>
      </w:ins>
      <w:ins w:id="347" w:author="Regular, Paul" w:date="2018-04-24T16:51:00Z">
        <w:r w:rsidR="009125B6">
          <w:rPr>
            <w:rFonts w:ascii="Times New Roman" w:hAnsi="Times New Roman"/>
            <w:sz w:val="24"/>
            <w:szCs w:val="24"/>
          </w:rPr>
          <w:t>5</w:t>
        </w:r>
      </w:ins>
      <w:ins w:id="348" w:author="Regular, Paul" w:date="2018-04-24T16:50:00Z">
        <w:r w:rsidR="009125B6">
          <w:rPr>
            <w:rFonts w:ascii="Times New Roman" w:hAnsi="Times New Roman"/>
            <w:sz w:val="24"/>
            <w:szCs w:val="24"/>
          </w:rPr>
          <w:t>%</w:t>
        </w:r>
      </w:ins>
      <w:ins w:id="349" w:author="Regular, Paul" w:date="2018-04-24T16:51:00Z">
        <w:r w:rsidR="009125B6">
          <w:rPr>
            <w:rFonts w:ascii="Times New Roman" w:hAnsi="Times New Roman"/>
            <w:sz w:val="24"/>
            <w:szCs w:val="24"/>
          </w:rPr>
          <w:t xml:space="preserve">. </w:t>
        </w:r>
      </w:ins>
      <w:ins w:id="350" w:author="Montevecchi, William" w:date="2018-04-17T21:40:00Z">
        <w:del w:id="351" w:author="Regular, Paul" w:date="2018-04-24T16:48:00Z">
          <w:r w:rsidR="003F7A72">
            <w:rPr>
              <w:rFonts w:ascii="Times New Roman" w:hAnsi="Times New Roman"/>
              <w:sz w:val="24"/>
              <w:szCs w:val="24"/>
            </w:rPr>
            <w:delText>,</w:delText>
          </w:r>
        </w:del>
      </w:ins>
      <w:del w:id="352" w:author="Regular, Paul" w:date="2018-04-24T16:48:00Z">
        <w:r>
          <w:rPr>
            <w:rFonts w:ascii="Times New Roman" w:hAnsi="Times New Roman"/>
            <w:sz w:val="24"/>
            <w:szCs w:val="24"/>
          </w:rPr>
          <w:delText xml:space="preserve"> </w:delText>
        </w:r>
      </w:del>
      <w:del w:id="353"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354" w:author="Montevecchi, William" w:date="2018-04-17T21:44:00Z">
        <w:del w:id="355" w:author="Regular, Paul" w:date="2018-04-24T16:51:00Z">
          <w:r w:rsidR="003F7A72">
            <w:rPr>
              <w:rFonts w:ascii="Times New Roman" w:hAnsi="Times New Roman"/>
              <w:sz w:val="24"/>
              <w:szCs w:val="24"/>
            </w:rPr>
            <w:delText>N</w:delText>
          </w:r>
        </w:del>
      </w:ins>
      <w:del w:id="356" w:author="Montevecchi, William" w:date="2018-04-17T21:44:00Z">
        <w:r w:rsidDel="003F7A72">
          <w:rPr>
            <w:rFonts w:ascii="Times New Roman" w:hAnsi="Times New Roman"/>
            <w:sz w:val="24"/>
            <w:szCs w:val="24"/>
          </w:rPr>
          <w:delText>At age-4, n</w:delText>
        </w:r>
      </w:del>
      <w:del w:id="357" w:author="Regular, Paul" w:date="2018-04-24T16:51:00Z">
        <w:r>
          <w:rPr>
            <w:rFonts w:ascii="Times New Roman" w:hAnsi="Times New Roman"/>
            <w:sz w:val="24"/>
            <w:szCs w:val="24"/>
          </w:rPr>
          <w:delText xml:space="preserve">early all </w:delText>
        </w:r>
      </w:del>
      <w:ins w:id="358" w:author="Montevecchi, William" w:date="2018-04-17T21:44:00Z">
        <w:del w:id="359" w:author="Regular, Paul" w:date="2018-04-24T16:51:00Z">
          <w:r w:rsidR="003F7A72">
            <w:rPr>
              <w:rFonts w:ascii="Times New Roman" w:hAnsi="Times New Roman"/>
              <w:sz w:val="24"/>
              <w:szCs w:val="24"/>
            </w:rPr>
            <w:delText xml:space="preserve">age-4 </w:delText>
          </w:r>
        </w:del>
      </w:ins>
      <w:del w:id="360" w:author="Regular, Paul" w:date="2018-04-24T16:51:00Z">
        <w:r>
          <w:rPr>
            <w:rFonts w:ascii="Times New Roman" w:hAnsi="Times New Roman"/>
            <w:sz w:val="24"/>
            <w:szCs w:val="24"/>
          </w:rPr>
          <w:delText>capelin were classed as mature on a consistent basis. Between 1991 and 1999, data on capelin maturity w</w:delText>
        </w:r>
      </w:del>
      <w:ins w:id="361" w:author="Montevecchi, William" w:date="2018-04-17T21:45:00Z">
        <w:del w:id="362" w:author="Regular, Paul" w:date="2018-04-24T16:51:00Z">
          <w:r w:rsidR="003F7A72">
            <w:rPr>
              <w:rFonts w:ascii="Times New Roman" w:hAnsi="Times New Roman"/>
              <w:sz w:val="24"/>
              <w:szCs w:val="24"/>
            </w:rPr>
            <w:delText xml:space="preserve">ere </w:delText>
          </w:r>
        </w:del>
      </w:ins>
      <w:del w:id="363" w:author="Montevecchi, William" w:date="2018-04-17T21:45:00Z">
        <w:r w:rsidDel="003F7A72">
          <w:rPr>
            <w:rFonts w:ascii="Times New Roman" w:hAnsi="Times New Roman"/>
            <w:sz w:val="24"/>
            <w:szCs w:val="24"/>
          </w:rPr>
          <w:delText>as</w:delText>
        </w:r>
      </w:del>
      <w:del w:id="364" w:author="Montevecchi, William" w:date="2018-04-17T21:44:00Z">
        <w:r w:rsidDel="003F7A72">
          <w:rPr>
            <w:rFonts w:ascii="Times New Roman" w:hAnsi="Times New Roman"/>
            <w:sz w:val="24"/>
            <w:szCs w:val="24"/>
          </w:rPr>
          <w:delText xml:space="preserve"> </w:delText>
        </w:r>
      </w:del>
      <w:del w:id="365" w:author="Regular, Paul" w:date="2018-04-24T16:51:00Z">
        <w:r>
          <w:rPr>
            <w:rFonts w:ascii="Times New Roman" w:hAnsi="Times New Roman"/>
            <w:sz w:val="24"/>
            <w:szCs w:val="24"/>
          </w:rPr>
          <w:delText>sparse, but from the limited data</w:delText>
        </w:r>
      </w:del>
      <w:del w:id="366" w:author="Montevecchi, William" w:date="2018-04-17T21:45:00Z">
        <w:r w:rsidDel="003F7A72">
          <w:rPr>
            <w:rFonts w:ascii="Times New Roman" w:hAnsi="Times New Roman"/>
            <w:sz w:val="24"/>
            <w:szCs w:val="24"/>
          </w:rPr>
          <w:delText xml:space="preserve"> that were</w:delText>
        </w:r>
      </w:del>
      <w:del w:id="367" w:author="Regular, Paul" w:date="2018-04-24T16:51:00Z">
        <w:r>
          <w:rPr>
            <w:rFonts w:ascii="Times New Roman" w:hAnsi="Times New Roman"/>
            <w:sz w:val="24"/>
            <w:szCs w:val="24"/>
          </w:rPr>
          <w:delText xml:space="preserve"> available, it appears that there was a general increase in the percentages of </w:delText>
        </w:r>
      </w:del>
      <w:ins w:id="368" w:author="Montevecchi, William" w:date="2018-04-17T21:45:00Z">
        <w:del w:id="369" w:author="Regular, Paul" w:date="2018-04-24T16:51:00Z">
          <w:r w:rsidR="003F7A72">
            <w:rPr>
              <w:rFonts w:ascii="Times New Roman" w:hAnsi="Times New Roman"/>
              <w:sz w:val="24"/>
              <w:szCs w:val="24"/>
            </w:rPr>
            <w:delText xml:space="preserve">mature </w:delText>
          </w:r>
        </w:del>
      </w:ins>
      <w:del w:id="370" w:author="Regular, Paul" w:date="2018-04-24T16:51:00Z">
        <w:r>
          <w:rPr>
            <w:rFonts w:ascii="Times New Roman" w:hAnsi="Times New Roman"/>
            <w:sz w:val="24"/>
            <w:szCs w:val="24"/>
          </w:rPr>
          <w:delText xml:space="preserve">ages-2 and 3 </w:delText>
        </w:r>
      </w:del>
      <w:del w:id="371" w:author="Montevecchi, William" w:date="2018-04-17T21:45:00Z">
        <w:r w:rsidDel="003F7A72">
          <w:rPr>
            <w:rFonts w:ascii="Times New Roman" w:hAnsi="Times New Roman"/>
            <w:sz w:val="24"/>
            <w:szCs w:val="24"/>
          </w:rPr>
          <w:delText>that were mature</w:delText>
        </w:r>
      </w:del>
      <w:ins w:id="372" w:author="Montevecchi, William" w:date="2018-04-17T21:45:00Z">
        <w:del w:id="373" w:author="Regular, Paul" w:date="2018-04-24T16:51:00Z">
          <w:r w:rsidR="003F7A72">
            <w:rPr>
              <w:rFonts w:ascii="Times New Roman" w:hAnsi="Times New Roman"/>
              <w:sz w:val="24"/>
              <w:szCs w:val="24"/>
            </w:rPr>
            <w:delText>capelin</w:delText>
          </w:r>
        </w:del>
      </w:ins>
      <w:del w:id="374" w:author="Regular, Paul" w:date="2018-04-24T16:51:00Z">
        <w:r>
          <w:rPr>
            <w:rFonts w:ascii="Times New Roman" w:hAnsi="Times New Roman"/>
            <w:sz w:val="24"/>
            <w:szCs w:val="24"/>
          </w:rPr>
          <w:delText xml:space="preserve"> (Fig. 3). From 2000-2010, 57% </w:delText>
        </w:r>
      </w:del>
      <w:ins w:id="375" w:author="DFO-MPO" w:date="2018-04-13T12:15:00Z">
        <w:del w:id="376" w:author="Regular, Paul" w:date="2018-04-24T16:51:00Z">
          <w:r w:rsidR="006364AD">
            <w:rPr>
              <w:rFonts w:ascii="Times New Roman" w:hAnsi="Times New Roman"/>
              <w:sz w:val="24"/>
              <w:szCs w:val="24"/>
            </w:rPr>
            <w:delText xml:space="preserve">of </w:delText>
          </w:r>
        </w:del>
      </w:ins>
      <w:del w:id="377" w:author="Regular, Paul" w:date="2018-04-24T16:51:00Z">
        <w:r>
          <w:rPr>
            <w:rFonts w:ascii="Times New Roman" w:hAnsi="Times New Roman"/>
            <w:sz w:val="24"/>
            <w:szCs w:val="24"/>
          </w:rPr>
          <w:delText xml:space="preserve">age-2 and 99% </w:delText>
        </w:r>
      </w:del>
      <w:ins w:id="378" w:author="DFO-MPO" w:date="2018-04-13T12:15:00Z">
        <w:del w:id="379" w:author="Regular, Paul" w:date="2018-04-24T16:51:00Z">
          <w:r w:rsidR="006364AD">
            <w:rPr>
              <w:rFonts w:ascii="Times New Roman" w:hAnsi="Times New Roman"/>
              <w:sz w:val="24"/>
              <w:szCs w:val="24"/>
            </w:rPr>
            <w:delText xml:space="preserve">of </w:delText>
          </w:r>
        </w:del>
      </w:ins>
      <w:del w:id="380" w:author="Regular, Paul" w:date="2018-04-24T16:51:00Z">
        <w:r>
          <w:rPr>
            <w:rFonts w:ascii="Times New Roman" w:hAnsi="Times New Roman"/>
            <w:sz w:val="24"/>
            <w:szCs w:val="24"/>
          </w:rPr>
          <w:delText xml:space="preserve">age-3 </w:delText>
        </w:r>
      </w:del>
      <w:ins w:id="381" w:author="DFO-MPO" w:date="2018-04-13T12:15:00Z">
        <w:del w:id="382" w:author="Regular, Paul" w:date="2018-04-24T16:51:00Z">
          <w:r w:rsidR="006364AD">
            <w:rPr>
              <w:rFonts w:ascii="Times New Roman" w:hAnsi="Times New Roman"/>
              <w:sz w:val="24"/>
              <w:szCs w:val="24"/>
            </w:rPr>
            <w:delText xml:space="preserve">capelin </w:delText>
          </w:r>
        </w:del>
      </w:ins>
      <w:del w:id="383" w:author="Regular, Paul" w:date="2018-04-24T16:51:00Z">
        <w:r>
          <w:rPr>
            <w:rFonts w:ascii="Times New Roman" w:hAnsi="Times New Roman"/>
            <w:sz w:val="24"/>
            <w:szCs w:val="24"/>
          </w:rPr>
          <w:delText xml:space="preserve">were mature, which </w:delText>
        </w:r>
      </w:del>
      <w:del w:id="384" w:author="DFO-MPO" w:date="2018-04-13T12:20:00Z">
        <w:r w:rsidDel="004939C2">
          <w:rPr>
            <w:rFonts w:ascii="Times New Roman" w:hAnsi="Times New Roman"/>
            <w:sz w:val="24"/>
            <w:szCs w:val="24"/>
          </w:rPr>
          <w:delText>was a</w:delText>
        </w:r>
      </w:del>
      <w:ins w:id="385" w:author="DFO-MPO" w:date="2018-04-13T12:20:00Z">
        <w:del w:id="386" w:author="Regular, Paul" w:date="2018-04-24T16:51:00Z">
          <w:r w:rsidR="004939C2">
            <w:rPr>
              <w:rFonts w:ascii="Times New Roman" w:hAnsi="Times New Roman"/>
              <w:sz w:val="24"/>
              <w:szCs w:val="24"/>
            </w:rPr>
            <w:delText>were</w:delText>
          </w:r>
        </w:del>
      </w:ins>
      <w:del w:id="387" w:author="Regular, Paul" w:date="2018-04-24T16:51:00Z">
        <w:r>
          <w:rPr>
            <w:rFonts w:ascii="Times New Roman" w:hAnsi="Times New Roman"/>
            <w:sz w:val="24"/>
            <w:szCs w:val="24"/>
          </w:rPr>
          <w:delText xml:space="preserve"> </w:delText>
        </w:r>
      </w:del>
      <w:ins w:id="388" w:author="DFO-MPO" w:date="2018-04-13T12:16:00Z">
        <w:del w:id="389" w:author="Regular, Paul" w:date="2018-04-24T16:51:00Z">
          <w:r w:rsidR="006364AD">
            <w:rPr>
              <w:rFonts w:ascii="Times New Roman" w:hAnsi="Times New Roman"/>
              <w:sz w:val="24"/>
              <w:szCs w:val="24"/>
            </w:rPr>
            <w:delText xml:space="preserve">large </w:delText>
          </w:r>
        </w:del>
      </w:ins>
      <w:commentRangeStart w:id="390"/>
      <w:del w:id="391" w:author="DFO-MPO" w:date="2018-04-13T12:16:00Z">
        <w:r w:rsidDel="006364AD">
          <w:rPr>
            <w:rFonts w:ascii="Times New Roman" w:hAnsi="Times New Roman"/>
            <w:sz w:val="24"/>
            <w:szCs w:val="24"/>
          </w:rPr>
          <w:delText>significant</w:delText>
        </w:r>
        <w:commentRangeEnd w:id="390"/>
        <w:r w:rsidR="006364AD" w:rsidDel="006364AD">
          <w:rPr>
            <w:rStyle w:val="CommentReference"/>
            <w:rFonts w:ascii="Times New Roman" w:eastAsia="Arial Unicode MS" w:hAnsi="Times New Roman" w:cs="Times New Roman"/>
            <w:color w:val="auto"/>
            <w:lang w:eastAsia="en-US"/>
          </w:rPr>
          <w:commentReference w:id="390"/>
        </w:r>
        <w:r w:rsidDel="006364AD">
          <w:rPr>
            <w:rFonts w:ascii="Times New Roman" w:hAnsi="Times New Roman"/>
            <w:sz w:val="24"/>
            <w:szCs w:val="24"/>
          </w:rPr>
          <w:delText xml:space="preserve"> </w:delText>
        </w:r>
      </w:del>
      <w:del w:id="392" w:author="Regular, Paul" w:date="2018-04-24T16:51:00Z">
        <w:r>
          <w:rPr>
            <w:rFonts w:ascii="Times New Roman" w:hAnsi="Times New Roman"/>
            <w:sz w:val="24"/>
            <w:szCs w:val="24"/>
          </w:rPr>
          <w:delText>increase</w:delText>
        </w:r>
      </w:del>
      <w:ins w:id="393" w:author="DFO-MPO" w:date="2018-04-13T12:20:00Z">
        <w:del w:id="394" w:author="Regular, Paul" w:date="2018-04-24T16:51:00Z">
          <w:r w:rsidR="004939C2">
            <w:rPr>
              <w:rFonts w:ascii="Times New Roman" w:hAnsi="Times New Roman"/>
              <w:sz w:val="24"/>
              <w:szCs w:val="24"/>
            </w:rPr>
            <w:delText xml:space="preserve">s in maturity rates </w:delText>
          </w:r>
        </w:del>
      </w:ins>
      <w:del w:id="395" w:author="DFO-MPO" w:date="2018-04-13T12:21:00Z">
        <w:r w:rsidDel="004939C2">
          <w:rPr>
            <w:rFonts w:ascii="Times New Roman" w:hAnsi="Times New Roman"/>
            <w:sz w:val="24"/>
            <w:szCs w:val="24"/>
          </w:rPr>
          <w:delText xml:space="preserve"> </w:delText>
        </w:r>
      </w:del>
      <w:ins w:id="396" w:author="DFO-MPO" w:date="2018-04-13T12:21:00Z">
        <w:del w:id="397" w:author="Regular, Paul" w:date="2018-04-24T16:51:00Z">
          <w:r w:rsidR="004939C2">
            <w:rPr>
              <w:rFonts w:ascii="Times New Roman" w:hAnsi="Times New Roman"/>
              <w:sz w:val="24"/>
              <w:szCs w:val="24"/>
            </w:rPr>
            <w:delText xml:space="preserve">compared to </w:delText>
          </w:r>
        </w:del>
      </w:ins>
      <w:del w:id="398" w:author="DFO-MPO" w:date="2018-04-13T12:21:00Z">
        <w:r w:rsidDel="004939C2">
          <w:rPr>
            <w:rFonts w:ascii="Times New Roman" w:hAnsi="Times New Roman"/>
            <w:sz w:val="24"/>
            <w:szCs w:val="24"/>
          </w:rPr>
          <w:delText>from 1</w:delText>
        </w:r>
      </w:del>
      <w:ins w:id="399" w:author="DFO-MPO" w:date="2018-04-13T12:21:00Z">
        <w:del w:id="400" w:author="Regular, Paul" w:date="2018-04-24T16:51:00Z">
          <w:r w:rsidR="004939C2">
            <w:rPr>
              <w:rFonts w:ascii="Times New Roman" w:hAnsi="Times New Roman"/>
              <w:sz w:val="24"/>
              <w:szCs w:val="24"/>
            </w:rPr>
            <w:delText>1</w:delText>
          </w:r>
        </w:del>
      </w:ins>
      <w:del w:id="401" w:author="Regular, Paul" w:date="2018-04-24T16:51:00Z">
        <w:r>
          <w:rPr>
            <w:rFonts w:ascii="Times New Roman" w:hAnsi="Times New Roman"/>
            <w:sz w:val="24"/>
            <w:szCs w:val="24"/>
          </w:rPr>
          <w:delText xml:space="preserve">982-1990 (Fig. 3). From 2010-2015, the </w:delText>
        </w:r>
      </w:del>
      <w:del w:id="402" w:author="DFO-MPO" w:date="2018-04-13T12:21:00Z">
        <w:r w:rsidDel="004939C2">
          <w:rPr>
            <w:rFonts w:ascii="Times New Roman" w:hAnsi="Times New Roman"/>
            <w:sz w:val="24"/>
            <w:szCs w:val="24"/>
          </w:rPr>
          <w:delText>proportion</w:delText>
        </w:r>
      </w:del>
      <w:ins w:id="403" w:author="DFO-MPO" w:date="2018-04-13T12:21:00Z">
        <w:del w:id="404" w:author="Regular, Paul" w:date="2018-04-24T16:51:00Z">
          <w:r w:rsidR="004939C2">
            <w:rPr>
              <w:rFonts w:ascii="Times New Roman" w:hAnsi="Times New Roman"/>
              <w:sz w:val="24"/>
              <w:szCs w:val="24"/>
            </w:rPr>
            <w:delText>percentage</w:delText>
          </w:r>
        </w:del>
      </w:ins>
      <w:del w:id="405" w:author="Regular, Paul" w:date="2018-04-24T16:51:00Z">
        <w:r>
          <w:rPr>
            <w:rFonts w:ascii="Times New Roman" w:hAnsi="Times New Roman"/>
            <w:sz w:val="24"/>
            <w:szCs w:val="24"/>
          </w:rPr>
          <w:delText xml:space="preserve"> of mature age-2</w:delText>
        </w:r>
      </w:del>
      <w:del w:id="406" w:author="Gail Davoren" w:date="2018-04-24T11:31:00Z">
        <w:r w:rsidDel="009A429C">
          <w:rPr>
            <w:rFonts w:ascii="Times New Roman" w:hAnsi="Times New Roman"/>
            <w:sz w:val="24"/>
            <w:szCs w:val="24"/>
          </w:rPr>
          <w:delText>’</w:delText>
        </w:r>
      </w:del>
      <w:del w:id="407" w:author="Regular, Paul" w:date="2018-04-24T16:51:00Z">
        <w:r>
          <w:rPr>
            <w:rFonts w:ascii="Times New Roman" w:hAnsi="Times New Roman"/>
            <w:sz w:val="24"/>
            <w:szCs w:val="24"/>
          </w:rPr>
          <w:delText>s declined substantially to 40%</w:delText>
        </w:r>
      </w:del>
      <w:ins w:id="408" w:author="Montevecchi, William" w:date="2018-04-17T21:47:00Z">
        <w:del w:id="409" w:author="Regular, Paul" w:date="2018-04-24T16:51:00Z">
          <w:r w:rsidR="003F7A72">
            <w:rPr>
              <w:rFonts w:ascii="Times New Roman" w:hAnsi="Times New Roman"/>
              <w:sz w:val="24"/>
              <w:szCs w:val="24"/>
            </w:rPr>
            <w:delText xml:space="preserve">, </w:delText>
          </w:r>
        </w:del>
      </w:ins>
      <w:del w:id="410" w:author="Montevecchi, William" w:date="2018-04-17T21:47:00Z">
        <w:r w:rsidDel="003F7A72">
          <w:rPr>
            <w:rFonts w:ascii="Times New Roman" w:hAnsi="Times New Roman"/>
            <w:sz w:val="24"/>
            <w:szCs w:val="24"/>
          </w:rPr>
          <w:delText xml:space="preserve"> </w:delText>
        </w:r>
      </w:del>
      <w:ins w:id="411" w:author="DFO-MPO" w:date="2018-04-13T12:21:00Z">
        <w:del w:id="412" w:author="Montevecchi, William" w:date="2018-04-17T21:47:00Z">
          <w:r w:rsidR="004939C2" w:rsidDel="003F7A72">
            <w:rPr>
              <w:rFonts w:ascii="Times New Roman" w:hAnsi="Times New Roman"/>
              <w:sz w:val="24"/>
              <w:szCs w:val="24"/>
            </w:rPr>
            <w:delText xml:space="preserve">being mature </w:delText>
          </w:r>
        </w:del>
      </w:ins>
      <w:del w:id="413" w:author="Regular, Paul" w:date="2018-04-24T16:51:00Z">
        <w:r>
          <w:rPr>
            <w:rFonts w:ascii="Times New Roman" w:hAnsi="Times New Roman"/>
            <w:sz w:val="24"/>
            <w:szCs w:val="24"/>
          </w:rPr>
          <w:delText xml:space="preserve">and the </w:delText>
        </w:r>
      </w:del>
      <w:del w:id="414" w:author="DFO-MPO" w:date="2018-04-13T12:21:00Z">
        <w:r w:rsidDel="004939C2">
          <w:rPr>
            <w:rFonts w:ascii="Times New Roman" w:hAnsi="Times New Roman"/>
            <w:sz w:val="24"/>
            <w:szCs w:val="24"/>
          </w:rPr>
          <w:delText>proportion</w:delText>
        </w:r>
      </w:del>
      <w:ins w:id="415" w:author="DFO-MPO" w:date="2018-04-13T12:21:00Z">
        <w:del w:id="416" w:author="Regular, Paul" w:date="2018-04-24T16:51:00Z">
          <w:r w:rsidR="004939C2">
            <w:rPr>
              <w:rFonts w:ascii="Times New Roman" w:hAnsi="Times New Roman"/>
              <w:sz w:val="24"/>
              <w:szCs w:val="24"/>
            </w:rPr>
            <w:delText>percentage</w:delText>
          </w:r>
        </w:del>
      </w:ins>
      <w:del w:id="417" w:author="Regular, Paul" w:date="2018-04-24T16:51:00Z">
        <w:r>
          <w:rPr>
            <w:rFonts w:ascii="Times New Roman" w:hAnsi="Times New Roman"/>
            <w:sz w:val="24"/>
            <w:szCs w:val="24"/>
          </w:rPr>
          <w:delText xml:space="preserve"> of mature age-3</w:delText>
        </w:r>
      </w:del>
      <w:del w:id="418" w:author="Gail Davoren" w:date="2018-04-24T11:31:00Z">
        <w:r w:rsidDel="009A429C">
          <w:rPr>
            <w:rFonts w:ascii="Times New Roman" w:hAnsi="Times New Roman"/>
            <w:sz w:val="24"/>
            <w:szCs w:val="24"/>
          </w:rPr>
          <w:delText>’</w:delText>
        </w:r>
      </w:del>
      <w:del w:id="419" w:author="Regular, Paul" w:date="2018-04-24T16:51:00Z">
        <w:r>
          <w:rPr>
            <w:rFonts w:ascii="Times New Roman" w:hAnsi="Times New Roman"/>
            <w:sz w:val="24"/>
            <w:szCs w:val="24"/>
          </w:rPr>
          <w:delText>s ex</w:delText>
        </w:r>
      </w:del>
      <w:ins w:id="420" w:author="Montevecchi, William" w:date="2018-04-17T21:47:00Z">
        <w:del w:id="421" w:author="Regular, Paul" w:date="2018-04-24T16:51:00Z">
          <w:r w:rsidR="003F7A72">
            <w:rPr>
              <w:rFonts w:ascii="Times New Roman" w:hAnsi="Times New Roman"/>
              <w:sz w:val="24"/>
              <w:szCs w:val="24"/>
            </w:rPr>
            <w:delText>hibit</w:delText>
          </w:r>
        </w:del>
      </w:ins>
      <w:del w:id="422" w:author="Montevecchi, William" w:date="2018-04-17T21:47:00Z">
        <w:r w:rsidDel="003F7A72">
          <w:rPr>
            <w:rFonts w:ascii="Times New Roman" w:hAnsi="Times New Roman"/>
            <w:sz w:val="24"/>
            <w:szCs w:val="24"/>
          </w:rPr>
          <w:delText>perienc</w:delText>
        </w:r>
      </w:del>
      <w:del w:id="423" w:author="Regular, Paul" w:date="2018-04-24T16:51:00Z">
        <w:r>
          <w:rPr>
            <w:rFonts w:ascii="Times New Roman" w:hAnsi="Times New Roman"/>
            <w:sz w:val="24"/>
            <w:szCs w:val="24"/>
          </w:rPr>
          <w:delText xml:space="preserve">ed a smaller decline to 93% (Fig. 3). </w:delText>
        </w:r>
      </w:del>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Change w:id="424" w:author="Regular, Paul" w:date="2018-04-25T08:49:00Z">
          <w:pPr>
            <w:pStyle w:val="Body"/>
            <w:spacing w:after="0" w:line="480" w:lineRule="auto"/>
          </w:pPr>
        </w:pPrChange>
      </w:pPr>
      <w:r>
        <w:rPr>
          <w:rFonts w:ascii="Times New Roman" w:hAnsi="Times New Roman"/>
          <w:sz w:val="24"/>
          <w:szCs w:val="24"/>
        </w:rPr>
        <w:t xml:space="preserve">While </w:t>
      </w:r>
      <w:del w:id="425"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426"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w:t>
      </w:r>
      <w:r>
        <w:rPr>
          <w:rFonts w:ascii="Times New Roman" w:hAnsi="Times New Roman"/>
          <w:sz w:val="24"/>
          <w:szCs w:val="24"/>
        </w:rPr>
        <w:lastRenderedPageBreak/>
        <w:t xml:space="preserve">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427"/>
      <w:r>
        <w:rPr>
          <w:rFonts w:ascii="Times New Roman" w:hAnsi="Times New Roman"/>
          <w:sz w:val="24"/>
          <w:szCs w:val="24"/>
        </w:rPr>
        <w:t xml:space="preserve">shifts </w:t>
      </w:r>
      <w:commentRangeEnd w:id="427"/>
      <w:r w:rsidR="000D127F">
        <w:rPr>
          <w:rStyle w:val="CommentReference"/>
          <w:rFonts w:ascii="Times New Roman" w:eastAsia="Arial Unicode MS" w:hAnsi="Times New Roman" w:cs="Times New Roman"/>
          <w:color w:val="auto"/>
          <w:lang w:eastAsia="en-US"/>
        </w:rPr>
        <w:commentReference w:id="427"/>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428" w:author="Montevecchi, William" w:date="2018-04-17T21:50:00Z">
        <w:r w:rsidR="002548E1">
          <w:rPr>
            <w:rFonts w:ascii="Times New Roman" w:hAnsi="Times New Roman"/>
            <w:sz w:val="24"/>
            <w:szCs w:val="24"/>
          </w:rPr>
          <w:t xml:space="preserve">. </w:t>
        </w:r>
      </w:ins>
      <w:del w:id="429" w:author="Montevecchi, William" w:date="2018-04-17T21:50:00Z">
        <w:r w:rsidDel="002548E1">
          <w:rPr>
            <w:rFonts w:ascii="Times New Roman" w:hAnsi="Times New Roman"/>
            <w:sz w:val="24"/>
            <w:szCs w:val="24"/>
          </w:rPr>
          <w:delText>; f</w:delText>
        </w:r>
      </w:del>
      <w:ins w:id="430"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433CBE4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431"/>
      <w:r>
        <w:rPr>
          <w:rFonts w:ascii="Times New Roman" w:hAnsi="Times New Roman"/>
          <w:sz w:val="24"/>
          <w:szCs w:val="24"/>
        </w:rPr>
        <w:t xml:space="preserve">Male capelin are essentially semelparous, with typically one reproductive period before dying, while females are iteroparous,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431"/>
      <w:r w:rsidR="00C05308">
        <w:rPr>
          <w:rStyle w:val="CommentReference"/>
          <w:rFonts w:ascii="Times New Roman" w:eastAsia="Arial Unicode MS" w:hAnsi="Times New Roman" w:cs="Times New Roman"/>
          <w:color w:val="auto"/>
          <w:lang w:eastAsia="en-US"/>
        </w:rPr>
        <w:commentReference w:id="431"/>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w:t>
      </w:r>
      <w:commentRangeStart w:id="432"/>
      <w:r>
        <w:rPr>
          <w:rFonts w:ascii="Times New Roman" w:hAnsi="Times New Roman"/>
          <w:sz w:val="24"/>
          <w:szCs w:val="24"/>
        </w:rPr>
        <w:t xml:space="preserve">age-4 females will experience a greater </w:t>
      </w:r>
      <w:del w:id="433"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432"/>
      <w:r w:rsidR="007F656B">
        <w:rPr>
          <w:rStyle w:val="CommentReference"/>
          <w:rFonts w:ascii="Times New Roman" w:eastAsia="Arial Unicode MS" w:hAnsi="Times New Roman" w:cs="Times New Roman"/>
          <w:color w:val="auto"/>
          <w:lang w:eastAsia="en-US"/>
        </w:rPr>
        <w:commentReference w:id="432"/>
      </w:r>
      <w:r>
        <w:rPr>
          <w:rFonts w:ascii="Times New Roman" w:hAnsi="Times New Roman"/>
          <w:sz w:val="24"/>
          <w:szCs w:val="24"/>
        </w:rPr>
        <w:t xml:space="preserve">.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434" w:author="DFO-MPO" w:date="2018-04-13T12:22:00Z">
        <w:r w:rsidR="004939C2">
          <w:rPr>
            <w:rFonts w:ascii="Times New Roman" w:hAnsi="Times New Roman"/>
            <w:sz w:val="24"/>
            <w:szCs w:val="24"/>
          </w:rPr>
          <w:t xml:space="preserve">In combination, </w:t>
        </w:r>
      </w:ins>
      <w:commentRangeStart w:id="435"/>
      <w:del w:id="436" w:author="DFO-MPO" w:date="2018-04-13T12:22:00Z">
        <w:r w:rsidDel="004939C2">
          <w:rPr>
            <w:rFonts w:ascii="Times New Roman" w:hAnsi="Times New Roman"/>
            <w:sz w:val="24"/>
            <w:szCs w:val="24"/>
          </w:rPr>
          <w:delText>T</w:delText>
        </w:r>
      </w:del>
      <w:ins w:id="437"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438" w:author="DFO-MPO" w:date="2018-04-13T12:22:00Z">
        <w:r w:rsidR="004939C2">
          <w:rPr>
            <w:rFonts w:ascii="Times New Roman" w:hAnsi="Times New Roman"/>
            <w:sz w:val="24"/>
            <w:szCs w:val="24"/>
          </w:rPr>
          <w:t xml:space="preserve">n overall </w:t>
        </w:r>
      </w:ins>
      <w:del w:id="439"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w:t>
      </w:r>
      <w:commentRangeStart w:id="440"/>
      <w:r>
        <w:rPr>
          <w:rFonts w:ascii="Times New Roman" w:hAnsi="Times New Roman"/>
          <w:sz w:val="24"/>
          <w:szCs w:val="24"/>
        </w:rPr>
        <w:t>biomass</w:t>
      </w:r>
      <w:commentRangeEnd w:id="440"/>
      <w:r w:rsidR="007F656B">
        <w:rPr>
          <w:rStyle w:val="CommentReference"/>
          <w:rFonts w:ascii="Times New Roman" w:eastAsia="Arial Unicode MS" w:hAnsi="Times New Roman" w:cs="Times New Roman"/>
          <w:color w:val="auto"/>
          <w:lang w:eastAsia="en-US"/>
        </w:rPr>
        <w:commentReference w:id="440"/>
      </w:r>
      <w:r>
        <w:rPr>
          <w:rFonts w:ascii="Times New Roman" w:hAnsi="Times New Roman"/>
          <w:sz w:val="24"/>
          <w:szCs w:val="24"/>
        </w:rPr>
        <w:t xml:space="preserve">. </w:t>
      </w:r>
      <w:commentRangeEnd w:id="435"/>
      <w:r w:rsidR="002548E1">
        <w:rPr>
          <w:rStyle w:val="CommentReference"/>
          <w:rFonts w:ascii="Times New Roman" w:eastAsia="Arial Unicode MS" w:hAnsi="Times New Roman" w:cs="Times New Roman"/>
          <w:color w:val="auto"/>
          <w:lang w:eastAsia="en-US"/>
        </w:rPr>
        <w:commentReference w:id="435"/>
      </w:r>
      <w:ins w:id="441" w:author="Regular, Paul" w:date="2018-04-25T08:56:00Z">
        <w:r w:rsidR="009E35A9">
          <w:rPr>
            <w:rFonts w:ascii="Times New Roman" w:hAnsi="Times New Roman"/>
            <w:sz w:val="24"/>
            <w:szCs w:val="24"/>
          </w:rPr>
          <w:t xml:space="preserve">   </w:t>
        </w:r>
      </w:ins>
      <w:commentRangeStart w:id="442"/>
      <w:r w:rsidR="008B1EB2">
        <w:rPr>
          <w:rStyle w:val="CommentReference"/>
          <w:rFonts w:ascii="Times New Roman" w:eastAsia="Arial Unicode MS" w:hAnsi="Times New Roman" w:cs="Times New Roman"/>
          <w:color w:val="auto"/>
          <w:lang w:eastAsia="en-US"/>
        </w:rPr>
        <w:commentReference w:id="443"/>
      </w:r>
      <w:commentRangeEnd w:id="442"/>
      <w:r w:rsidR="00B7135C">
        <w:rPr>
          <w:rStyle w:val="CommentReference"/>
          <w:rFonts w:ascii="Times New Roman" w:eastAsia="Arial Unicode MS" w:hAnsi="Times New Roman" w:cs="Times New Roman"/>
          <w:color w:val="auto"/>
          <w:lang w:eastAsia="en-US"/>
        </w:rPr>
        <w:commentReference w:id="442"/>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444"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445" w:author="Montevecchi, William" w:date="2018-04-17T22:45:00Z">
            <w:rPr>
              <w:rFonts w:ascii="Times New Roman" w:hAnsi="Times New Roman"/>
              <w:i/>
              <w:iCs/>
              <w:sz w:val="24"/>
              <w:szCs w:val="24"/>
            </w:rPr>
          </w:rPrChange>
        </w:rPr>
        <w:t>Trophic cascade</w:t>
      </w:r>
      <w:ins w:id="446" w:author="Regular, Paul" w:date="2018-04-24T16:57:00Z">
        <w:r w:rsidR="001F031C">
          <w:rPr>
            <w:rFonts w:ascii="Times New Roman" w:hAnsi="Times New Roman"/>
            <w:i/>
            <w:iCs/>
            <w:color w:val="auto"/>
            <w:sz w:val="24"/>
            <w:szCs w:val="24"/>
          </w:rPr>
          <w:t xml:space="preserve"> </w:t>
        </w:r>
      </w:ins>
    </w:p>
    <w:p w14:paraId="441B6F5D" w14:textId="2DEA807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A decrease in groundfish biomass, </w:t>
      </w:r>
      <w:del w:id="447" w:author="Regular, Paul" w:date="2018-04-25T09:06:00Z">
        <w:r w:rsidDel="00CF79AF">
          <w:rPr>
            <w:rFonts w:ascii="Times New Roman" w:hAnsi="Times New Roman"/>
            <w:sz w:val="24"/>
            <w:szCs w:val="24"/>
          </w:rPr>
          <w:delText xml:space="preserve">specifically </w:delText>
        </w:r>
      </w:del>
      <w:ins w:id="448" w:author="Regular, Paul" w:date="2018-04-25T09:06:00Z">
        <w:r w:rsidR="00CF79AF">
          <w:rPr>
            <w:rFonts w:ascii="Times New Roman" w:hAnsi="Times New Roman"/>
            <w:sz w:val="24"/>
            <w:szCs w:val="24"/>
          </w:rPr>
          <w:t xml:space="preserve">especially </w:t>
        </w:r>
      </w:ins>
      <w:r>
        <w:rPr>
          <w:rFonts w:ascii="Times New Roman" w:hAnsi="Times New Roman"/>
          <w:sz w:val="24"/>
          <w:szCs w:val="24"/>
        </w:rPr>
        <w:t>northern cod (</w:t>
      </w:r>
      <w:r>
        <w:rPr>
          <w:rFonts w:ascii="Times New Roman" w:hAnsi="Times New Roman"/>
          <w:i/>
          <w:iCs/>
          <w:sz w:val="24"/>
          <w:szCs w:val="24"/>
        </w:rPr>
        <w:t>Gadus morhua</w:t>
      </w:r>
      <w:r>
        <w:rPr>
          <w:rFonts w:ascii="Times New Roman" w:hAnsi="Times New Roman"/>
          <w:sz w:val="24"/>
          <w:szCs w:val="24"/>
        </w:rPr>
        <w:t xml:space="preserve">), in 1991 should have resulted in a rapid increase in capelin biomass due to a trophic cascade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2005)</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regions where there was a rapid increase in capelin biomass in response to a decline in cod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Frank et al. 2016)</w:t>
      </w:r>
      <w:r>
        <w:rPr>
          <w:rFonts w:ascii="Times New Roman" w:eastAsia="Times New Roman" w:hAnsi="Times New Roman" w:cs="Times New Roman"/>
          <w:sz w:val="24"/>
          <w:szCs w:val="24"/>
        </w:rPr>
        <w:fldChar w:fldCharType="end"/>
      </w:r>
      <w:r>
        <w:rPr>
          <w:rFonts w:ascii="Times New Roman" w:hAnsi="Times New Roman"/>
          <w:sz w:val="24"/>
          <w:szCs w:val="24"/>
        </w:rPr>
        <w:t>, the decline in cod biomass was due to overfishing rather than a broader ecosystem effect</w:t>
      </w:r>
      <w:ins w:id="449" w:author="Montevecchi, William" w:date="2018-04-17T22:46:00Z">
        <w:r w:rsidR="00B11ECC">
          <w:rPr>
            <w:rFonts w:ascii="Times New Roman" w:hAnsi="Times New Roman"/>
            <w:sz w:val="24"/>
            <w:szCs w:val="24"/>
          </w:rPr>
          <w:t xml:space="preserve"> (reference)</w:t>
        </w:r>
      </w:ins>
      <w:r>
        <w:rPr>
          <w:rFonts w:ascii="Times New Roman" w:hAnsi="Times New Roman"/>
          <w:sz w:val="24"/>
          <w:szCs w:val="24"/>
        </w:rPr>
        <w:t>. In th</w:t>
      </w:r>
      <w:del w:id="450" w:author="DFO-MPO" w:date="2018-04-13T12:25:00Z">
        <w:r w:rsidDel="004939C2">
          <w:rPr>
            <w:rFonts w:ascii="Times New Roman" w:hAnsi="Times New Roman"/>
            <w:sz w:val="24"/>
            <w:szCs w:val="24"/>
          </w:rPr>
          <w:delText>e</w:delText>
        </w:r>
      </w:del>
      <w:ins w:id="451" w:author="DFO-MPO" w:date="2018-04-13T12:25:00Z">
        <w:r w:rsidR="004939C2">
          <w:rPr>
            <w:rFonts w:ascii="Times New Roman" w:hAnsi="Times New Roman"/>
            <w:sz w:val="24"/>
            <w:szCs w:val="24"/>
          </w:rPr>
          <w:t>o</w:t>
        </w:r>
      </w:ins>
      <w:r>
        <w:rPr>
          <w:rFonts w:ascii="Times New Roman" w:hAnsi="Times New Roman"/>
          <w:sz w:val="24"/>
          <w:szCs w:val="24"/>
        </w:rPr>
        <w:t xml:space="preserve">se cases, it is quite straightforward that a decline in predator biomass leads to an increase in prey biomass. This was not the case in the 1991 collapse of capelin, </w:t>
      </w:r>
      <w:ins w:id="452" w:author="DFO-MPO" w:date="2018-04-13T12:23:00Z">
        <w:r w:rsidR="004939C2">
          <w:rPr>
            <w:rFonts w:ascii="Times New Roman" w:hAnsi="Times New Roman"/>
            <w:sz w:val="24"/>
            <w:szCs w:val="24"/>
          </w:rPr>
          <w:t xml:space="preserve">as </w:t>
        </w:r>
      </w:ins>
      <w:r>
        <w:rPr>
          <w:rFonts w:ascii="Times New Roman" w:hAnsi="Times New Roman"/>
          <w:sz w:val="24"/>
          <w:szCs w:val="24"/>
        </w:rPr>
        <w:t xml:space="preserve">cod and a number of other finfish species </w:t>
      </w:r>
      <w:ins w:id="453" w:author="DFO-MPO" w:date="2018-04-13T12:23:00Z">
        <w:r w:rsidR="004939C2">
          <w:rPr>
            <w:rFonts w:ascii="Times New Roman" w:hAnsi="Times New Roman"/>
            <w:sz w:val="24"/>
            <w:szCs w:val="24"/>
          </w:rPr>
          <w:t xml:space="preserve">also collapsed </w:t>
        </w:r>
      </w:ins>
      <w:ins w:id="454" w:author="DFO-MPO" w:date="2018-04-13T12:25:00Z">
        <w:r w:rsidR="004939C2">
          <w:rPr>
            <w:rFonts w:ascii="Times New Roman" w:hAnsi="Times New Roman"/>
            <w:sz w:val="24"/>
            <w:szCs w:val="24"/>
          </w:rPr>
          <w:t xml:space="preserve">at around the same time </w:t>
        </w:r>
      </w:ins>
      <w:r>
        <w:rPr>
          <w:rFonts w:ascii="Times New Roman" w:hAnsi="Times New Roman"/>
          <w:sz w:val="24"/>
          <w:szCs w:val="24"/>
        </w:rPr>
        <w:t>in the NL region</w:t>
      </w:r>
      <w:ins w:id="455" w:author="DFO-MPO" w:date="2018-04-13T12:25:00Z">
        <w:r w:rsidR="004939C2">
          <w:rPr>
            <w:rFonts w:ascii="Times New Roman" w:hAnsi="Times New Roman"/>
            <w:sz w:val="24"/>
            <w:szCs w:val="24"/>
          </w:rPr>
          <w:t xml:space="preserve"> due to </w:t>
        </w:r>
      </w:ins>
      <w:del w:id="456" w:author="DFO-MPO" w:date="2018-04-13T12:25:00Z">
        <w:r w:rsidDel="004939C2">
          <w:rPr>
            <w:rFonts w:ascii="Times New Roman" w:hAnsi="Times New Roman"/>
            <w:sz w:val="24"/>
            <w:szCs w:val="24"/>
          </w:rPr>
          <w:delText xml:space="preserve">. Several species were simultaneously negatively affected by </w:delText>
        </w:r>
      </w:del>
      <w:r>
        <w:rPr>
          <w:rFonts w:ascii="Times New Roman" w:hAnsi="Times New Roman"/>
          <w:sz w:val="24"/>
          <w:szCs w:val="24"/>
        </w:rPr>
        <w:t xml:space="preserve">a </w:t>
      </w:r>
      <w:commentRangeStart w:id="457"/>
      <w:r>
        <w:rPr>
          <w:rFonts w:ascii="Times New Roman" w:hAnsi="Times New Roman"/>
          <w:sz w:val="24"/>
          <w:szCs w:val="24"/>
        </w:rPr>
        <w:t xml:space="preserve">common environmental factor </w:t>
      </w:r>
      <w:commentRangeEnd w:id="457"/>
      <w:r w:rsidR="004F5066">
        <w:rPr>
          <w:rStyle w:val="CommentReference"/>
          <w:rFonts w:ascii="Times New Roman" w:eastAsia="Arial Unicode MS" w:hAnsi="Times New Roman" w:cs="Times New Roman"/>
          <w:color w:val="auto"/>
          <w:lang w:eastAsia="en-US"/>
        </w:rPr>
        <w:commentReference w:id="457"/>
      </w:r>
      <w:r>
        <w:rPr>
          <w:rFonts w:ascii="Times New Roman" w:hAnsi="Times New Roman"/>
          <w:sz w:val="24"/>
          <w:szCs w:val="24"/>
        </w:rPr>
        <w:t xml:space="preserve">(e.g., Drinkwater et al. 1996). As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On the other hand, shellfish biomass increased post-1991, likely due to a release from predation and favourable environmental conditions following the finfish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(Lilly et al. 2000, Worm &amp; Myers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To investigate the effect of northern cod 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5F20D4">
      <w:pPr>
        <w:spacing w:line="480" w:lineRule="auto"/>
        <w:jc w:val="center"/>
        <w:pPrChange w:id="458"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459" w:author="DFO-MPO" w:date="2018-04-13T12:27:00Z">
        <w:r w:rsidR="004939C2">
          <w:t xml:space="preserve">   (1)</w:t>
        </w:r>
      </w:ins>
    </w:p>
    <w:p w14:paraId="2402E8F5" w14:textId="5E247FFF" w:rsidR="000134ED" w:rsidDel="00667DFF" w:rsidRDefault="00E5311E">
      <w:pPr>
        <w:pStyle w:val="Body"/>
        <w:spacing w:after="0" w:line="480" w:lineRule="auto"/>
        <w:rPr>
          <w:del w:id="460" w:author="Regular, Paul" w:date="2018-04-25T09:21:00Z"/>
          <w:rFonts w:ascii="Times New Roman" w:eastAsia="Times New Roman" w:hAnsi="Times New Roman" w:cs="Times New Roman"/>
          <w:sz w:val="24"/>
          <w:szCs w:val="24"/>
        </w:rPr>
      </w:pPr>
      <w:r>
        <w:rPr>
          <w:rFonts w:ascii="Times New Roman" w:hAnsi="Times New Roman"/>
          <w:sz w:val="24"/>
          <w:szCs w:val="24"/>
        </w:rPr>
        <w:t xml:space="preserve">for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461" w:author="DFO-MPO" w:date="2018-04-13T12:27:00Z">
        <w:r w:rsidDel="004939C2">
          <w:rPr>
            <w:rFonts w:ascii="Times New Roman" w:hAnsi="Times New Roman"/>
            <w:sz w:val="24"/>
            <w:szCs w:val="24"/>
          </w:rPr>
          <w:delText xml:space="preserve">are </w:delText>
        </w:r>
      </w:del>
      <w:ins w:id="462"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w:t>
      </w:r>
      <w:r>
        <w:rPr>
          <w:rFonts w:ascii="Times New Roman" w:hAnsi="Times New Roman"/>
          <w:sz w:val="24"/>
          <w:szCs w:val="24"/>
        </w:rPr>
        <w:lastRenderedPageBreak/>
        <w:t xml:space="preserve">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r>
        <w:rPr>
          <w:rFonts w:ascii="Times New Roman" w:hAnsi="Times New Roman"/>
          <w:i/>
          <w:iCs/>
          <w:sz w:val="24"/>
          <w:szCs w:val="24"/>
        </w:rPr>
        <w:t>a</w:t>
      </w:r>
      <w:r>
        <w:rPr>
          <w:rFonts w:ascii="Times New Roman" w:hAnsi="Times New Roman"/>
          <w:sz w:val="24"/>
          <w:szCs w:val="24"/>
        </w:rPr>
        <w:t xml:space="preserve"> the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463" w:author="Regular, Paul" w:date="2018-04-25T09:14:00Z">
        <w:r w:rsidDel="00535F06">
          <w:rPr>
            <w:rFonts w:ascii="Times New Roman" w:hAnsi="Times New Roman"/>
            <w:sz w:val="24"/>
            <w:szCs w:val="24"/>
          </w:rPr>
          <w:delText>is not shown</w:delText>
        </w:r>
      </w:del>
      <w:ins w:id="464"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capelin are not fully recruited to the </w:t>
      </w:r>
      <w:del w:id="465" w:author="Regular, Paul" w:date="2018-04-25T09:15:00Z">
        <w:r w:rsidDel="00535F06">
          <w:rPr>
            <w:rFonts w:ascii="Times New Roman" w:hAnsi="Times New Roman"/>
            <w:sz w:val="24"/>
            <w:szCs w:val="24"/>
          </w:rPr>
          <w:delText>trawl</w:delText>
        </w:r>
      </w:del>
      <w:ins w:id="466"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467"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468" w:author="Montevecchi, William" w:date="2018-04-17T22:51:00Z">
        <w:r w:rsidDel="004F5066">
          <w:rPr>
            <w:rFonts w:ascii="Times New Roman" w:hAnsi="Times New Roman"/>
            <w:sz w:val="24"/>
            <w:szCs w:val="24"/>
          </w:rPr>
          <w:delText xml:space="preserve">one of </w:delText>
        </w:r>
      </w:del>
      <w:del w:id="469" w:author="DFO-MPO" w:date="2018-04-13T12:29:00Z">
        <w:r w:rsidDel="00BA5390">
          <w:rPr>
            <w:rFonts w:ascii="Times New Roman" w:hAnsi="Times New Roman"/>
            <w:sz w:val="24"/>
            <w:szCs w:val="24"/>
          </w:rPr>
          <w:delText xml:space="preserve">its </w:delText>
        </w:r>
      </w:del>
      <w:ins w:id="470" w:author="DFO-MPO" w:date="2018-04-13T12:29:00Z">
        <w:r w:rsidR="00BA5390">
          <w:rPr>
            <w:rFonts w:ascii="Times New Roman" w:hAnsi="Times New Roman"/>
            <w:sz w:val="24"/>
            <w:szCs w:val="24"/>
          </w:rPr>
          <w:t xml:space="preserve">their </w:t>
        </w:r>
      </w:ins>
      <w:ins w:id="471" w:author="Montevecchi, William" w:date="2018-04-17T22:51:00Z">
        <w:r w:rsidR="004F5066">
          <w:rPr>
            <w:rFonts w:ascii="Times New Roman" w:hAnsi="Times New Roman"/>
            <w:sz w:val="24"/>
            <w:szCs w:val="24"/>
          </w:rPr>
          <w:t>primary?</w:t>
        </w:r>
      </w:ins>
      <w:del w:id="472"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473" w:author="Montevecchi, William" w:date="2018-04-17T22:52:00Z">
        <w:r w:rsidR="004F5066" w:rsidDel="004F5066">
          <w:rPr>
            <w:rFonts w:ascii="Times New Roman" w:hAnsi="Times New Roman"/>
            <w:sz w:val="24"/>
            <w:szCs w:val="24"/>
          </w:rPr>
          <w:delText>P</w:delText>
        </w:r>
      </w:del>
      <w:ins w:id="474" w:author="Montevecchi, William" w:date="2018-04-17T22:51:00Z">
        <w:r w:rsidR="004F5066">
          <w:rPr>
            <w:rFonts w:ascii="Times New Roman" w:hAnsi="Times New Roman"/>
            <w:sz w:val="24"/>
            <w:szCs w:val="24"/>
          </w:rPr>
          <w:t>p</w:t>
        </w:r>
      </w:ins>
      <w:r>
        <w:rPr>
          <w:rFonts w:ascii="Times New Roman" w:hAnsi="Times New Roman"/>
          <w:sz w:val="24"/>
          <w:szCs w:val="24"/>
        </w:rPr>
        <w:t>redator</w:t>
      </w:r>
      <w:ins w:id="475" w:author="Montevecchi, William" w:date="2018-04-17T22:51:00Z">
        <w:r w:rsidR="004F5066">
          <w:rPr>
            <w:rFonts w:ascii="Times New Roman" w:hAnsi="Times New Roman"/>
            <w:sz w:val="24"/>
            <w:szCs w:val="24"/>
          </w:rPr>
          <w:t xml:space="preserve"> </w:t>
        </w:r>
      </w:ins>
      <w:ins w:id="476" w:author="Montevecchi, William" w:date="2018-04-17T22:52:00Z">
        <w:r w:rsidR="004F5066">
          <w:rPr>
            <w:rFonts w:ascii="Times New Roman" w:hAnsi="Times New Roman"/>
            <w:sz w:val="24"/>
            <w:szCs w:val="24"/>
          </w:rPr>
          <w:t>(Bundy et al.   )</w:t>
        </w:r>
        <w:commentRangeStart w:id="477"/>
        <w:r w:rsidR="004F5066">
          <w:rPr>
            <w:rFonts w:ascii="Times New Roman" w:hAnsi="Times New Roman"/>
            <w:sz w:val="24"/>
            <w:szCs w:val="24"/>
          </w:rPr>
          <w:t>.</w:t>
        </w:r>
      </w:ins>
      <w:ins w:id="478" w:author="Regular, Paul" w:date="2018-04-25T09:19:00Z">
        <w:r w:rsidR="00667DFF">
          <w:rPr>
            <w:rFonts w:ascii="Times New Roman" w:hAnsi="Times New Roman"/>
            <w:sz w:val="24"/>
            <w:szCs w:val="24"/>
          </w:rPr>
          <w:t xml:space="preserve"> </w:t>
        </w:r>
      </w:ins>
      <w:commentRangeEnd w:id="477"/>
      <w:ins w:id="479" w:author="Regular, Paul" w:date="2018-04-25T09:21:00Z">
        <w:r w:rsidR="00667DFF">
          <w:rPr>
            <w:rStyle w:val="CommentReference"/>
            <w:rFonts w:ascii="Times New Roman" w:eastAsia="Arial Unicode MS" w:hAnsi="Times New Roman" w:cs="Times New Roman"/>
            <w:color w:val="auto"/>
            <w:lang w:eastAsia="en-US"/>
          </w:rPr>
          <w:commentReference w:id="477"/>
        </w:r>
      </w:ins>
      <w:ins w:id="480" w:author="Regular, Paul" w:date="2018-04-25T09:20:00Z">
        <w:r w:rsidR="00667DFF">
          <w:rPr>
            <w:rFonts w:ascii="Times New Roman" w:hAnsi="Times New Roman"/>
            <w:sz w:val="24"/>
            <w:szCs w:val="24"/>
          </w:rPr>
          <w:t>While t</w:t>
        </w:r>
      </w:ins>
      <w:ins w:id="481" w:author="Regular, Paul" w:date="2018-04-25T09:19:00Z">
        <w:r w:rsidR="00667DFF">
          <w:rPr>
            <w:rFonts w:ascii="Times New Roman" w:hAnsi="Times New Roman"/>
            <w:sz w:val="24"/>
            <w:szCs w:val="24"/>
          </w:rPr>
          <w:t>he reasons for this increase in total mortality are unclear and require further investigatio</w:t>
        </w:r>
      </w:ins>
      <w:ins w:id="482" w:author="Regular, Paul" w:date="2018-04-25T09:20:00Z">
        <w:r w:rsidR="00667DFF">
          <w:rPr>
            <w:rFonts w:ascii="Times New Roman" w:hAnsi="Times New Roman"/>
            <w:sz w:val="24"/>
            <w:szCs w:val="24"/>
          </w:rPr>
          <w:t>n, this result is inconsistent with the trophic cascade hypothesis and does not support the hypothesis of a non-collapse.</w:t>
        </w:r>
      </w:ins>
      <w:del w:id="483" w:author="Montevecchi, William" w:date="2018-04-17T22:51:00Z">
        <w:r w:rsidDel="004F5066">
          <w:rPr>
            <w:rFonts w:ascii="Times New Roman" w:hAnsi="Times New Roman"/>
            <w:sz w:val="24"/>
            <w:szCs w:val="24"/>
          </w:rPr>
          <w:delText>s</w:delText>
        </w:r>
      </w:del>
      <w:del w:id="484" w:author="Montevecchi, William" w:date="2018-04-18T09:41:00Z">
        <w:r w:rsidDel="006C54C7">
          <w:rPr>
            <w:rFonts w:ascii="Times New Roman" w:hAnsi="Times New Roman"/>
            <w:sz w:val="24"/>
            <w:szCs w:val="24"/>
          </w:rPr>
          <w:delText xml:space="preserve">. </w:delText>
        </w:r>
      </w:del>
    </w:p>
    <w:p w14:paraId="1EAFCD75" w14:textId="2D24468F" w:rsidR="000134ED" w:rsidDel="00667DFF" w:rsidRDefault="00E5311E">
      <w:pPr>
        <w:pStyle w:val="Body"/>
        <w:spacing w:after="0" w:line="480" w:lineRule="auto"/>
        <w:rPr>
          <w:ins w:id="485" w:author="George Rose" w:date="2018-04-11T13:23:00Z"/>
          <w:del w:id="486" w:author="Regular, Paul" w:date="2018-04-25T09:21:00Z"/>
          <w:rFonts w:ascii="Times New Roman" w:eastAsia="Times New Roman" w:hAnsi="Times New Roman" w:cs="Times New Roman"/>
          <w:sz w:val="24"/>
          <w:szCs w:val="24"/>
        </w:rPr>
        <w:pPrChange w:id="487" w:author="Regular, Paul" w:date="2018-04-25T09:21:00Z">
          <w:pPr>
            <w:pStyle w:val="Body"/>
            <w:spacing w:after="0" w:line="480" w:lineRule="auto"/>
            <w:ind w:firstLine="720"/>
          </w:pPr>
        </w:pPrChange>
      </w:pPr>
      <w:del w:id="488"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489" w:author="DFO-MPO" w:date="2018-04-13T15:38:00Z">
        <w:del w:id="490" w:author="Regular, Paul" w:date="2018-04-25T09:21:00Z">
          <w:r w:rsidR="00C620B9" w:rsidDel="00667DFF">
            <w:rPr>
              <w:rFonts w:ascii="Times New Roman" w:hAnsi="Times New Roman"/>
              <w:sz w:val="24"/>
              <w:szCs w:val="24"/>
            </w:rPr>
            <w:delText xml:space="preserve">by </w:delText>
          </w:r>
        </w:del>
      </w:ins>
      <w:del w:id="491" w:author="Regular, Paul" w:date="2018-04-25T09:21:00Z">
        <w:r w:rsidDel="00667DFF">
          <w:rPr>
            <w:rFonts w:ascii="Times New Roman" w:hAnsi="Times New Roman"/>
            <w:sz w:val="24"/>
            <w:szCs w:val="24"/>
          </w:rPr>
          <w:delText>an order of magnitude</w:delText>
        </w:r>
      </w:del>
      <w:ins w:id="492" w:author="DFO-MPO" w:date="2018-04-13T15:38:00Z">
        <w:del w:id="493" w:author="Regular, Paul" w:date="2018-04-25T09:21:00Z">
          <w:r w:rsidR="00C620B9" w:rsidDel="00667DFF">
            <w:rPr>
              <w:rFonts w:ascii="Times New Roman" w:hAnsi="Times New Roman"/>
              <w:sz w:val="24"/>
              <w:szCs w:val="24"/>
            </w:rPr>
            <w:delText xml:space="preserve"> following the collapse</w:delText>
          </w:r>
        </w:del>
      </w:ins>
      <w:del w:id="494" w:author="Regular, Paul" w:date="2018-04-25T09:21:00Z">
        <w:r w:rsidDel="00667DFF">
          <w:rPr>
            <w:rFonts w:ascii="Times New Roman" w:hAnsi="Times New Roman"/>
            <w:sz w:val="24"/>
            <w:szCs w:val="24"/>
          </w:rPr>
          <w:delText xml:space="preserve">, the inshore commercial catch of capelin has </w:delText>
        </w:r>
      </w:del>
      <w:ins w:id="495" w:author="DFO-MPO" w:date="2018-04-13T15:48:00Z">
        <w:del w:id="496" w:author="Regular, Paul" w:date="2018-04-25T09:21:00Z">
          <w:r w:rsidR="002C39E2" w:rsidDel="00667DFF">
            <w:rPr>
              <w:rFonts w:ascii="Times New Roman" w:hAnsi="Times New Roman"/>
              <w:sz w:val="24"/>
              <w:szCs w:val="24"/>
            </w:rPr>
            <w:delText xml:space="preserve"> </w:delText>
          </w:r>
        </w:del>
      </w:ins>
      <w:del w:id="497"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498" w:author="DFO-MPO" w:date="2018-04-13T15:40:00Z">
        <w:del w:id="499" w:author="Regular, Paul" w:date="2018-04-25T09:21:00Z">
          <w:r w:rsidR="00C620B9" w:rsidDel="00667DFF">
            <w:rPr>
              <w:rFonts w:ascii="Times New Roman" w:hAnsi="Times New Roman"/>
              <w:sz w:val="24"/>
              <w:szCs w:val="24"/>
              <w:shd w:val="clear" w:color="auto" w:fill="FFFF00"/>
            </w:rPr>
            <w:delText>~60</w:delText>
          </w:r>
        </w:del>
      </w:ins>
      <w:del w:id="500"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501" w:author="DFO-MPO" w:date="2018-04-13T15:40:00Z">
        <w:del w:id="502"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503" w:author="DFO-MPO" w:date="2018-04-13T15:41:00Z">
        <w:del w:id="504" w:author="Regular, Paul" w:date="2018-04-25T09:21:00Z">
          <w:r w:rsidR="00C620B9" w:rsidDel="00667DFF">
            <w:rPr>
              <w:rFonts w:ascii="Times New Roman" w:hAnsi="Times New Roman"/>
              <w:sz w:val="24"/>
              <w:szCs w:val="24"/>
            </w:rPr>
            <w:delText>80</w:delText>
          </w:r>
        </w:del>
      </w:ins>
      <w:ins w:id="505" w:author="DFO-MPO" w:date="2018-04-13T15:42:00Z">
        <w:del w:id="506" w:author="Regular, Paul" w:date="2018-04-25T09:21:00Z">
          <w:r w:rsidR="00C620B9" w:rsidDel="00667DFF">
            <w:rPr>
              <w:rFonts w:ascii="Times New Roman" w:hAnsi="Times New Roman"/>
              <w:sz w:val="24"/>
              <w:szCs w:val="24"/>
            </w:rPr>
            <w:delText>,</w:delText>
          </w:r>
        </w:del>
      </w:ins>
      <w:ins w:id="507" w:author="DFO-MPO" w:date="2018-04-13T15:41:00Z">
        <w:del w:id="508"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509" w:author="DFO-MPO" w:date="2018-04-13T15:42:00Z">
        <w:del w:id="510" w:author="Regular, Paul" w:date="2018-04-25T09:21:00Z">
          <w:r w:rsidR="00C620B9" w:rsidDel="00667DFF">
            <w:rPr>
              <w:rFonts w:ascii="Times New Roman" w:hAnsi="Times New Roman"/>
              <w:sz w:val="24"/>
              <w:szCs w:val="24"/>
            </w:rPr>
            <w:delText>,</w:delText>
          </w:r>
        </w:del>
      </w:ins>
      <w:ins w:id="511" w:author="DFO-MPO" w:date="2018-04-13T15:41:00Z">
        <w:del w:id="512" w:author="Regular, Paul" w:date="2018-04-25T09:21:00Z">
          <w:r w:rsidR="00C620B9" w:rsidDel="00667DFF">
            <w:rPr>
              <w:rFonts w:ascii="Times New Roman" w:hAnsi="Times New Roman"/>
              <w:sz w:val="24"/>
              <w:szCs w:val="24"/>
            </w:rPr>
            <w:delText>9</w:delText>
          </w:r>
        </w:del>
      </w:ins>
      <w:ins w:id="513" w:author="DFO-MPO" w:date="2018-04-13T15:42:00Z">
        <w:del w:id="514" w:author="Regular, Paul" w:date="2018-04-25T09:21:00Z">
          <w:r w:rsidR="00C620B9" w:rsidDel="00667DFF">
            <w:rPr>
              <w:rFonts w:ascii="Times New Roman" w:hAnsi="Times New Roman"/>
              <w:sz w:val="24"/>
              <w:szCs w:val="24"/>
            </w:rPr>
            <w:delText>36</w:delText>
          </w:r>
        </w:del>
      </w:ins>
      <w:ins w:id="515" w:author="DFO-MPO" w:date="2018-04-13T15:40:00Z">
        <w:del w:id="516" w:author="Regular, Paul" w:date="2018-04-25T09:21:00Z">
          <w:r w:rsidR="00C620B9" w:rsidDel="00667DFF">
            <w:rPr>
              <w:rFonts w:ascii="Times New Roman" w:hAnsi="Times New Roman"/>
              <w:sz w:val="24"/>
              <w:szCs w:val="24"/>
            </w:rPr>
            <w:delText xml:space="preserve"> t</w:delText>
          </w:r>
        </w:del>
      </w:ins>
      <w:ins w:id="517" w:author="DFO-MPO" w:date="2018-04-13T15:42:00Z">
        <w:del w:id="518"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519" w:author="Regular, Paul" w:date="2018-04-25T09:21:00Z">
        <w:r w:rsidDel="00667DFF">
          <w:rPr>
            <w:rFonts w:ascii="Times New Roman" w:hAnsi="Times New Roman"/>
            <w:sz w:val="24"/>
            <w:szCs w:val="24"/>
          </w:rPr>
          <w:delText>which would result in an increase in the fishing mortality experienced by capeli</w:delText>
        </w:r>
      </w:del>
      <w:ins w:id="520" w:author="DFO-MPO" w:date="2018-04-13T15:49:00Z">
        <w:del w:id="521" w:author="Regular, Paul" w:date="2018-04-25T09:21:00Z">
          <w:r w:rsidR="002C39E2" w:rsidDel="00667DFF">
            <w:rPr>
              <w:rFonts w:ascii="Times New Roman" w:hAnsi="Times New Roman"/>
              <w:sz w:val="24"/>
              <w:szCs w:val="24"/>
            </w:rPr>
            <w:delText>n</w:delText>
          </w:r>
        </w:del>
      </w:ins>
      <w:del w:id="522" w:author="Regular, Paul" w:date="2018-04-25T09:21:00Z">
        <w:r w:rsidDel="00667DFF">
          <w:rPr>
            <w:rFonts w:ascii="Times New Roman" w:hAnsi="Times New Roman"/>
            <w:sz w:val="24"/>
            <w:szCs w:val="24"/>
          </w:rPr>
          <w:delText>n.</w:delText>
        </w:r>
      </w:del>
      <w:ins w:id="523" w:author="DFO-MPO" w:date="2018-04-13T15:49:00Z">
        <w:del w:id="524" w:author="Regular, Paul" w:date="2018-04-25T09:21:00Z">
          <w:r w:rsidR="002C39E2" w:rsidDel="00667DFF">
            <w:rPr>
              <w:rFonts w:ascii="Times New Roman" w:hAnsi="Times New Roman"/>
              <w:sz w:val="24"/>
              <w:szCs w:val="24"/>
            </w:rPr>
            <w:delText xml:space="preserve"> However, this </w:delText>
          </w:r>
        </w:del>
      </w:ins>
      <w:ins w:id="525" w:author="DFO-MPO" w:date="2018-04-13T15:52:00Z">
        <w:del w:id="526" w:author="Regular, Paul" w:date="2018-04-25T09:21:00Z">
          <w:r w:rsidR="002C39E2" w:rsidDel="00667DFF">
            <w:rPr>
              <w:rFonts w:ascii="Times New Roman" w:hAnsi="Times New Roman"/>
              <w:sz w:val="24"/>
              <w:szCs w:val="24"/>
            </w:rPr>
            <w:delText xml:space="preserve">would be </w:delText>
          </w:r>
        </w:del>
      </w:ins>
      <w:ins w:id="527" w:author="DFO-MPO" w:date="2018-04-13T15:49:00Z">
        <w:del w:id="528" w:author="Regular, Paul" w:date="2018-04-25T09:21:00Z">
          <w:r w:rsidR="002C39E2" w:rsidDel="00667DFF">
            <w:rPr>
              <w:rFonts w:ascii="Times New Roman" w:hAnsi="Times New Roman"/>
              <w:sz w:val="24"/>
              <w:szCs w:val="24"/>
            </w:rPr>
            <w:delText>part</w:delText>
          </w:r>
        </w:del>
      </w:ins>
      <w:ins w:id="529" w:author="DFO-MPO" w:date="2018-04-13T15:52:00Z">
        <w:del w:id="530" w:author="Regular, Paul" w:date="2018-04-25T09:21:00Z">
          <w:r w:rsidR="002C39E2" w:rsidDel="00667DFF">
            <w:rPr>
              <w:rFonts w:ascii="Times New Roman" w:hAnsi="Times New Roman"/>
              <w:sz w:val="24"/>
              <w:szCs w:val="24"/>
            </w:rPr>
            <w:delText>ially</w:delText>
          </w:r>
        </w:del>
      </w:ins>
      <w:ins w:id="531" w:author="DFO-MPO" w:date="2018-04-13T15:49:00Z">
        <w:del w:id="532" w:author="Regular, Paul" w:date="2018-04-25T09:21:00Z">
          <w:r w:rsidR="002C39E2" w:rsidDel="00667DFF">
            <w:rPr>
              <w:rFonts w:ascii="Times New Roman" w:hAnsi="Times New Roman"/>
              <w:sz w:val="24"/>
              <w:szCs w:val="24"/>
            </w:rPr>
            <w:delText xml:space="preserve"> offset by the </w:delText>
          </w:r>
        </w:del>
      </w:ins>
      <w:ins w:id="533" w:author="DFO-MPO" w:date="2018-04-13T15:50:00Z">
        <w:del w:id="534" w:author="Regular, Paul" w:date="2018-04-25T09:21:00Z">
          <w:r w:rsidR="002C39E2" w:rsidDel="00667DFF">
            <w:rPr>
              <w:rFonts w:ascii="Times New Roman" w:hAnsi="Times New Roman"/>
              <w:sz w:val="24"/>
              <w:szCs w:val="24"/>
            </w:rPr>
            <w:delText>ending</w:delText>
          </w:r>
        </w:del>
      </w:ins>
      <w:ins w:id="535" w:author="DFO-MPO" w:date="2018-04-13T15:49:00Z">
        <w:del w:id="536" w:author="Regular, Paul" w:date="2018-04-25T09:21:00Z">
          <w:r w:rsidR="002C39E2" w:rsidDel="00667DFF">
            <w:rPr>
              <w:rFonts w:ascii="Times New Roman" w:hAnsi="Times New Roman"/>
              <w:sz w:val="24"/>
              <w:szCs w:val="24"/>
            </w:rPr>
            <w:delText xml:space="preserve"> </w:delText>
          </w:r>
        </w:del>
      </w:ins>
      <w:ins w:id="537" w:author="DFO-MPO" w:date="2018-04-13T15:50:00Z">
        <w:del w:id="538" w:author="Regular, Paul" w:date="2018-04-25T09:21:00Z">
          <w:r w:rsidR="002C39E2" w:rsidDel="00667DFF">
            <w:rPr>
              <w:rFonts w:ascii="Times New Roman" w:hAnsi="Times New Roman"/>
              <w:sz w:val="24"/>
              <w:szCs w:val="24"/>
            </w:rPr>
            <w:delText xml:space="preserve">of the offshore commercial </w:delText>
          </w:r>
        </w:del>
      </w:ins>
      <w:ins w:id="539" w:author="DFO-MPO" w:date="2018-04-13T15:53:00Z">
        <w:del w:id="540" w:author="Regular, Paul" w:date="2018-04-25T09:21:00Z">
          <w:r w:rsidR="002C39E2" w:rsidDel="00667DFF">
            <w:rPr>
              <w:rFonts w:ascii="Times New Roman" w:hAnsi="Times New Roman"/>
              <w:sz w:val="24"/>
              <w:szCs w:val="24"/>
            </w:rPr>
            <w:lastRenderedPageBreak/>
            <w:delText xml:space="preserve">capelin </w:delText>
          </w:r>
        </w:del>
      </w:ins>
      <w:ins w:id="541" w:author="DFO-MPO" w:date="2018-04-13T15:50:00Z">
        <w:del w:id="542" w:author="Regular, Paul" w:date="2018-04-25T09:21:00Z">
          <w:r w:rsidR="002C39E2" w:rsidDel="00667DFF">
            <w:rPr>
              <w:rFonts w:ascii="Times New Roman" w:hAnsi="Times New Roman"/>
              <w:sz w:val="24"/>
              <w:szCs w:val="24"/>
            </w:rPr>
            <w:delText>fishery</w:delText>
          </w:r>
        </w:del>
      </w:ins>
      <w:ins w:id="543" w:author="DFO-MPO" w:date="2018-04-13T15:52:00Z">
        <w:del w:id="544" w:author="Regular, Paul" w:date="2018-04-25T09:21:00Z">
          <w:r w:rsidR="002C39E2" w:rsidDel="00667DFF">
            <w:rPr>
              <w:rFonts w:ascii="Times New Roman" w:hAnsi="Times New Roman"/>
              <w:sz w:val="24"/>
              <w:szCs w:val="24"/>
            </w:rPr>
            <w:delText xml:space="preserve"> </w:delText>
          </w:r>
        </w:del>
      </w:ins>
      <w:ins w:id="545" w:author="DFO-MPO" w:date="2018-04-13T15:53:00Z">
        <w:del w:id="546" w:author="Regular, Paul" w:date="2018-04-25T09:21:00Z">
          <w:r w:rsidR="002C39E2" w:rsidDel="00667DFF">
            <w:rPr>
              <w:rFonts w:ascii="Times New Roman" w:hAnsi="Times New Roman"/>
              <w:sz w:val="24"/>
              <w:szCs w:val="24"/>
            </w:rPr>
            <w:delText>for</w:delText>
          </w:r>
        </w:del>
      </w:ins>
      <w:ins w:id="547" w:author="DFO-MPO" w:date="2018-04-13T15:52:00Z">
        <w:del w:id="548" w:author="Regular, Paul" w:date="2018-04-25T09:21:00Z">
          <w:r w:rsidR="002C39E2" w:rsidDel="00667DFF">
            <w:rPr>
              <w:rFonts w:ascii="Times New Roman" w:hAnsi="Times New Roman"/>
              <w:sz w:val="24"/>
              <w:szCs w:val="24"/>
            </w:rPr>
            <w:delText xml:space="preserve"> </w:delText>
          </w:r>
        </w:del>
      </w:ins>
      <w:ins w:id="549" w:author="DFO-MPO" w:date="2018-04-13T15:54:00Z">
        <w:del w:id="550" w:author="Regular, Paul" w:date="2018-04-25T09:21:00Z">
          <w:r w:rsidR="002C39E2" w:rsidDel="00667DFF">
            <w:rPr>
              <w:rFonts w:ascii="Times New Roman" w:hAnsi="Times New Roman"/>
              <w:sz w:val="24"/>
              <w:szCs w:val="24"/>
            </w:rPr>
            <w:delText>(</w:delText>
          </w:r>
          <w:r w:rsidR="002C39E2" w:rsidRPr="002C39E2" w:rsidDel="00667DFF">
            <w:rPr>
              <w:highlight w:val="yellow"/>
              <w:rPrChange w:id="551" w:author="DFO-MPO" w:date="2018-04-13T15:54:00Z">
                <w:rPr/>
              </w:rPrChange>
            </w:rPr>
            <w:delText>immature?</w:delText>
          </w:r>
          <w:r w:rsidR="002C39E2" w:rsidDel="00667DFF">
            <w:rPr>
              <w:rFonts w:ascii="Times New Roman" w:hAnsi="Times New Roman"/>
              <w:sz w:val="24"/>
              <w:szCs w:val="24"/>
            </w:rPr>
            <w:delText xml:space="preserve">) </w:delText>
          </w:r>
        </w:del>
      </w:ins>
      <w:ins w:id="552" w:author="DFO-MPO" w:date="2018-04-13T15:52:00Z">
        <w:del w:id="553" w:author="Regular, Paul" w:date="2018-04-25T09:21:00Z">
          <w:r w:rsidR="002C39E2" w:rsidDel="00667DFF">
            <w:rPr>
              <w:rFonts w:ascii="Times New Roman" w:hAnsi="Times New Roman"/>
              <w:sz w:val="24"/>
              <w:szCs w:val="24"/>
            </w:rPr>
            <w:delText>capelin</w:delText>
          </w:r>
        </w:del>
      </w:ins>
      <w:ins w:id="554" w:author="DFO-MPO" w:date="2018-04-13T15:53:00Z">
        <w:del w:id="555"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556" w:author="DFO-MPO" w:date="2018-04-13T15:52:00Z">
        <w:del w:id="557" w:author="Regular, Paul" w:date="2018-04-25T09:21:00Z">
          <w:r w:rsidR="002C39E2" w:rsidDel="00667DFF">
            <w:rPr>
              <w:rFonts w:ascii="Times New Roman" w:hAnsi="Times New Roman"/>
              <w:sz w:val="24"/>
              <w:szCs w:val="24"/>
            </w:rPr>
            <w:delText xml:space="preserve"> had average landings</w:delText>
          </w:r>
        </w:del>
      </w:ins>
      <w:ins w:id="558" w:author="DFO-MPO" w:date="2018-04-13T15:53:00Z">
        <w:del w:id="559" w:author="Regular, Paul" w:date="2018-04-25T09:21:00Z">
          <w:r w:rsidR="002C39E2" w:rsidDel="00667DFF">
            <w:rPr>
              <w:rFonts w:ascii="Times New Roman" w:hAnsi="Times New Roman"/>
              <w:sz w:val="24"/>
              <w:szCs w:val="24"/>
            </w:rPr>
            <w:delText xml:space="preserve"> of ~21,000 t over the 1980s. </w:delText>
          </w:r>
        </w:del>
      </w:ins>
      <w:ins w:id="560" w:author="DFO-MPO" w:date="2018-04-13T15:52:00Z">
        <w:del w:id="561" w:author="Regular, Paul" w:date="2018-04-25T09:21:00Z">
          <w:r w:rsidR="002C39E2" w:rsidDel="00667DFF">
            <w:rPr>
              <w:rFonts w:ascii="Times New Roman" w:hAnsi="Times New Roman"/>
              <w:sz w:val="24"/>
              <w:szCs w:val="24"/>
            </w:rPr>
            <w:delText xml:space="preserve"> </w:delText>
          </w:r>
        </w:del>
      </w:ins>
      <w:del w:id="562"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563" w:author="DFO-MPO" w:date="2018-04-13T14:10:00Z">
        <w:del w:id="564" w:author="Regular, Paul" w:date="2018-04-25T09:21:00Z">
          <w:r w:rsidR="007D7F93" w:rsidDel="00667DFF">
            <w:rPr>
              <w:rFonts w:ascii="Times New Roman" w:hAnsi="Times New Roman"/>
              <w:sz w:val="24"/>
              <w:szCs w:val="24"/>
            </w:rPr>
            <w:delText xml:space="preserve">their </w:delText>
          </w:r>
        </w:del>
      </w:ins>
      <w:del w:id="565"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566" w:author="Montevecchi, William" w:date="2018-04-17T23:01:00Z">
              <w:rPr/>
            </w:rPrChange>
          </w:rPr>
          <w:delText xml:space="preserve">systematic increase in the index of total </w:delText>
        </w:r>
      </w:del>
      <w:ins w:id="567" w:author="George Rose" w:date="2018-04-11T13:23:00Z">
        <w:del w:id="568" w:author="Regular, Paul" w:date="2018-04-25T09:21:00Z">
          <w:r w:rsidRPr="00271CF5" w:rsidDel="00667DFF">
            <w:rPr>
              <w:highlight w:val="yellow"/>
              <w:rPrChange w:id="569"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570"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571"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572" w:author="George Rose" w:date="2018-04-11T13:23:00Z"/>
          <w:del w:id="573" w:author="Regular, Paul" w:date="2018-04-25T09:21:00Z"/>
          <w:rFonts w:ascii="Times New Roman" w:eastAsia="Times New Roman" w:hAnsi="Times New Roman" w:cs="Times New Roman"/>
          <w:sz w:val="24"/>
          <w:szCs w:val="24"/>
        </w:rPr>
        <w:pPrChange w:id="574"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575" w:author="George Rose" w:date="2018-04-11T13:23:00Z"/>
          <w:del w:id="576" w:author="Regular, Paul" w:date="2018-04-25T09:21:00Z"/>
          <w:rFonts w:ascii="Times New Roman" w:eastAsia="Times New Roman" w:hAnsi="Times New Roman" w:cs="Times New Roman"/>
          <w:sz w:val="24"/>
          <w:szCs w:val="24"/>
          <w:highlight w:val="yellow"/>
          <w:rPrChange w:id="577" w:author="Montevecchi, William" w:date="2018-04-18T09:41:00Z">
            <w:rPr>
              <w:ins w:id="578" w:author="George Rose" w:date="2018-04-11T13:23:00Z"/>
              <w:del w:id="579" w:author="Regular, Paul" w:date="2018-04-25T09:21:00Z"/>
              <w:rFonts w:ascii="Times New Roman" w:eastAsia="Times New Roman" w:hAnsi="Times New Roman" w:cs="Times New Roman"/>
              <w:sz w:val="24"/>
              <w:szCs w:val="24"/>
            </w:rPr>
          </w:rPrChange>
        </w:rPr>
        <w:pPrChange w:id="580" w:author="Regular, Paul" w:date="2018-04-25T09:21:00Z">
          <w:pPr>
            <w:pStyle w:val="Body"/>
            <w:spacing w:after="0" w:line="480" w:lineRule="auto"/>
            <w:ind w:firstLine="720"/>
          </w:pPr>
        </w:pPrChange>
      </w:pPr>
      <w:ins w:id="581" w:author="George Rose" w:date="2018-04-11T13:23:00Z">
        <w:del w:id="582" w:author="Regular, Paul" w:date="2018-04-25T09:21:00Z">
          <w:r w:rsidRPr="006C54C7" w:rsidDel="00667DFF">
            <w:rPr>
              <w:highlight w:val="yellow"/>
              <w:lang w:val="de-DE"/>
              <w:rPrChange w:id="583"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584" w:author="George Rose" w:date="2018-04-11T13:23:00Z"/>
          <w:del w:id="585" w:author="Regular, Paul" w:date="2018-04-25T09:21:00Z"/>
          <w:rFonts w:ascii="Times New Roman" w:eastAsia="Times New Roman" w:hAnsi="Times New Roman" w:cs="Times New Roman"/>
          <w:sz w:val="24"/>
          <w:szCs w:val="24"/>
          <w:highlight w:val="yellow"/>
          <w:rPrChange w:id="586" w:author="Montevecchi, William" w:date="2018-04-18T09:41:00Z">
            <w:rPr>
              <w:ins w:id="587" w:author="George Rose" w:date="2018-04-11T13:23:00Z"/>
              <w:del w:id="588" w:author="Regular, Paul" w:date="2018-04-25T09:21:00Z"/>
              <w:rFonts w:ascii="Times New Roman" w:eastAsia="Times New Roman" w:hAnsi="Times New Roman" w:cs="Times New Roman"/>
              <w:sz w:val="24"/>
              <w:szCs w:val="24"/>
            </w:rPr>
          </w:rPrChange>
        </w:rPr>
        <w:pPrChange w:id="589"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590" w:author="George Rose" w:date="2018-04-11T13:23:00Z"/>
          <w:del w:id="591" w:author="Regular, Paul" w:date="2018-04-25T09:21:00Z"/>
          <w:rFonts w:ascii="Times New Roman" w:eastAsia="Times New Roman" w:hAnsi="Times New Roman" w:cs="Times New Roman"/>
          <w:sz w:val="24"/>
          <w:szCs w:val="24"/>
          <w:highlight w:val="yellow"/>
          <w:rPrChange w:id="592" w:author="Montevecchi, William" w:date="2018-04-18T09:41:00Z">
            <w:rPr>
              <w:ins w:id="593" w:author="George Rose" w:date="2018-04-11T13:23:00Z"/>
              <w:del w:id="594" w:author="Regular, Paul" w:date="2018-04-25T09:21:00Z"/>
              <w:rFonts w:ascii="Times New Roman" w:eastAsia="Times New Roman" w:hAnsi="Times New Roman" w:cs="Times New Roman"/>
              <w:sz w:val="24"/>
              <w:szCs w:val="24"/>
            </w:rPr>
          </w:rPrChange>
        </w:rPr>
        <w:pPrChange w:id="595" w:author="Regular, Paul" w:date="2018-04-25T09:21:00Z">
          <w:pPr>
            <w:pStyle w:val="Body"/>
            <w:spacing w:after="0" w:line="480" w:lineRule="auto"/>
            <w:ind w:firstLine="720"/>
          </w:pPr>
        </w:pPrChange>
      </w:pPr>
      <w:ins w:id="596" w:author="George Rose" w:date="2018-04-11T13:23:00Z">
        <w:del w:id="597" w:author="Regular, Paul" w:date="2018-04-25T09:21:00Z">
          <w:r w:rsidRPr="006C54C7" w:rsidDel="00667DFF">
            <w:rPr>
              <w:highlight w:val="yellow"/>
              <w:rPrChange w:id="598" w:author="Montevecchi, William" w:date="2018-04-18T09:41:00Z">
                <w:rPr/>
              </w:rPrChange>
            </w:rPr>
            <w:delText>Published on the web 12 April 2011.</w:delText>
          </w:r>
        </w:del>
      </w:ins>
    </w:p>
    <w:p w14:paraId="277E9B32" w14:textId="6DC969C1" w:rsidR="000134ED" w:rsidRPr="006C54C7" w:rsidDel="00667DFF" w:rsidRDefault="000134ED">
      <w:pPr>
        <w:pStyle w:val="Body"/>
        <w:spacing w:after="0" w:line="480" w:lineRule="auto"/>
        <w:rPr>
          <w:ins w:id="599" w:author="George Rose" w:date="2018-04-11T13:23:00Z"/>
          <w:del w:id="600" w:author="Regular, Paul" w:date="2018-04-25T09:21:00Z"/>
          <w:rFonts w:ascii="Times New Roman" w:eastAsia="Times New Roman" w:hAnsi="Times New Roman" w:cs="Times New Roman"/>
          <w:sz w:val="24"/>
          <w:szCs w:val="24"/>
          <w:highlight w:val="yellow"/>
          <w:rPrChange w:id="601" w:author="Montevecchi, William" w:date="2018-04-18T09:41:00Z">
            <w:rPr>
              <w:ins w:id="602" w:author="George Rose" w:date="2018-04-11T13:23:00Z"/>
              <w:del w:id="603" w:author="Regular, Paul" w:date="2018-04-25T09:21:00Z"/>
              <w:rFonts w:ascii="Times New Roman" w:eastAsia="Times New Roman" w:hAnsi="Times New Roman" w:cs="Times New Roman"/>
              <w:sz w:val="24"/>
              <w:szCs w:val="24"/>
            </w:rPr>
          </w:rPrChange>
        </w:rPr>
        <w:pPrChange w:id="604"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605" w:author="Regular, Paul" w:date="2018-04-25T09:21:00Z">
          <w:pPr>
            <w:pStyle w:val="Body"/>
            <w:spacing w:after="0" w:line="480" w:lineRule="auto"/>
            <w:ind w:firstLine="720"/>
          </w:pPr>
        </w:pPrChange>
      </w:pPr>
      <w:ins w:id="606" w:author="George Rose" w:date="2018-04-11T13:23:00Z">
        <w:del w:id="607" w:author="Regular, Paul" w:date="2018-04-25T09:21:00Z">
          <w:r w:rsidRPr="006C54C7" w:rsidDel="00667DFF">
            <w:rPr>
              <w:rFonts w:ascii="Times New Roman" w:hAnsi="Times New Roman"/>
              <w:sz w:val="24"/>
              <w:szCs w:val="24"/>
              <w:highlight w:val="yellow"/>
              <w:rPrChange w:id="608"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609"/>
      <w:del w:id="610" w:author="Regular, Paul" w:date="2018-04-25T09:21:00Z">
        <w:r w:rsidRPr="006C54C7" w:rsidDel="00667DFF">
          <w:rPr>
            <w:rFonts w:ascii="Times New Roman" w:hAnsi="Times New Roman"/>
            <w:sz w:val="24"/>
            <w:szCs w:val="24"/>
            <w:highlight w:val="yellow"/>
            <w:rPrChange w:id="611" w:author="Montevecchi, William" w:date="2018-04-18T09:41:00Z">
              <w:rPr>
                <w:rFonts w:ascii="Times New Roman" w:hAnsi="Times New Roman"/>
                <w:sz w:val="24"/>
                <w:szCs w:val="24"/>
              </w:rPr>
            </w:rPrChange>
          </w:rPr>
          <w:delText>mortality</w:delText>
        </w:r>
        <w:commentRangeEnd w:id="609"/>
        <w:r w:rsidRPr="006C54C7" w:rsidDel="00667DFF">
          <w:rPr>
            <w:highlight w:val="yellow"/>
            <w:rPrChange w:id="612" w:author="Montevecchi, William" w:date="2018-04-18T09:41:00Z">
              <w:rPr/>
            </w:rPrChange>
          </w:rPr>
          <w:commentReference w:id="609"/>
        </w:r>
        <w:r w:rsidRPr="006C54C7" w:rsidDel="00667DFF">
          <w:rPr>
            <w:rFonts w:ascii="Times New Roman" w:hAnsi="Times New Roman"/>
            <w:sz w:val="24"/>
            <w:szCs w:val="24"/>
            <w:highlight w:val="yellow"/>
            <w:rPrChange w:id="613"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614"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615"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616"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617"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618" w:author="Montevecchi, William" w:date="2018-04-18T09:41:00Z">
              <w:rPr>
                <w:rFonts w:ascii="Times New Roman" w:eastAsia="Times New Roman" w:hAnsi="Times New Roman" w:cs="Times New Roman"/>
                <w:sz w:val="24"/>
                <w:szCs w:val="24"/>
              </w:rPr>
            </w:rPrChange>
          </w:rPr>
          <w:fldChar w:fldCharType="end"/>
        </w:r>
      </w:del>
      <w:ins w:id="619" w:author="Montevecchi, William" w:date="2018-04-18T09:41:00Z">
        <w:del w:id="620"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621"/>
      <w:del w:id="622" w:author="Regular, Paul" w:date="2018-04-25T09:21:00Z">
        <w:r w:rsidDel="00667DFF">
          <w:rPr>
            <w:rFonts w:ascii="Times New Roman" w:hAnsi="Times New Roman"/>
            <w:sz w:val="24"/>
            <w:szCs w:val="24"/>
          </w:rPr>
          <w:delText>.</w:delText>
        </w:r>
        <w:commentRangeEnd w:id="621"/>
        <w:r w:rsidDel="00667DFF">
          <w:commentReference w:id="621"/>
        </w:r>
        <w:r w:rsidDel="00667DFF">
          <w:rPr>
            <w:rFonts w:ascii="Times New Roman" w:hAnsi="Times New Roman"/>
            <w:sz w:val="24"/>
            <w:szCs w:val="24"/>
          </w:rPr>
          <w:delText xml:space="preserve"> </w:delText>
        </w:r>
        <w:commentRangeStart w:id="623"/>
        <w:r w:rsidDel="00667DFF">
          <w:rPr>
            <w:rFonts w:ascii="Times New Roman" w:hAnsi="Times New Roman"/>
            <w:sz w:val="24"/>
            <w:szCs w:val="24"/>
          </w:rPr>
          <w:delText>The</w:delText>
        </w:r>
        <w:commentRangeEnd w:id="623"/>
        <w:r w:rsidDel="00667DFF">
          <w:commentReference w:id="623"/>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6B76519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Fall multispecies bottom trawl surveys (FBTS) have been conducted in NAFO Div. 2J3KL since 1978. The FBTS is a random depth-stratified sampling design with trawls of fixed </w:t>
      </w:r>
      <w:r>
        <w:rPr>
          <w:rFonts w:ascii="Times New Roman" w:hAnsi="Times New Roman"/>
          <w:sz w:val="24"/>
          <w:szCs w:val="24"/>
        </w:rPr>
        <w:lastRenderedPageBreak/>
        <w:t>duration and speed. From 1978-1994, trawls were conducted using an Engel otter trawl. In 1995, the FBTS switched to using the smaller mesh size Campelen 1800 shrimp trawl, and the trawls were adjusted to a slower speed and shorter duration to account for larger catches. The change in trawls in 1995 increased the catchability of small fish species, like capelin</w:t>
      </w:r>
      <w:del w:id="624"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625" w:author="Montevecchi, William" w:date="2018-04-17T23:08:00Z">
        <w:r w:rsidR="00F20422">
          <w:rPr>
            <w:rFonts w:ascii="Times New Roman" w:hAnsi="Times New Roman"/>
            <w:sz w:val="24"/>
            <w:szCs w:val="24"/>
          </w:rPr>
          <w:t>dur</w:t>
        </w:r>
      </w:ins>
      <w:r>
        <w:rPr>
          <w:rFonts w:ascii="Times New Roman" w:hAnsi="Times New Roman"/>
          <w:sz w:val="24"/>
          <w:szCs w:val="24"/>
        </w:rPr>
        <w:t>in</w:t>
      </w:r>
      <w:ins w:id="626"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627"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628"/>
      <w:ins w:id="629" w:author="George Rose" w:date="2018-04-11T13:28:00Z">
        <w:r>
          <w:rPr>
            <w:rFonts w:ascii="Times New Roman" w:hAnsi="Times New Roman"/>
            <w:sz w:val="24"/>
            <w:szCs w:val="24"/>
          </w:rPr>
          <w:t>Despite</w:t>
        </w:r>
      </w:ins>
      <w:commentRangeEnd w:id="628"/>
      <w:r>
        <w:commentReference w:id="628"/>
      </w:r>
      <w:ins w:id="630" w:author="George Rose" w:date="2018-04-11T13:28:00Z">
        <w:r>
          <w:rPr>
            <w:rFonts w:ascii="Times New Roman" w:hAnsi="Times New Roman"/>
            <w:sz w:val="24"/>
            <w:szCs w:val="24"/>
          </w:rPr>
          <w:t xml:space="preserve"> limit</w:t>
        </w:r>
      </w:ins>
      <w:ins w:id="631" w:author="Montevecchi, William" w:date="2018-04-17T23:09:00Z">
        <w:r w:rsidR="00F20422">
          <w:rPr>
            <w:rFonts w:ascii="Times New Roman" w:hAnsi="Times New Roman"/>
            <w:sz w:val="24"/>
            <w:szCs w:val="24"/>
          </w:rPr>
          <w:t>ation</w:t>
        </w:r>
      </w:ins>
      <w:ins w:id="632" w:author="George Rose" w:date="2018-04-11T13:28:00Z">
        <w:r>
          <w:rPr>
            <w:rFonts w:ascii="Times New Roman" w:hAnsi="Times New Roman"/>
            <w:sz w:val="24"/>
            <w:szCs w:val="24"/>
          </w:rPr>
          <w:t xml:space="preserve">s on </w:t>
        </w:r>
        <w:del w:id="633" w:author="Regular, Paul" w:date="2018-04-25T09:31:00Z">
          <w:r w:rsidDel="0049224D">
            <w:rPr>
              <w:rFonts w:ascii="Times New Roman" w:hAnsi="Times New Roman"/>
              <w:sz w:val="24"/>
              <w:szCs w:val="24"/>
            </w:rPr>
            <w:delText>how quantitative these data are</w:delText>
          </w:r>
        </w:del>
      </w:ins>
      <w:ins w:id="634" w:author="Regular, Paul" w:date="2018-04-25T09:31:00Z">
        <w:r w:rsidR="0049224D">
          <w:rPr>
            <w:rFonts w:ascii="Times New Roman" w:hAnsi="Times New Roman"/>
            <w:sz w:val="24"/>
            <w:szCs w:val="24"/>
          </w:rPr>
          <w:t>catchability of capelin in trawl surveys</w:t>
        </w:r>
      </w:ins>
      <w:ins w:id="635" w:author="George Rose" w:date="2018-04-11T13:28:00Z">
        <w:r>
          <w:rPr>
            <w:rFonts w:ascii="Times New Roman" w:hAnsi="Times New Roman"/>
            <w:sz w:val="24"/>
            <w:szCs w:val="24"/>
          </w:rPr>
          <w:t xml:space="preserve"> (O’Driscoll et al. 2002), t</w:t>
        </w:r>
      </w:ins>
      <w:del w:id="636"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(Div.2J3K).</w:t>
      </w:r>
    </w:p>
    <w:p w14:paraId="53820DE2" w14:textId="21869CED" w:rsidR="000134ED" w:rsidRDefault="00E5311E">
      <w:pPr>
        <w:pStyle w:val="Body"/>
        <w:spacing w:after="0" w:line="480" w:lineRule="auto"/>
        <w:ind w:firstLine="720"/>
        <w:rPr>
          <w:rFonts w:ascii="Times New Roman" w:eastAsia="Times New Roman" w:hAnsi="Times New Roman" w:cs="Times New Roman"/>
          <w:sz w:val="24"/>
          <w:szCs w:val="24"/>
        </w:rPr>
      </w:pPr>
      <w:commentRangeStart w:id="637"/>
      <w:r>
        <w:rPr>
          <w:rFonts w:ascii="Times New Roman" w:hAnsi="Times New Roman"/>
          <w:color w:val="333333"/>
          <w:sz w:val="24"/>
          <w:szCs w:val="24"/>
          <w:u w:color="333333"/>
        </w:rPr>
        <w:t xml:space="preserve">In addition to changes in the trawl in 1995, ecosystem and behavioural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638" w:author="George Rose" w:date="2018-04-11T13:37:00Z">
        <w:r>
          <w:rPr>
            <w:rFonts w:ascii="Times New Roman" w:hAnsi="Times New Roman"/>
            <w:sz w:val="24"/>
            <w:szCs w:val="24"/>
          </w:rPr>
          <w:t>, likely a response to a decline in the risk of cod predation that may drive capelin into the pelagic zone (Rose 1993)</w:t>
        </w:r>
      </w:ins>
      <w:r>
        <w:rPr>
          <w:rFonts w:ascii="Times New Roman" w:hAnsi="Times New Roman"/>
          <w:sz w:val="24"/>
          <w:szCs w:val="24"/>
        </w:rPr>
        <w:t xml:space="preserve">. Furthermore, when capelin densities were low, capelin were found in closer association with the bottom and </w:t>
      </w:r>
      <w:del w:id="639" w:author="Regular, Paul" w:date="2018-04-25T09:34:00Z">
        <w:r w:rsidDel="0049224D">
          <w:rPr>
            <w:rFonts w:ascii="Times New Roman" w:hAnsi="Times New Roman"/>
            <w:sz w:val="24"/>
            <w:szCs w:val="24"/>
          </w:rPr>
          <w:delText xml:space="preserve">displayed less </w:delText>
        </w:r>
        <w:commentRangeStart w:id="640"/>
        <w:r w:rsidDel="0049224D">
          <w:rPr>
            <w:rFonts w:ascii="Times New Roman" w:hAnsi="Times New Roman"/>
            <w:sz w:val="24"/>
            <w:szCs w:val="24"/>
          </w:rPr>
          <w:delText>vertical behaviour</w:delText>
        </w:r>
      </w:del>
      <w:ins w:id="641"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640"/>
      <w:r w:rsidR="004F34BD">
        <w:rPr>
          <w:rStyle w:val="CommentReference"/>
          <w:rFonts w:ascii="Times New Roman" w:eastAsia="Arial Unicode MS" w:hAnsi="Times New Roman" w:cs="Times New Roman"/>
          <w:color w:val="auto"/>
          <w:lang w:eastAsia="en-US"/>
        </w:rPr>
        <w:commentReference w:id="640"/>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This change in a pelagic fish’s vertical behaviour was also seen in Atlantic herring in the Gulf of St. Lawrence where in the absence of Atlantic cod predation, Atlantic herring moved into the supra</w:t>
      </w:r>
      <w:ins w:id="642"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xml:space="preserve">. These changes in vertical distribution are a </w:t>
      </w:r>
      <w:r>
        <w:rPr>
          <w:rFonts w:ascii="Times New Roman" w:hAnsi="Times New Roman"/>
          <w:sz w:val="24"/>
          <w:szCs w:val="24"/>
        </w:rPr>
        <w:lastRenderedPageBreak/>
        <w:t>cause for concern for acoustic surveys, as acoustic surveys are unable to resolve targets on or near the seabed, also known as the bottom dead</w:t>
      </w:r>
      <w:ins w:id="643"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644"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645" w:author="George Rose" w:date="2018-04-11T13:40:00Z">
        <w:r>
          <w:rPr>
            <w:rFonts w:ascii="Times New Roman" w:hAnsi="Times New Roman"/>
            <w:sz w:val="24"/>
            <w:szCs w:val="24"/>
          </w:rPr>
          <w:t xml:space="preserve"> and the seafloor slope and roughness. Over most of the relatively flat seafloor of the surveyed area </w:t>
        </w:r>
      </w:ins>
      <w:del w:id="646"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647"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637"/>
      <w:r w:rsidR="0024187A">
        <w:rPr>
          <w:rStyle w:val="CommentReference"/>
          <w:rFonts w:ascii="Times New Roman" w:eastAsia="Arial Unicode MS" w:hAnsi="Times New Roman" w:cs="Times New Roman"/>
          <w:color w:val="auto"/>
          <w:lang w:eastAsia="en-US"/>
        </w:rPr>
        <w:commentReference w:id="637"/>
      </w:r>
    </w:p>
    <w:p w14:paraId="3F5B6A7F" w14:textId="02B6ED02" w:rsidR="000134ED" w:rsidRDefault="006C54C7">
      <w:pPr>
        <w:pStyle w:val="Body"/>
        <w:spacing w:after="0" w:line="480" w:lineRule="auto"/>
        <w:rPr>
          <w:rFonts w:ascii="Times New Roman" w:eastAsia="Times New Roman" w:hAnsi="Times New Roman" w:cs="Times New Roman"/>
          <w:i/>
          <w:iCs/>
          <w:sz w:val="24"/>
          <w:szCs w:val="24"/>
        </w:rPr>
      </w:pPr>
      <w:ins w:id="648" w:author="Montevecchi, William" w:date="2018-04-18T09:36:00Z">
        <w:r>
          <w:rPr>
            <w:rFonts w:ascii="Times New Roman" w:hAnsi="Times New Roman"/>
            <w:i/>
            <w:iCs/>
            <w:sz w:val="24"/>
            <w:szCs w:val="24"/>
          </w:rPr>
          <w:t>Contention</w:t>
        </w:r>
      </w:ins>
      <w:ins w:id="649" w:author="Montevecchi, William" w:date="2018-04-18T09:37:00Z">
        <w:r>
          <w:rPr>
            <w:rFonts w:ascii="Times New Roman" w:hAnsi="Times New Roman"/>
            <w:i/>
            <w:iCs/>
            <w:sz w:val="24"/>
            <w:szCs w:val="24"/>
          </w:rPr>
          <w:t xml:space="preserve"> </w:t>
        </w:r>
      </w:ins>
      <w:ins w:id="650" w:author="Montevecchi, William" w:date="2018-04-18T09:36:00Z">
        <w:r w:rsidRPr="006C54C7">
          <w:rPr>
            <w:rFonts w:ascii="Times New Roman" w:hAnsi="Times New Roman"/>
            <w:i/>
            <w:iCs/>
            <w:sz w:val="24"/>
            <w:szCs w:val="24"/>
            <w:rPrChange w:id="651" w:author="Montevecchi, William" w:date="2018-04-18T09:37:00Z">
              <w:rPr>
                <w:rFonts w:ascii="Times New Roman" w:hAnsi="Times New Roman"/>
                <w:i/>
                <w:iCs/>
                <w:sz w:val="24"/>
                <w:szCs w:val="24"/>
                <w:highlight w:val="yellow"/>
              </w:rPr>
            </w:rPrChange>
          </w:rPr>
          <w:t xml:space="preserve">that </w:t>
        </w:r>
      </w:ins>
      <w:ins w:id="652" w:author="Montevecchi, William" w:date="2018-04-18T09:37:00Z">
        <w:r w:rsidRPr="001C10AF">
          <w:rPr>
            <w:rFonts w:ascii="Times New Roman" w:hAnsi="Times New Roman"/>
            <w:i/>
            <w:iCs/>
            <w:sz w:val="24"/>
            <w:szCs w:val="24"/>
          </w:rPr>
          <w:t>post-1991</w:t>
        </w:r>
        <w:r>
          <w:rPr>
            <w:rFonts w:ascii="Times New Roman" w:hAnsi="Times New Roman"/>
            <w:i/>
            <w:iCs/>
            <w:sz w:val="24"/>
            <w:szCs w:val="24"/>
          </w:rPr>
          <w:t>c</w:t>
        </w:r>
      </w:ins>
      <w:del w:id="653" w:author="Montevecchi, William" w:date="2018-04-18T09:37:00Z">
        <w:r w:rsidR="00E5311E" w:rsidRPr="006C54C7" w:rsidDel="006C54C7">
          <w:rPr>
            <w:rFonts w:ascii="Times New Roman" w:hAnsi="Times New Roman"/>
            <w:i/>
            <w:iCs/>
            <w:sz w:val="24"/>
            <w:szCs w:val="24"/>
          </w:rPr>
          <w:delText>C</w:delText>
        </w:r>
      </w:del>
      <w:del w:id="654" w:author="Regular, Paul" w:date="2018-04-25T08:49:00Z">
        <w:r w:rsidR="00E5311E" w:rsidRPr="006C54C7">
          <w:rPr>
            <w:rFonts w:ascii="Times New Roman" w:hAnsi="Times New Roman"/>
            <w:i/>
            <w:iCs/>
            <w:sz w:val="24"/>
            <w:szCs w:val="24"/>
          </w:rPr>
          <w:delText>apelin</w:delText>
        </w:r>
      </w:del>
      <w:ins w:id="655" w:author="Montevecchi, William" w:date="2018-04-18T09:37:00Z">
        <w:r w:rsidRPr="001C10AF">
          <w:rPr>
            <w:rFonts w:ascii="Times New Roman" w:hAnsi="Times New Roman"/>
            <w:i/>
            <w:iCs/>
            <w:sz w:val="24"/>
            <w:szCs w:val="24"/>
          </w:rPr>
          <w:t>1991</w:t>
        </w:r>
      </w:ins>
      <w:ins w:id="656" w:author="Gail Davoren" w:date="2018-04-24T12:39:00Z">
        <w:r w:rsidR="00592BCA">
          <w:rPr>
            <w:rFonts w:ascii="Times New Roman" w:hAnsi="Times New Roman"/>
            <w:i/>
            <w:iCs/>
            <w:sz w:val="24"/>
            <w:szCs w:val="24"/>
          </w:rPr>
          <w:t xml:space="preserve"> </w:t>
        </w:r>
      </w:ins>
      <w:ins w:id="657" w:author="Montevecchi, William" w:date="2018-04-18T09:37:00Z">
        <w:r>
          <w:rPr>
            <w:rFonts w:ascii="Times New Roman" w:hAnsi="Times New Roman"/>
            <w:i/>
            <w:iCs/>
            <w:sz w:val="24"/>
            <w:szCs w:val="24"/>
          </w:rPr>
          <w:t>c</w:t>
        </w:r>
      </w:ins>
      <w:del w:id="658" w:author="Montevecchi, William" w:date="2018-04-18T09:37:00Z">
        <w:r w:rsidR="00E5311E" w:rsidRPr="006C54C7" w:rsidDel="006C54C7">
          <w:rPr>
            <w:rFonts w:ascii="Times New Roman" w:hAnsi="Times New Roman"/>
            <w:i/>
            <w:iCs/>
            <w:sz w:val="24"/>
            <w:szCs w:val="24"/>
          </w:rPr>
          <w:delText>C</w:delText>
        </w:r>
      </w:del>
      <w:ins w:id="659"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del w:id="660" w:author="Montevecchi, William" w:date="2018-04-18T09:38:00Z">
        <w:r w:rsidR="00E5311E" w:rsidRPr="006C54C7" w:rsidDel="006C54C7">
          <w:rPr>
            <w:rFonts w:ascii="Times New Roman" w:hAnsi="Times New Roman"/>
            <w:i/>
            <w:iCs/>
            <w:sz w:val="24"/>
            <w:szCs w:val="24"/>
          </w:rPr>
          <w:delText xml:space="preserve"> </w:delText>
        </w:r>
      </w:del>
      <w:ins w:id="661"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662" w:author="Montevecchi, William" w:date="2018-04-18T09:37:00Z">
        <w:r w:rsidR="00E5311E" w:rsidRPr="006C54C7" w:rsidDel="006C54C7">
          <w:rPr>
            <w:rFonts w:ascii="Times New Roman" w:hAnsi="Times New Roman"/>
            <w:i/>
            <w:iCs/>
            <w:sz w:val="24"/>
            <w:szCs w:val="24"/>
          </w:rPr>
          <w:delText>post-1991</w:delText>
        </w:r>
      </w:del>
    </w:p>
    <w:p w14:paraId="31116A59" w14:textId="0026C10C"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663" w:author="Montevecchi, William" w:date="2018-04-18T15:09:00Z">
        <w:r w:rsidR="006D1C21">
          <w:rPr>
            <w:rFonts w:ascii="Times New Roman" w:hAnsi="Times New Roman"/>
            <w:sz w:val="24"/>
            <w:szCs w:val="24"/>
          </w:rPr>
          <w:t>ere</w:t>
        </w:r>
      </w:ins>
      <w:del w:id="664"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665"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666" w:author="Regular, Paul" w:date="2018-04-25T09:48:00Z">
        <w:r w:rsidR="00C75019">
          <w:rPr>
            <w:rFonts w:ascii="Times New Roman" w:hAnsi="Times New Roman"/>
            <w:sz w:val="24"/>
            <w:szCs w:val="24"/>
          </w:rPr>
          <w:t xml:space="preserve">This variability is likely related to the poor catchability </w:t>
        </w:r>
      </w:ins>
      <w:ins w:id="667" w:author="Regular, Paul" w:date="2018-04-25T09:49:00Z">
        <w:r w:rsidR="00C75019">
          <w:rPr>
            <w:rFonts w:ascii="Times New Roman" w:hAnsi="Times New Roman"/>
            <w:sz w:val="24"/>
            <w:szCs w:val="24"/>
          </w:rPr>
          <w:t xml:space="preserve">of capelin </w:t>
        </w:r>
      </w:ins>
      <w:ins w:id="668" w:author="Regular, Paul" w:date="2018-04-25T09:48:00Z">
        <w:r w:rsidR="00C75019">
          <w:rPr>
            <w:rFonts w:ascii="Times New Roman" w:hAnsi="Times New Roman"/>
            <w:sz w:val="24"/>
            <w:szCs w:val="24"/>
          </w:rPr>
          <w:t xml:space="preserve">of the </w:t>
        </w:r>
      </w:ins>
      <w:ins w:id="669" w:author="Regular, Paul" w:date="2018-04-25T09:49:00Z">
        <w:r w:rsidR="00C75019">
          <w:rPr>
            <w:rFonts w:ascii="Times New Roman" w:hAnsi="Times New Roman"/>
            <w:sz w:val="24"/>
            <w:szCs w:val="24"/>
          </w:rPr>
          <w:t xml:space="preserve">Engel otter trawl used in the FBTS through the 1985-1995 </w:t>
        </w:r>
      </w:ins>
      <w:ins w:id="670" w:author="Regular, Paul" w:date="2018-04-25T09:50:00Z">
        <w:r w:rsidR="00C75019">
          <w:rPr>
            <w:rFonts w:ascii="Times New Roman" w:hAnsi="Times New Roman"/>
            <w:sz w:val="24"/>
            <w:szCs w:val="24"/>
          </w:rPr>
          <w:t>period</w:t>
        </w:r>
      </w:ins>
      <w:ins w:id="671"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ins w:id="672" w:author="Regular, Paul" w:date="2018-04-25T09:51:00Z">
        <w:r w:rsidR="00C75019">
          <w:rPr>
            <w:rFonts w:ascii="Times New Roman" w:hAnsi="Times New Roman"/>
            <w:sz w:val="24"/>
            <w:szCs w:val="24"/>
          </w:rPr>
          <w:t xml:space="preserve"> </w:t>
        </w:r>
      </w:ins>
      <w:r>
        <w:rPr>
          <w:rFonts w:ascii="Times New Roman" w:hAnsi="Times New Roman"/>
          <w:sz w:val="24"/>
          <w:szCs w:val="24"/>
        </w:rPr>
        <w:t xml:space="preserve"> </w:t>
      </w:r>
      <w:r>
        <w:rPr>
          <w:rFonts w:ascii="Times New Roman" w:hAnsi="Times New Roman"/>
          <w:sz w:val="24"/>
          <w:szCs w:val="24"/>
        </w:rPr>
        <w:lastRenderedPageBreak/>
        <w:t xml:space="preserve">The main advantage of this approach is that it accounts for changes in the spatial distribution of sampling effort from one year to the next. This method also provides a means of estimating the standard error of the center of gravity metric, which provides a perspective on the significance of distributional shifts. </w:t>
      </w:r>
      <w:ins w:id="673" w:author="Regular, Paul" w:date="2018-04-25T09:52:00Z">
        <w:r w:rsidR="00C75019">
          <w:rPr>
            <w:rFonts w:ascii="Times New Roman" w:hAnsi="Times New Roman"/>
            <w:sz w:val="24"/>
            <w:szCs w:val="24"/>
          </w:rPr>
          <w:t xml:space="preserve">Unlike Frank et al. (2016), we  excluded the 1985-1995 period from our analysis and focused on the </w:t>
        </w:r>
      </w:ins>
      <w:ins w:id="674" w:author="Regular, Paul" w:date="2018-04-25T09:55:00Z">
        <w:r w:rsidR="00AB17FD">
          <w:rPr>
            <w:rFonts w:ascii="Times New Roman" w:hAnsi="Times New Roman"/>
            <w:sz w:val="24"/>
            <w:szCs w:val="24"/>
          </w:rPr>
          <w:t xml:space="preserve">post 1995 period when </w:t>
        </w:r>
      </w:ins>
      <w:ins w:id="675" w:author="Regular, Paul" w:date="2018-04-25T10:06:00Z">
        <w:r w:rsidR="00AB17FD">
          <w:rPr>
            <w:rFonts w:ascii="Times New Roman" w:hAnsi="Times New Roman"/>
            <w:sz w:val="24"/>
            <w:szCs w:val="24"/>
          </w:rPr>
          <w:t>the catchability of capelin was improved via the use of a</w:t>
        </w:r>
      </w:ins>
      <w:ins w:id="676" w:author="Regular, Paul" w:date="2018-04-25T09:55:00Z">
        <w:r w:rsidR="00C75019">
          <w:rPr>
            <w:rFonts w:ascii="Times New Roman" w:hAnsi="Times New Roman"/>
            <w:sz w:val="24"/>
            <w:szCs w:val="24"/>
          </w:rPr>
          <w:t xml:space="preserve"> Cam</w:t>
        </w:r>
        <w:r w:rsidR="00184902">
          <w:rPr>
            <w:rFonts w:ascii="Times New Roman" w:hAnsi="Times New Roman"/>
            <w:sz w:val="24"/>
            <w:szCs w:val="24"/>
          </w:rPr>
          <w:t>pelen traw</w:t>
        </w:r>
      </w:ins>
      <w:ins w:id="677" w:author="Regular, Paul" w:date="2018-04-25T10:06:00Z">
        <w:r w:rsidR="00AB17FD">
          <w:rPr>
            <w:rFonts w:ascii="Times New Roman" w:hAnsi="Times New Roman"/>
            <w:sz w:val="24"/>
            <w:szCs w:val="24"/>
          </w:rPr>
          <w:t>l</w:t>
        </w:r>
      </w:ins>
      <w:ins w:id="678"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capelin have shifted their distribution towards the inshore post-1991 </w:t>
      </w:r>
      <w:del w:id="679" w:author="Regular, Paul" w:date="2018-04-25T12:25:00Z">
        <w:r w:rsidDel="00B42C2B">
          <w:rPr>
            <w:rFonts w:ascii="Times New Roman" w:hAnsi="Times New Roman"/>
            <w:sz w:val="24"/>
            <w:szCs w:val="24"/>
          </w:rPr>
          <w:delText xml:space="preserve">with no </w:delText>
        </w:r>
      </w:del>
      <w:ins w:id="680"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681" w:author="Regular, Paul" w:date="2018-04-25T12:24:00Z">
        <w:r w:rsidR="00B42C2B">
          <w:rPr>
            <w:rFonts w:ascii="Times New Roman" w:hAnsi="Times New Roman"/>
            <w:sz w:val="24"/>
            <w:szCs w:val="24"/>
          </w:rPr>
          <w:t>er</w:t>
        </w:r>
      </w:ins>
      <w:del w:id="682"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683"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684" w:author="Regular, Paul" w:date="2018-04-25T12:43:00Z">
        <w:r w:rsidR="00F01208">
          <w:rPr>
            <w:rFonts w:ascii="Times New Roman" w:hAnsi="Times New Roman"/>
            <w:sz w:val="24"/>
            <w:szCs w:val="24"/>
          </w:rPr>
          <w:t>demonstrates pronounced shifts in the north-south dimension</w:t>
        </w:r>
      </w:ins>
      <w:del w:id="685"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686" w:author="Regular, Paul" w:date="2018-04-25T12:42:00Z">
        <w:r w:rsidDel="00F01208">
          <w:rPr>
            <w:rFonts w:ascii="Times New Roman" w:hAnsi="Times New Roman"/>
            <w:sz w:val="24"/>
            <w:szCs w:val="24"/>
          </w:rPr>
          <w:delText>northward as abundance increases and southwards as abundance decreases</w:delText>
        </w:r>
      </w:del>
      <w:del w:id="687"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Other analyses also indicate that it is unrealistic that 3 to 6 Mt of capelin are residing in the inshore. The </w:t>
      </w:r>
      <w:ins w:id="688" w:author="Regular, Paul" w:date="2018-04-25T10:00:00Z">
        <w:r w:rsidR="00497364">
          <w:rPr>
            <w:rFonts w:ascii="Times New Roman" w:hAnsi="Times New Roman"/>
            <w:sz w:val="24"/>
            <w:szCs w:val="24"/>
          </w:rPr>
          <w:t xml:space="preserve">inshore </w:t>
        </w:r>
      </w:ins>
      <w:r>
        <w:rPr>
          <w:rFonts w:ascii="Times New Roman" w:hAnsi="Times New Roman"/>
          <w:sz w:val="24"/>
          <w:szCs w:val="24"/>
        </w:rPr>
        <w:t>‘blind-spot</w:t>
      </w:r>
      <w:commentRangeStart w:id="689"/>
      <w:r>
        <w:rPr>
          <w:rFonts w:ascii="Times New Roman" w:hAnsi="Times New Roman"/>
          <w:sz w:val="24"/>
          <w:szCs w:val="24"/>
        </w:rPr>
        <w:t>’</w:t>
      </w:r>
      <w:commentRangeEnd w:id="689"/>
      <w:r>
        <w:commentReference w:id="689"/>
      </w:r>
      <w:r>
        <w:rPr>
          <w:rFonts w:ascii="Times New Roman" w:hAnsi="Times New Roman"/>
          <w:sz w:val="24"/>
          <w:szCs w:val="24"/>
        </w:rPr>
        <w:t xml:space="preserve"> </w:t>
      </w:r>
      <w:del w:id="690" w:author="Regular, Paul" w:date="2018-04-25T10:00:00Z">
        <w:r w:rsidDel="00497364">
          <w:rPr>
            <w:rFonts w:ascii="Times New Roman" w:hAnsi="Times New Roman"/>
            <w:sz w:val="24"/>
            <w:szCs w:val="24"/>
          </w:rPr>
          <w:delText>of the</w:delText>
        </w:r>
      </w:del>
      <w:ins w:id="691" w:author="Regular, Paul" w:date="2018-04-25T10:00:00Z">
        <w:r w:rsidR="00497364">
          <w:rPr>
            <w:rFonts w:ascii="Times New Roman" w:hAnsi="Times New Roman"/>
            <w:sz w:val="24"/>
            <w:szCs w:val="24"/>
          </w:rPr>
          <w:t>not 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692"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693" w:author="Regular, Paul" w:date="2018-04-25T10:00:00Z">
        <w:r w:rsidDel="00497364">
          <w:rPr>
            <w:rFonts w:ascii="Times New Roman" w:hAnsi="Times New Roman"/>
            <w:sz w:val="24"/>
            <w:szCs w:val="24"/>
          </w:rPr>
          <w:delText xml:space="preserve">blind </w:delText>
        </w:r>
      </w:del>
      <w:ins w:id="694"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695"/>
      <w:r>
        <w:rPr>
          <w:rFonts w:ascii="Times New Roman" w:hAnsi="Times New Roman"/>
          <w:sz w:val="24"/>
          <w:szCs w:val="24"/>
        </w:rPr>
        <w:t>Fig. 7</w:t>
      </w:r>
      <w:commentRangeEnd w:id="695"/>
      <w:r w:rsidR="00F01208">
        <w:rPr>
          <w:rStyle w:val="CommentReference"/>
          <w:rFonts w:ascii="Times New Roman" w:eastAsia="Arial Unicode MS" w:hAnsi="Times New Roman" w:cs="Times New Roman"/>
          <w:color w:val="auto"/>
          <w:lang w:eastAsia="en-US"/>
        </w:rPr>
        <w:commentReference w:id="695"/>
      </w:r>
      <w:r>
        <w:rPr>
          <w:rFonts w:ascii="Times New Roman" w:hAnsi="Times New Roman"/>
          <w:sz w:val="24"/>
          <w:szCs w:val="24"/>
        </w:rPr>
        <w:t>). Neither observation can account for the required amount of capelin hypothesized to be residing inshore if there was no collapse of capelin in the NL region. The</w:t>
      </w:r>
      <w:ins w:id="696" w:author="Montevecchi, William" w:date="2018-04-18T15:12:00Z">
        <w:r w:rsidR="007B04FF">
          <w:rPr>
            <w:rFonts w:ascii="Times New Roman" w:hAnsi="Times New Roman"/>
            <w:sz w:val="24"/>
            <w:szCs w:val="24"/>
          </w:rPr>
          <w:t xml:space="preserve"> </w:t>
        </w:r>
      </w:ins>
      <w:del w:id="697" w:author="Montevecchi, William" w:date="2018-04-18T15:12:00Z">
        <w:r w:rsidDel="007B04FF">
          <w:rPr>
            <w:rFonts w:ascii="Times New Roman" w:hAnsi="Times New Roman"/>
            <w:sz w:val="24"/>
            <w:szCs w:val="24"/>
          </w:rPr>
          <w:delText>refore, the</w:delText>
        </w:r>
      </w:del>
      <w:del w:id="698"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699"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lastRenderedPageBreak/>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700" w:author="Montevecchi, William" w:date="2018-04-18T15:26:00Z">
        <w:r>
          <w:rPr>
            <w:rFonts w:ascii="Times New Roman" w:hAnsi="Times New Roman"/>
            <w:i/>
            <w:iCs/>
            <w:sz w:val="24"/>
            <w:szCs w:val="24"/>
          </w:rPr>
          <w:t>Contention that c</w:t>
        </w:r>
      </w:ins>
      <w:del w:id="701"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6B8E10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702"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703" w:author="Montevecchi, William" w:date="2018-04-18T15:27:00Z">
        <w:r w:rsidDel="009B7461">
          <w:rPr>
            <w:rFonts w:ascii="Times New Roman" w:hAnsi="Times New Roman"/>
            <w:sz w:val="24"/>
            <w:szCs w:val="24"/>
          </w:rPr>
          <w:delText xml:space="preserve">. </w:delText>
        </w:r>
      </w:del>
      <w:ins w:id="704" w:author="Montevecchi, William" w:date="2018-04-18T15:27:00Z">
        <w:r w:rsidR="009B7461">
          <w:rPr>
            <w:rFonts w:ascii="Times New Roman" w:hAnsi="Times New Roman"/>
            <w:sz w:val="24"/>
            <w:szCs w:val="24"/>
          </w:rPr>
          <w:t xml:space="preserve">.'s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705" w:author="Montevecchi, William" w:date="2018-04-18T15:27:00Z">
        <w:r w:rsidR="009B7461">
          <w:rPr>
            <w:rFonts w:ascii="Times New Roman" w:hAnsi="Times New Roman"/>
            <w:sz w:val="24"/>
            <w:szCs w:val="24"/>
          </w:rPr>
          <w:t xml:space="preserve"> </w:t>
        </w:r>
      </w:ins>
      <w:del w:id="706"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707"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708" w:author="Montevecchi, William" w:date="2018-04-18T15:28:00Z">
        <w:r w:rsidR="009B7461">
          <w:rPr>
            <w:rFonts w:ascii="Times New Roman" w:hAnsi="Times New Roman"/>
            <w:sz w:val="24"/>
            <w:szCs w:val="24"/>
          </w:rPr>
          <w:t xml:space="preserve"> and </w:t>
        </w:r>
      </w:ins>
      <w:del w:id="709"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3 have remained consistent at ~60% and ~28% of the catch, respectively, while age-1 capelin has gone from being 1% of the catch to ~10% of the catch and contributions of ages 4, 5, and 6 have declined (Fig. 2). In the inshore commercial fishery pre-1991, ~96-99% of the catches in NAFO Div. 3KL consisted of ages 3, 4</w:t>
      </w:r>
      <w:ins w:id="710" w:author="Montevecchi, William" w:date="2018-04-18T15:29:00Z">
        <w:r w:rsidR="009B7461">
          <w:rPr>
            <w:rFonts w:ascii="Times New Roman" w:hAnsi="Times New Roman"/>
            <w:sz w:val="24"/>
            <w:szCs w:val="24"/>
          </w:rPr>
          <w:t xml:space="preserve"> and</w:t>
        </w:r>
      </w:ins>
      <w:del w:id="711"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 Age-2 capelin averaged 32% (60-fold increase) of the catch in Div. 3K and 42% (12-fold increase) of the catch in Div. 3L, while the contribution of age-3 fish to commercial inshore catches has been relatively unchanged (Fig. 8). </w:t>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decrease in numbers of older capelin </w:t>
      </w:r>
      <w:del w:id="712"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713"/>
      <w:r>
        <w:rPr>
          <w:rFonts w:ascii="Times New Roman" w:hAnsi="Times New Roman"/>
          <w:sz w:val="24"/>
          <w:szCs w:val="24"/>
        </w:rPr>
        <w:t>supports</w:t>
      </w:r>
      <w:commentRangeEnd w:id="713"/>
      <w:r>
        <w:commentReference w:id="713"/>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w:t>
      </w:r>
      <w:del w:id="714" w:author="Regular, Paul" w:date="2018-04-25T12:56:00Z">
        <w:r w:rsidDel="002900BD">
          <w:rPr>
            <w:rFonts w:ascii="Times New Roman" w:hAnsi="Times New Roman"/>
            <w:sz w:val="24"/>
            <w:szCs w:val="24"/>
          </w:rPr>
          <w:delText>supports the rejection of the</w:delText>
        </w:r>
      </w:del>
      <w:ins w:id="715"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The truncation of the age-</w:t>
      </w:r>
      <w:r>
        <w:rPr>
          <w:rFonts w:ascii="Times New Roman" w:hAnsi="Times New Roman"/>
          <w:sz w:val="24"/>
          <w:szCs w:val="24"/>
        </w:rPr>
        <w:lastRenderedPageBreak/>
        <w:t xml:space="preserve">structure of capelin in both inshore and offshore waters and a subsequent shift to younger age-classes does support </w:t>
      </w:r>
      <w:commentRangeStart w:id="716"/>
      <w:del w:id="717" w:author="Regular, Paul" w:date="2018-04-25T12:58:00Z">
        <w:r w:rsidDel="002900BD">
          <w:rPr>
            <w:rFonts w:ascii="Times New Roman" w:hAnsi="Times New Roman"/>
            <w:sz w:val="24"/>
            <w:szCs w:val="24"/>
            <w:lang w:val="de-DE"/>
          </w:rPr>
          <w:delText>Fisheries</w:delText>
        </w:r>
        <w:commentRangeEnd w:id="716"/>
        <w:r w:rsidDel="002900BD">
          <w:commentReference w:id="716"/>
        </w:r>
        <w:r w:rsidDel="002900BD">
          <w:rPr>
            <w:rFonts w:ascii="Times New Roman" w:hAnsi="Times New Roman"/>
            <w:sz w:val="24"/>
            <w:szCs w:val="24"/>
          </w:rPr>
          <w:delText xml:space="preserve"> and Oceans Canada findings that the </w:delText>
        </w:r>
      </w:del>
      <w:ins w:id="718" w:author="Regular, Paul" w:date="2018-04-25T12:58:00Z">
        <w:r w:rsidR="002900BD">
          <w:rPr>
            <w:rFonts w:ascii="Times New Roman" w:hAnsi="Times New Roman"/>
            <w:sz w:val="24"/>
            <w:szCs w:val="24"/>
            <w:lang w:val="de-DE"/>
          </w:rPr>
          <w:t xml:space="preserve">the contention that the </w:t>
        </w:r>
      </w:ins>
      <w:r>
        <w:rPr>
          <w:rFonts w:ascii="Times New Roman" w:hAnsi="Times New Roman"/>
          <w:sz w:val="24"/>
          <w:szCs w:val="24"/>
        </w:rPr>
        <w:t xml:space="preserve">capelin population in NAFO Div. 2J3KL collapsed </w:t>
      </w:r>
      <w:del w:id="719" w:author="Regular, Paul" w:date="2018-04-25T12:59:00Z">
        <w:r w:rsidDel="002900BD">
          <w:rPr>
            <w:rFonts w:ascii="Times New Roman" w:hAnsi="Times New Roman"/>
            <w:sz w:val="24"/>
            <w:szCs w:val="24"/>
          </w:rPr>
          <w:delText>relative to the 1980s</w:delText>
        </w:r>
      </w:del>
      <w:ins w:id="720"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551BA39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postulate that changes in capelin biology and behaviour post-1991 negatively impacted the effectiveness of the inshore catch rate index in providing estimates of capelin spawning biomass. Due to the small sizes of spawning capelin post-1991, management regulations introduced a </w:t>
      </w:r>
      <w:commentRangeStart w:id="721"/>
      <w:r>
        <w:rPr>
          <w:rFonts w:ascii="Times New Roman" w:hAnsi="Times New Roman"/>
          <w:sz w:val="24"/>
          <w:szCs w:val="24"/>
        </w:rPr>
        <w:t xml:space="preserve">size criterion </w:t>
      </w:r>
      <w:commentRangeEnd w:id="721"/>
      <w:r w:rsidR="001B244E">
        <w:rPr>
          <w:rStyle w:val="CommentReference"/>
          <w:rFonts w:ascii="Times New Roman" w:eastAsia="Arial Unicode MS" w:hAnsi="Times New Roman" w:cs="Times New Roman"/>
          <w:color w:val="auto"/>
          <w:lang w:eastAsia="en-US"/>
        </w:rPr>
        <w:commentReference w:id="721"/>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ins w:id="722" w:author="Regular, Paul" w:date="2018-04-25T13:01:00Z">
        <w:r w:rsidR="002900BD">
          <w:rPr>
            <w:rFonts w:ascii="Times New Roman" w:hAnsi="Times New Roman"/>
            <w:sz w:val="24"/>
            <w:szCs w:val="24"/>
          </w:rPr>
          <w:t xml:space="preserve"> </w:t>
        </w:r>
      </w:ins>
      <w:r>
        <w:rPr>
          <w:rFonts w:ascii="Times New Roman" w:hAnsi="Times New Roman"/>
          <w:sz w:val="24"/>
          <w:szCs w:val="24"/>
        </w:rPr>
        <w:t xml:space="preserve"> </w:t>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Post-1991,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Images of capelin schools obtained using film (1982-1989), Compact Airborne Spectrographic Imager (CASI) (1990-1996), and video (1997-1998) were identified by their greyish colour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723"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724"/>
      <w:r>
        <w:rPr>
          <w:rFonts w:ascii="Times New Roman" w:hAnsi="Times New Roman"/>
          <w:sz w:val="24"/>
          <w:szCs w:val="24"/>
        </w:rPr>
        <w:t>.</w:t>
      </w:r>
      <w:commentRangeEnd w:id="724"/>
      <w:r>
        <w:commentReference w:id="724"/>
      </w:r>
      <w:r>
        <w:rPr>
          <w:rFonts w:ascii="Times New Roman" w:hAnsi="Times New Roman"/>
          <w:sz w:val="24"/>
          <w:szCs w:val="24"/>
        </w:rPr>
        <w:t xml:space="preserve"> 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725" w:author="Montevecchi, William" w:date="2018-04-18T15:43:00Z">
        <w:r w:rsidR="00670B37">
          <w:rPr>
            <w:rFonts w:ascii="Times New Roman" w:hAnsi="Times New Roman"/>
            <w:sz w:val="24"/>
            <w:szCs w:val="24"/>
          </w:rPr>
          <w:t>b</w:t>
        </w:r>
      </w:ins>
      <w:del w:id="726"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w:t>
      </w:r>
      <w:r>
        <w:rPr>
          <w:rFonts w:ascii="Times New Roman" w:hAnsi="Times New Roman"/>
          <w:sz w:val="24"/>
          <w:szCs w:val="24"/>
        </w:rPr>
        <w:lastRenderedPageBreak/>
        <w:t>reduced ability of the aerial survey to estimate inshore capelin stock abundance post-1991, this index should be used with caution and does not unequivocally support the hypothesis of a non-collapse of capelin</w:t>
      </w:r>
      <w:ins w:id="727" w:author="George Rose" w:date="2018-04-11T13:56:00Z">
        <w:r>
          <w:rPr>
            <w:rFonts w:ascii="Times New Roman" w:hAnsi="Times New Roman"/>
            <w:sz w:val="24"/>
            <w:szCs w:val="24"/>
          </w:rPr>
          <w:t xml:space="preserve"> </w:t>
        </w:r>
      </w:ins>
      <w:commentRangeStart w:id="728"/>
      <w:r>
        <w:rPr>
          <w:rFonts w:ascii="Times New Roman" w:hAnsi="Times New Roman"/>
          <w:sz w:val="24"/>
          <w:szCs w:val="24"/>
        </w:rPr>
        <w:t>.</w:t>
      </w:r>
      <w:commentRangeEnd w:id="728"/>
      <w:r>
        <w:commentReference w:id="728"/>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6FA7A82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729" w:author="Montevecchi, William" w:date="2018-04-18T15:46:00Z">
        <w:r w:rsidR="00815D2E">
          <w:rPr>
            <w:rFonts w:ascii="Times New Roman" w:hAnsi="Times New Roman"/>
            <w:sz w:val="24"/>
            <w:szCs w:val="24"/>
          </w:rPr>
          <w:t>B</w:t>
        </w:r>
      </w:ins>
      <w:del w:id="730"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From 2001-15, surface tows of 10 min duration at 2.1 knots sampled capelin larval densities (&lt; 1 week to 12 days old) at five stations in the nearshore 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 xml:space="preserve">(Nakashima &amp; </w:t>
      </w:r>
      <w:r>
        <w:rPr>
          <w:rFonts w:ascii="Times New Roman" w:hAnsi="Times New Roman"/>
          <w:sz w:val="24"/>
          <w:szCs w:val="24"/>
          <w:lang w:val="es-ES_tradnl"/>
        </w:rPr>
        <w:lastRenderedPageBreak/>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conducted in Trinity Bay in the 1980s </w:t>
      </w:r>
      <w:ins w:id="731" w:author="Montevecchi, William" w:date="2018-04-18T15:52:00Z">
        <w:r w:rsidR="00815D2E">
          <w:rPr>
            <w:rFonts w:ascii="Times New Roman" w:hAnsi="Times New Roman"/>
            <w:sz w:val="24"/>
            <w:szCs w:val="24"/>
          </w:rPr>
          <w:t>(</w:t>
        </w:r>
      </w:ins>
      <w:del w:id="732"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733"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6F8E000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ins w:id="734" w:author="Montevecchi, William" w:date="2018-04-18T15:56:00Z">
        <w:r w:rsidR="00300535">
          <w:rPr>
            <w:rFonts w:ascii="Times New Roman" w:hAnsi="Times New Roman"/>
            <w:sz w:val="24"/>
            <w:szCs w:val="24"/>
          </w:rPr>
          <w:t xml:space="preserve">  (see </w:t>
        </w:r>
      </w:ins>
      <w:ins w:id="735" w:author="Montevecchi, William" w:date="2018-04-18T15:58:00Z">
        <w:r w:rsidR="00300535">
          <w:rPr>
            <w:rFonts w:ascii="Times New Roman" w:hAnsi="Times New Roman"/>
            <w:sz w:val="24"/>
            <w:szCs w:val="24"/>
          </w:rPr>
          <w:t xml:space="preserve">relevant </w:t>
        </w:r>
      </w:ins>
      <w:commentRangeStart w:id="736"/>
      <w:ins w:id="737" w:author="Montevecchi, William" w:date="2018-04-18T15:56:00Z">
        <w:r w:rsidR="00300535">
          <w:rPr>
            <w:rFonts w:ascii="Times New Roman" w:hAnsi="Times New Roman"/>
            <w:sz w:val="24"/>
            <w:szCs w:val="24"/>
          </w:rPr>
          <w:t>Davoren</w:t>
        </w:r>
      </w:ins>
      <w:ins w:id="738" w:author="Montevecchi, William" w:date="2018-04-18T15:58:00Z">
        <w:r w:rsidR="00300535">
          <w:rPr>
            <w:rFonts w:ascii="Times New Roman" w:hAnsi="Times New Roman"/>
            <w:sz w:val="24"/>
            <w:szCs w:val="24"/>
          </w:rPr>
          <w:t xml:space="preserve"> paper</w:t>
        </w:r>
      </w:ins>
      <w:commentRangeEnd w:id="736"/>
      <w:r w:rsidR="00D807EA">
        <w:rPr>
          <w:rStyle w:val="CommentReference"/>
          <w:rFonts w:ascii="Times New Roman" w:eastAsia="Arial Unicode MS" w:hAnsi="Times New Roman" w:cs="Times New Roman"/>
          <w:color w:val="auto"/>
          <w:lang w:eastAsia="en-US"/>
        </w:rPr>
        <w:commentReference w:id="736"/>
      </w:r>
      <w:ins w:id="739" w:author="Montevecchi, William" w:date="2018-04-18T15:58:00Z">
        <w:r w:rsidR="00300535">
          <w:rPr>
            <w:rFonts w:ascii="Times New Roman" w:hAnsi="Times New Roman"/>
            <w:sz w:val="24"/>
            <w:szCs w:val="24"/>
          </w:rPr>
          <w:t>).</w:t>
        </w:r>
      </w:ins>
      <w:del w:id="740" w:author="Montevecchi, William" w:date="2018-04-18T15:58:00Z">
        <w:r w:rsidDel="00300535">
          <w:rPr>
            <w:rFonts w:ascii="Times New Roman" w:hAnsi="Times New Roman"/>
            <w:sz w:val="24"/>
            <w:szCs w:val="24"/>
          </w:rPr>
          <w:delText xml:space="preserve">. </w:delText>
        </w:r>
      </w:del>
    </w:p>
    <w:p w14:paraId="1486F0C4" w14:textId="03C5393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w:t>
      </w:r>
      <w:r>
        <w:rPr>
          <w:rFonts w:ascii="Times New Roman" w:hAnsi="Times New Roman"/>
          <w:sz w:val="24"/>
          <w:szCs w:val="24"/>
        </w:rPr>
        <w:lastRenderedPageBreak/>
        <w:t xml:space="preserve">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741" w:author="Regular, Paul" w:date="2018-04-25T08:49:00Z">
        <w:r>
          <w:rPr>
            <w:rFonts w:ascii="Times New Roman" w:hAnsi="Times New Roman"/>
            <w:sz w:val="24"/>
            <w:szCs w:val="24"/>
          </w:rPr>
          <w:delText>densities</w:delText>
        </w:r>
      </w:del>
      <w:ins w:id="742" w:author="Regular, Paul" w:date="2018-04-25T08:49:00Z">
        <w:r>
          <w:rPr>
            <w:rFonts w:ascii="Times New Roman" w:hAnsi="Times New Roman"/>
            <w:sz w:val="24"/>
            <w:szCs w:val="24"/>
          </w:rPr>
          <w:t>densit</w:t>
        </w:r>
      </w:ins>
      <w:ins w:id="743" w:author="Gail Davoren" w:date="2018-04-24T12:56:00Z">
        <w:r w:rsidR="00610EC9">
          <w:rPr>
            <w:rFonts w:ascii="Times New Roman" w:hAnsi="Times New Roman"/>
            <w:sz w:val="24"/>
            <w:szCs w:val="24"/>
          </w:rPr>
          <w:t>y</w:t>
        </w:r>
      </w:ins>
      <w:del w:id="744"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435DD09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745"/>
      <w:r>
        <w:rPr>
          <w:rFonts w:ascii="Times New Roman" w:hAnsi="Times New Roman"/>
          <w:sz w:val="24"/>
          <w:szCs w:val="24"/>
        </w:rPr>
        <w:t>,</w:t>
      </w:r>
      <w:commentRangeEnd w:id="745"/>
      <w:r>
        <w:commentReference w:id="745"/>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t>
      </w:r>
      <w:commentRangeStart w:id="746"/>
      <w:r>
        <w:rPr>
          <w:rFonts w:ascii="Times New Roman" w:hAnsi="Times New Roman"/>
          <w:sz w:val="24"/>
          <w:szCs w:val="24"/>
        </w:rPr>
        <w:t xml:space="preserve">which was based on sampling at 52 stations in July and August in Trinity Bay, </w:t>
      </w:r>
      <w:commentRangeEnd w:id="746"/>
      <w:r w:rsidR="00196B08">
        <w:rPr>
          <w:rStyle w:val="CommentReference"/>
          <w:rFonts w:ascii="Times New Roman" w:eastAsia="Arial Unicode MS" w:hAnsi="Times New Roman" w:cs="Times New Roman"/>
          <w:color w:val="auto"/>
          <w:lang w:eastAsia="en-US"/>
        </w:rPr>
        <w:commentReference w:id="746"/>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747" w:author="Montevecchi, William" w:date="2018-04-18T16:04:00Z">
        <w:r w:rsidR="00300535">
          <w:rPr>
            <w:rFonts w:ascii="Times New Roman" w:hAnsi="Times New Roman"/>
            <w:sz w:val="24"/>
            <w:szCs w:val="24"/>
          </w:rPr>
          <w:t>B</w:t>
        </w:r>
      </w:ins>
      <w:del w:id="748"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749"/>
      <w:ins w:id="750" w:author="Alejandro Buren" w:date="2018-04-25T14:27:00Z">
        <w:r w:rsidR="000025CB">
          <w:rPr>
            <w:rFonts w:ascii="Times New Roman" w:hAnsi="Times New Roman"/>
            <w:sz w:val="24"/>
            <w:szCs w:val="24"/>
          </w:rPr>
          <w:lastRenderedPageBreak/>
          <w:t xml:space="preserve">proxy </w:t>
        </w:r>
        <w:commentRangeEnd w:id="749"/>
        <w:r w:rsidR="000025CB">
          <w:rPr>
            <w:rStyle w:val="CommentReference"/>
            <w:rFonts w:ascii="Times New Roman" w:eastAsia="Arial Unicode MS" w:hAnsi="Times New Roman" w:cs="Times New Roman"/>
            <w:color w:val="auto"/>
            <w:lang w:eastAsia="en-US"/>
          </w:rPr>
          <w:commentReference w:id="749"/>
        </w:r>
      </w:ins>
      <w:del w:id="751" w:author="Alejandro Buren" w:date="2018-04-25T14:27:00Z">
        <w:r w:rsidDel="000025CB">
          <w:rPr>
            <w:rFonts w:ascii="Times New Roman" w:hAnsi="Times New Roman"/>
            <w:sz w:val="24"/>
            <w:szCs w:val="24"/>
          </w:rPr>
          <w:delText xml:space="preserve">proxy </w:delText>
        </w:r>
      </w:del>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(Frank &amp; Leggett 1981, 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752"/>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commentRangeStart w:id="753"/>
      <w:r>
        <w:rPr>
          <w:rFonts w:ascii="Times New Roman" w:hAnsi="Times New Roman"/>
          <w:sz w:val="24"/>
          <w:szCs w:val="24"/>
        </w:rPr>
        <w:t>.</w:t>
      </w:r>
      <w:commentRangeEnd w:id="752"/>
      <w:r w:rsidR="00080404">
        <w:rPr>
          <w:rStyle w:val="CommentReference"/>
          <w:rFonts w:ascii="Times New Roman" w:eastAsia="Arial Unicode MS" w:hAnsi="Times New Roman" w:cs="Times New Roman"/>
          <w:color w:val="auto"/>
          <w:lang w:eastAsia="en-US"/>
        </w:rPr>
        <w:commentReference w:id="752"/>
      </w:r>
      <w:commentRangeEnd w:id="753"/>
      <w:r w:rsidR="004540E9">
        <w:rPr>
          <w:rStyle w:val="CommentReference"/>
          <w:rFonts w:ascii="Times New Roman" w:eastAsia="Arial Unicode MS" w:hAnsi="Times New Roman" w:cs="Times New Roman"/>
          <w:color w:val="auto"/>
          <w:lang w:eastAsia="en-US"/>
        </w:rPr>
        <w:commentReference w:id="753"/>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754"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755"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756"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757" w:author="Montevecchi, William" w:date="2018-04-18T16:07:00Z">
        <w:r w:rsidR="003B52D4">
          <w:rPr>
            <w:rFonts w:ascii="Times New Roman" w:hAnsi="Times New Roman"/>
            <w:color w:val="151518"/>
            <w:sz w:val="24"/>
            <w:szCs w:val="24"/>
            <w:u w:color="151518"/>
          </w:rPr>
          <w:t>Historically, c</w:t>
        </w:r>
      </w:ins>
      <w:ins w:id="758" w:author="George Rose" w:date="2018-04-12T09:16:00Z">
        <w:del w:id="759" w:author="Montevecchi, William" w:date="2018-04-18T16:07:00Z">
          <w:r w:rsidDel="003B52D4">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od were </w:t>
        </w:r>
        <w:del w:id="760" w:author="Montevecchi, William" w:date="2018-04-18T16:07:00Z">
          <w:r w:rsidDel="003B52D4">
            <w:rPr>
              <w:rFonts w:ascii="Times New Roman" w:hAnsi="Times New Roman"/>
              <w:color w:val="151518"/>
              <w:sz w:val="24"/>
              <w:szCs w:val="24"/>
              <w:u w:color="151518"/>
            </w:rPr>
            <w:delText xml:space="preserve">historically </w:delText>
          </w:r>
        </w:del>
      </w:ins>
      <w:ins w:id="761" w:author="DFO-MPO" w:date="2018-04-13T14:13:00Z">
        <w:del w:id="762" w:author="Montevecchi, William" w:date="2018-04-18T16:07:00Z">
          <w:r w:rsidR="007D7F93" w:rsidDel="003B52D4">
            <w:rPr>
              <w:rFonts w:ascii="Times New Roman" w:hAnsi="Times New Roman"/>
              <w:color w:val="151518"/>
              <w:sz w:val="24"/>
              <w:szCs w:val="24"/>
              <w:u w:color="151518"/>
            </w:rPr>
            <w:delText xml:space="preserve">one of </w:delText>
          </w:r>
        </w:del>
      </w:ins>
      <w:ins w:id="763" w:author="George Rose" w:date="2018-04-12T09:16:00Z">
        <w:r>
          <w:rPr>
            <w:rFonts w:ascii="Times New Roman" w:hAnsi="Times New Roman"/>
            <w:color w:val="151518"/>
            <w:sz w:val="24"/>
            <w:szCs w:val="24"/>
            <w:u w:color="151518"/>
          </w:rPr>
          <w:t xml:space="preserve">the </w:t>
        </w:r>
        <w:del w:id="764" w:author="Montevecchi, William" w:date="2018-04-18T16:07:00Z">
          <w:r w:rsidDel="003B52D4">
            <w:rPr>
              <w:rFonts w:ascii="Times New Roman" w:hAnsi="Times New Roman"/>
              <w:color w:val="151518"/>
              <w:sz w:val="24"/>
              <w:szCs w:val="24"/>
              <w:u w:color="151518"/>
            </w:rPr>
            <w:delText>major</w:delText>
          </w:r>
        </w:del>
      </w:ins>
      <w:ins w:id="765" w:author="Montevecchi, William" w:date="2018-04-18T16:07:00Z">
        <w:r w:rsidR="003B52D4">
          <w:rPr>
            <w:rFonts w:ascii="Times New Roman" w:hAnsi="Times New Roman"/>
            <w:color w:val="151518"/>
            <w:sz w:val="24"/>
            <w:szCs w:val="24"/>
            <w:u w:color="151518"/>
          </w:rPr>
          <w:t>primary</w:t>
        </w:r>
      </w:ins>
      <w:ins w:id="766" w:author="George Rose" w:date="2018-04-12T09:16:00Z">
        <w:r>
          <w:rPr>
            <w:rFonts w:ascii="Times New Roman" w:hAnsi="Times New Roman"/>
            <w:color w:val="151518"/>
            <w:sz w:val="24"/>
            <w:szCs w:val="24"/>
            <w:u w:color="151518"/>
          </w:rPr>
          <w:t xml:space="preserve"> predator</w:t>
        </w:r>
      </w:ins>
      <w:ins w:id="767" w:author="DFO-MPO" w:date="2018-04-13T14:14:00Z">
        <w:del w:id="768" w:author="Montevecchi, William" w:date="2018-04-18T16:07:00Z">
          <w:r w:rsidR="007D7F93" w:rsidDel="003B52D4">
            <w:rPr>
              <w:rFonts w:ascii="Times New Roman" w:hAnsi="Times New Roman"/>
              <w:color w:val="151518"/>
              <w:sz w:val="24"/>
              <w:szCs w:val="24"/>
              <w:u w:color="151518"/>
            </w:rPr>
            <w:delText>s</w:delText>
          </w:r>
        </w:del>
      </w:ins>
      <w:ins w:id="769" w:author="George Rose" w:date="2018-04-12T09:16:00Z">
        <w:r>
          <w:rPr>
            <w:rFonts w:ascii="Times New Roman" w:hAnsi="Times New Roman"/>
            <w:color w:val="151518"/>
            <w:sz w:val="24"/>
            <w:szCs w:val="24"/>
            <w:u w:color="151518"/>
          </w:rPr>
          <w:t xml:space="preserve"> of capelin in </w:t>
        </w:r>
        <w:del w:id="770" w:author="Montevecchi, William" w:date="2018-04-18T16:07:00Z">
          <w:r w:rsidDel="003B52D4">
            <w:rPr>
              <w:rFonts w:ascii="Times New Roman" w:hAnsi="Times New Roman"/>
              <w:color w:val="151518"/>
              <w:sz w:val="24"/>
              <w:szCs w:val="24"/>
              <w:u w:color="151518"/>
            </w:rPr>
            <w:delText>NL waters</w:delText>
          </w:r>
        </w:del>
      </w:ins>
      <w:ins w:id="771" w:author="Montevecchi, William" w:date="2018-04-18T16:07:00Z">
        <w:r w:rsidR="003B52D4">
          <w:rPr>
            <w:rFonts w:ascii="Times New Roman" w:hAnsi="Times New Roman"/>
            <w:color w:val="151518"/>
            <w:sz w:val="24"/>
            <w:szCs w:val="24"/>
            <w:u w:color="151518"/>
          </w:rPr>
          <w:t xml:space="preserve">the NW Atlantic </w:t>
        </w:r>
      </w:ins>
      <w:ins w:id="772" w:author="George Rose" w:date="2018-04-12T09:16:00Z">
        <w:del w:id="773"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774" w:author="Montevecchi, William" w:date="2018-04-18T16:08:00Z">
        <w:r w:rsidR="003B52D4">
          <w:rPr>
            <w:rFonts w:ascii="Times New Roman" w:hAnsi="Times New Roman"/>
            <w:color w:val="151518"/>
            <w:sz w:val="24"/>
            <w:szCs w:val="24"/>
            <w:u w:color="151518"/>
          </w:rPr>
          <w:t xml:space="preserve">Bundy et al.    ; </w:t>
        </w:r>
      </w:ins>
      <w:ins w:id="775" w:author="George Rose" w:date="2018-04-12T09:16:00Z">
        <w:r>
          <w:rPr>
            <w:rFonts w:ascii="Times New Roman" w:hAnsi="Times New Roman"/>
            <w:color w:val="151518"/>
            <w:sz w:val="24"/>
            <w:szCs w:val="24"/>
            <w:u w:color="151518"/>
          </w:rPr>
          <w:t xml:space="preserve">Lilly ref??).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776" w:author="George Rose" w:date="2018-04-12T09:17:00Z">
        <w:del w:id="777" w:author="Montevecchi, William" w:date="2018-04-18T16:08:00Z">
          <w:r w:rsidDel="003B52D4">
            <w:rPr>
              <w:rFonts w:ascii="Times New Roman" w:hAnsi="Times New Roman"/>
              <w:color w:val="151518"/>
              <w:sz w:val="24"/>
              <w:szCs w:val="24"/>
              <w:u w:color="151518"/>
            </w:rPr>
            <w:delText>N</w:delText>
          </w:r>
        </w:del>
      </w:ins>
      <w:ins w:id="778" w:author="Montevecchi, William" w:date="2018-04-18T16:08:00Z">
        <w:r w:rsidR="003B52D4">
          <w:rPr>
            <w:rFonts w:ascii="Times New Roman" w:hAnsi="Times New Roman"/>
            <w:color w:val="151518"/>
            <w:sz w:val="24"/>
            <w:szCs w:val="24"/>
            <w:u w:color="151518"/>
          </w:rPr>
          <w:t>n</w:t>
        </w:r>
      </w:ins>
      <w:del w:id="779"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780" w:author="George Rose" w:date="2018-04-11T14:03:00Z">
        <w:r>
          <w:rPr>
            <w:rFonts w:ascii="Times New Roman" w:hAnsi="Times New Roman"/>
            <w:color w:val="151518"/>
            <w:sz w:val="24"/>
            <w:szCs w:val="24"/>
            <w:u w:color="151518"/>
          </w:rPr>
          <w:t>e</w:t>
        </w:r>
      </w:ins>
      <w:del w:id="781"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The existence of spatial structure in traits of </w:t>
      </w:r>
      <w:ins w:id="782" w:author="Montevecchi, William" w:date="2018-04-18T16:09:00Z">
        <w:r w:rsidR="003B52D4">
          <w:rPr>
            <w:rFonts w:ascii="Times New Roman" w:hAnsi="Times New Roman"/>
            <w:color w:val="151518"/>
            <w:sz w:val="24"/>
            <w:szCs w:val="24"/>
            <w:u w:color="151518"/>
          </w:rPr>
          <w:t>n</w:t>
        </w:r>
      </w:ins>
      <w:ins w:id="783" w:author="George Rose" w:date="2018-04-11T14:11:00Z">
        <w:del w:id="784" w:author="Montevecchi, William" w:date="2018-04-18T16:09:00Z">
          <w:r w:rsidDel="003B52D4">
            <w:rPr>
              <w:rFonts w:ascii="Times New Roman" w:hAnsi="Times New Roman"/>
              <w:color w:val="151518"/>
              <w:sz w:val="24"/>
              <w:szCs w:val="24"/>
              <w:u w:color="151518"/>
            </w:rPr>
            <w:delText>N</w:delText>
          </w:r>
        </w:del>
      </w:ins>
      <w:del w:id="785"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786" w:author="George Rose" w:date="2018-04-11T14:11:00Z">
        <w:r>
          <w:rPr>
            <w:rFonts w:ascii="Times New Roman" w:hAnsi="Times New Roman"/>
            <w:color w:val="151518"/>
            <w:sz w:val="24"/>
            <w:szCs w:val="24"/>
            <w:u w:color="151518"/>
          </w:rPr>
          <w:delText xml:space="preserve">not surprising, given that the term </w:delText>
        </w:r>
      </w:del>
      <w:ins w:id="787" w:author="George Rose" w:date="2018-04-11T14:28:00Z">
        <w:r>
          <w:rPr>
            <w:rFonts w:ascii="Times New Roman" w:hAnsi="Times New Roman"/>
            <w:color w:val="151518"/>
            <w:sz w:val="24"/>
            <w:szCs w:val="24"/>
            <w:u w:color="151518"/>
          </w:rPr>
          <w:t>well known</w:t>
        </w:r>
        <w:del w:id="788"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789" w:author="George Rose" w:date="2018-04-11T14:12:00Z">
        <w:r>
          <w:rPr>
            <w:rFonts w:ascii="Times New Roman" w:hAnsi="Times New Roman"/>
            <w:color w:val="151518"/>
            <w:sz w:val="24"/>
            <w:szCs w:val="24"/>
            <w:u w:color="151518"/>
          </w:rPr>
          <w:delText xml:space="preserve">northern </w:delText>
        </w:r>
        <w:commentRangeStart w:id="790"/>
        <w:r>
          <w:rPr>
            <w:rFonts w:ascii="Times New Roman" w:hAnsi="Times New Roman"/>
            <w:color w:val="151518"/>
            <w:sz w:val="24"/>
            <w:szCs w:val="24"/>
            <w:u w:color="151518"/>
            <w:lang w:val="it-IT"/>
          </w:rPr>
          <w:delText>cod</w:delText>
        </w:r>
      </w:del>
      <w:commentRangeEnd w:id="790"/>
      <w:r>
        <w:commentReference w:id="790"/>
      </w:r>
      <w:del w:id="791" w:author="George Rose" w:date="2018-04-11T14:12:00Z">
        <w:r>
          <w:rPr>
            <w:rFonts w:ascii="Times New Roman" w:hAnsi="Times New Roman"/>
            <w:color w:val="151518"/>
            <w:sz w:val="24"/>
            <w:szCs w:val="24"/>
            <w:u w:color="151518"/>
          </w:rPr>
          <w:delText xml:space="preserve"> refers to a </w:delText>
        </w:r>
      </w:del>
      <w:del w:id="792" w:author="George Rose" w:date="2018-04-11T14:09:00Z">
        <w:r>
          <w:rPr>
            <w:rFonts w:ascii="Times New Roman" w:hAnsi="Times New Roman"/>
            <w:color w:val="151518"/>
            <w:sz w:val="24"/>
            <w:szCs w:val="24"/>
            <w:u w:color="151518"/>
          </w:rPr>
          <w:delText xml:space="preserve">complex of cod </w:delText>
        </w:r>
        <w:commentRangeStart w:id="793"/>
        <w:r w:rsidRPr="00BD7860">
          <w:rPr>
            <w:rFonts w:ascii="Times New Roman" w:hAnsi="Times New Roman"/>
            <w:color w:val="151518"/>
            <w:sz w:val="24"/>
            <w:szCs w:val="24"/>
            <w:u w:color="151518"/>
            <w:lang w:val="en-CA"/>
          </w:rPr>
          <w:delText>populations</w:delText>
        </w:r>
      </w:del>
      <w:commentRangeEnd w:id="793"/>
      <w:r>
        <w:commentReference w:id="793"/>
      </w:r>
      <w:del w:id="794" w:author="George Rose" w:date="2018-04-11T14:09:00Z">
        <w:r>
          <w:rPr>
            <w:rFonts w:ascii="Times New Roman" w:hAnsi="Times New Roman"/>
            <w:color w:val="151518"/>
            <w:sz w:val="24"/>
            <w:szCs w:val="24"/>
            <w:u w:color="151518"/>
          </w:rPr>
          <w:delText xml:space="preserve">. </w:delText>
        </w:r>
        <w:commentRangeStart w:id="795"/>
        <w:r>
          <w:rPr>
            <w:rFonts w:ascii="Times New Roman" w:hAnsi="Times New Roman"/>
            <w:color w:val="151518"/>
            <w:sz w:val="24"/>
            <w:szCs w:val="24"/>
            <w:u w:color="151518"/>
          </w:rPr>
          <w:delText>There</w:delText>
        </w:r>
      </w:del>
      <w:commentRangeEnd w:id="795"/>
      <w:r>
        <w:commentReference w:id="795"/>
      </w:r>
      <w:ins w:id="796"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797"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798"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799"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800"/>
      <w:r>
        <w:rPr>
          <w:rFonts w:ascii="Times New Roman" w:hAnsi="Times New Roman"/>
          <w:color w:val="151518"/>
          <w:sz w:val="24"/>
          <w:szCs w:val="24"/>
          <w:u w:color="151518"/>
          <w:lang w:val="pt-PT"/>
        </w:rPr>
        <w:t>Inconsistent</w:t>
      </w:r>
      <w:commentRangeEnd w:id="800"/>
      <w:r>
        <w:commentReference w:id="800"/>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es-ES_tradnl"/>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lastRenderedPageBreak/>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reasonably well-defined levels of 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801"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802"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803"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804" w:author="Gail Davoren" w:date="2018-04-24T13:08:00Z">
          <w:r w:rsidDel="00347857">
            <w:rPr>
              <w:rFonts w:ascii="Times New Roman" w:hAnsi="Times New Roman"/>
              <w:color w:val="151518"/>
              <w:sz w:val="24"/>
              <w:szCs w:val="24"/>
              <w:u w:color="151518"/>
            </w:rPr>
            <w:delText>is</w:delText>
          </w:r>
        </w:del>
      </w:ins>
      <w:ins w:id="805" w:author="Gail Davoren" w:date="2018-04-24T13:08:00Z">
        <w:r w:rsidR="00347857">
          <w:rPr>
            <w:rFonts w:ascii="Times New Roman" w:hAnsi="Times New Roman"/>
            <w:color w:val="151518"/>
            <w:sz w:val="24"/>
            <w:szCs w:val="24"/>
            <w:u w:color="151518"/>
          </w:rPr>
          <w:t>are</w:t>
        </w:r>
      </w:ins>
      <w:ins w:id="806" w:author="George Rose" w:date="2018-04-12T09:02:00Z">
        <w:r>
          <w:rPr>
            <w:rFonts w:ascii="Times New Roman" w:hAnsi="Times New Roman"/>
            <w:color w:val="151518"/>
            <w:sz w:val="24"/>
            <w:szCs w:val="24"/>
            <w:u w:color="151518"/>
          </w:rPr>
          <w:t xml:space="preserve"> to be expected and not relevant to a collapse hypothesis. </w:t>
        </w:r>
        <w:commentRangeStart w:id="807"/>
        <w:r>
          <w:rPr>
            <w:rFonts w:ascii="Times New Roman" w:hAnsi="Times New Roman"/>
            <w:color w:val="151518"/>
            <w:sz w:val="24"/>
            <w:szCs w:val="24"/>
            <w:u w:color="151518"/>
          </w:rPr>
          <w:t>We</w:t>
        </w:r>
      </w:ins>
      <w:commentRangeEnd w:id="807"/>
      <w:r>
        <w:commentReference w:id="807"/>
      </w:r>
      <w:ins w:id="808" w:author="George Rose" w:date="2018-04-12T09:02:00Z">
        <w:r>
          <w:rPr>
            <w:rFonts w:ascii="Times New Roman" w:hAnsi="Times New Roman"/>
            <w:color w:val="151518"/>
            <w:sz w:val="24"/>
            <w:szCs w:val="24"/>
            <w:u w:color="151518"/>
          </w:rPr>
          <w:t xml:space="preserve"> note that evidence of redistribution of the spawning groups of </w:t>
        </w:r>
        <w:del w:id="809" w:author="Montevecchi, William" w:date="2018-04-18T16:12:00Z">
          <w:r w:rsidDel="003B52D4">
            <w:rPr>
              <w:rFonts w:ascii="Times New Roman" w:hAnsi="Times New Roman"/>
              <w:color w:val="151518"/>
              <w:sz w:val="24"/>
              <w:szCs w:val="24"/>
              <w:u w:color="151518"/>
            </w:rPr>
            <w:delText>N</w:delText>
          </w:r>
        </w:del>
      </w:ins>
      <w:ins w:id="810" w:author="Montevecchi, William" w:date="2018-04-18T16:12:00Z">
        <w:r w:rsidR="003B52D4">
          <w:rPr>
            <w:rFonts w:ascii="Times New Roman" w:hAnsi="Times New Roman"/>
            <w:color w:val="151518"/>
            <w:sz w:val="24"/>
            <w:szCs w:val="24"/>
            <w:u w:color="151518"/>
          </w:rPr>
          <w:t>n</w:t>
        </w:r>
      </w:ins>
      <w:ins w:id="811" w:author="George Rose" w:date="2018-04-12T09:02:00Z">
        <w:r>
          <w:rPr>
            <w:rFonts w:ascii="Times New Roman" w:hAnsi="Times New Roman"/>
            <w:color w:val="151518"/>
            <w:sz w:val="24"/>
            <w:szCs w:val="24"/>
            <w:u w:color="151518"/>
          </w:rPr>
          <w:t>orthern cod to the north (2J) in the spring of 2015 indicated that historic</w:t>
        </w:r>
      </w:ins>
      <w:ins w:id="812" w:author="Montevecchi, William" w:date="2018-04-18T16:12:00Z">
        <w:r w:rsidR="003B52D4">
          <w:rPr>
            <w:rFonts w:ascii="Times New Roman" w:hAnsi="Times New Roman"/>
            <w:color w:val="151518"/>
            <w:sz w:val="24"/>
            <w:szCs w:val="24"/>
            <w:u w:color="151518"/>
          </w:rPr>
          <w:t>al</w:t>
        </w:r>
      </w:ins>
      <w:ins w:id="813"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21D75220" w:rsidR="000134ED" w:rsidRDefault="00E5311E">
      <w:pPr>
        <w:pStyle w:val="Body"/>
        <w:spacing w:after="0" w:line="480" w:lineRule="auto"/>
        <w:ind w:firstLine="720"/>
        <w:rPr>
          <w:ins w:id="814" w:author="George Rose" w:date="2018-04-12T08:55:00Z"/>
          <w:rFonts w:ascii="Times New Roman" w:eastAsia="Times New Roman" w:hAnsi="Times New Roman" w:cs="Times New Roman"/>
          <w:color w:val="151518"/>
          <w:sz w:val="24"/>
          <w:szCs w:val="24"/>
          <w:u w:color="151518"/>
        </w:rPr>
      </w:pPr>
      <w:ins w:id="815" w:author="George Rose" w:date="2018-04-11T14:41:00Z">
        <w:r>
          <w:rPr>
            <w:rFonts w:ascii="Times New Roman" w:hAnsi="Times New Roman"/>
            <w:color w:val="151518"/>
            <w:sz w:val="24"/>
            <w:szCs w:val="24"/>
            <w:u w:color="151518"/>
          </w:rPr>
          <w:t>Further to the changes in cod traits, d</w:t>
        </w:r>
      </w:ins>
      <w:del w:id="816"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817"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Bonavista </w:t>
      </w:r>
      <w:ins w:id="818" w:author="George Rose" w:date="2018-04-12T09:20:00Z">
        <w:r>
          <w:rPr>
            <w:rFonts w:ascii="Times New Roman" w:hAnsi="Times New Roman"/>
            <w:color w:val="151518"/>
            <w:sz w:val="24"/>
            <w:szCs w:val="24"/>
            <w:u w:color="151518"/>
          </w:rPr>
          <w:t>C</w:t>
        </w:r>
      </w:ins>
      <w:del w:id="819"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the early 1990s </w:t>
      </w:r>
      <w:ins w:id="820" w:author="George Rose" w:date="2018-04-12T09:20:00Z">
        <w:r>
          <w:rPr>
            <w:rFonts w:ascii="Times New Roman" w:hAnsi="Times New Roman"/>
            <w:color w:val="151518"/>
            <w:sz w:val="24"/>
            <w:szCs w:val="24"/>
            <w:u w:color="151518"/>
          </w:rPr>
          <w:t>(Rose 1993</w:t>
        </w:r>
      </w:ins>
      <w:ins w:id="821" w:author="Montevecchi, William" w:date="2018-04-18T16:13:00Z">
        <w:r w:rsidR="003B52D4">
          <w:rPr>
            <w:rFonts w:ascii="Times New Roman" w:hAnsi="Times New Roman"/>
            <w:color w:val="151518"/>
            <w:sz w:val="24"/>
            <w:szCs w:val="24"/>
            <w:u w:color="151518"/>
          </w:rPr>
          <w:t>,</w:t>
        </w:r>
      </w:ins>
      <w:ins w:id="822" w:author="George Rose" w:date="2018-04-12T09:20:00Z">
        <w:del w:id="823"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824"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825" w:author="Montevecchi, William" w:date="2018-04-18T16:14:00Z">
        <w:r w:rsidDel="003B52D4">
          <w:rPr>
            <w:rFonts w:ascii="Times New Roman" w:hAnsi="Times New Roman"/>
            <w:color w:val="151518"/>
            <w:sz w:val="24"/>
            <w:szCs w:val="24"/>
            <w:u w:color="151518"/>
          </w:rPr>
          <w:delText xml:space="preserve">the </w:delText>
        </w:r>
      </w:del>
      <w:ins w:id="826"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827"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is that they did so in response to the distribution of capelin. Therefore, weight at age and liver condition of cod worsened in northerly areas where there was no spatial overlap between cod and capelin</w:t>
      </w:r>
      <w:ins w:id="828"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xml:space="preserve">, and remained relatively stable in southerly areas, where the </w:t>
      </w:r>
      <w:r>
        <w:rPr>
          <w:rFonts w:ascii="Times New Roman" w:hAnsi="Times New Roman"/>
          <w:color w:val="151518"/>
          <w:sz w:val="24"/>
          <w:szCs w:val="24"/>
          <w:u w:color="151518"/>
        </w:rPr>
        <w:lastRenderedPageBreak/>
        <w:t>collapsed cod stock overlapped with capelin. This, we argue, supports the hypothesis of a collapsed capelin stock.</w:t>
      </w:r>
      <w:ins w:id="829" w:author="George Rose" w:date="2018-04-12T08:55:00Z">
        <w:r>
          <w:t xml:space="preserve"> </w:t>
        </w:r>
      </w:ins>
    </w:p>
    <w:p w14:paraId="2E1E5F9A" w14:textId="77777777" w:rsidR="000134ED" w:rsidRDefault="000134ED">
      <w:pPr>
        <w:pStyle w:val="Body"/>
        <w:spacing w:after="0" w:line="480" w:lineRule="auto"/>
        <w:ind w:firstLine="720"/>
        <w:rPr>
          <w:ins w:id="830"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831"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787FD268"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832" w:author="Montevecchi, William" w:date="2018-04-18T16:16:00Z">
        <w:r w:rsidDel="00EC3DEE">
          <w:rPr>
            <w:rFonts w:ascii="Times New Roman" w:hAnsi="Times New Roman"/>
            <w:color w:val="151518"/>
            <w:sz w:val="24"/>
            <w:szCs w:val="24"/>
            <w:u w:color="151518"/>
          </w:rPr>
          <w:delText xml:space="preserve">northwest </w:delText>
        </w:r>
      </w:del>
      <w:ins w:id="833"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del w:id="834" w:author="Regular, Paul" w:date="2018-04-25T08:49:00Z">
        <w:r>
          <w:rPr>
            <w:rFonts w:ascii="Times New Roman" w:hAnsi="Times New Roman"/>
            <w:color w:val="151518"/>
            <w:sz w:val="24"/>
            <w:szCs w:val="24"/>
            <w:u w:color="151518"/>
          </w:rPr>
          <w:delText>) supports their contention that the capelin stocks off NL did not collapse.</w:delText>
        </w:r>
      </w:del>
      <w:ins w:id="835" w:author="Regular, Paul" w:date="2018-04-25T08:49:00Z">
        <w:r>
          <w:rPr>
            <w:rFonts w:ascii="Times New Roman" w:hAnsi="Times New Roman"/>
            <w:color w:val="151518"/>
            <w:sz w:val="24"/>
            <w:szCs w:val="24"/>
            <w:u w:color="151518"/>
          </w:rPr>
          <w:t>)</w:t>
        </w:r>
      </w:ins>
      <w:ins w:id="836" w:author="Gail Davoren" w:date="2018-04-24T13:11:00Z">
        <w:r w:rsidR="00E31C27">
          <w:rPr>
            <w:rFonts w:ascii="Times New Roman" w:hAnsi="Times New Roman"/>
            <w:color w:val="151518"/>
            <w:sz w:val="24"/>
            <w:szCs w:val="24"/>
            <w:u w:color="151518"/>
          </w:rPr>
          <w:t>, specifically</w:t>
        </w:r>
      </w:ins>
      <w:ins w:id="837" w:author="Regular, Paul" w:date="2018-04-25T08:49:00Z">
        <w:r>
          <w:rPr>
            <w:rFonts w:ascii="Times New Roman" w:hAnsi="Times New Roman"/>
            <w:color w:val="151518"/>
            <w:sz w:val="24"/>
            <w:szCs w:val="24"/>
            <w:u w:color="151518"/>
          </w:rPr>
          <w:t xml:space="preserve"> </w:t>
        </w:r>
      </w:ins>
      <w:ins w:id="838"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ins w:id="839" w:author="Regular, Paul" w:date="2018-04-25T08:49:00Z">
        <w:r>
          <w:rPr>
            <w:rFonts w:ascii="Times New Roman" w:hAnsi="Times New Roman"/>
            <w:color w:val="151518"/>
            <w:sz w:val="24"/>
            <w:szCs w:val="24"/>
            <w:u w:color="151518"/>
          </w:rPr>
          <w:t>supports their contention that the capelin stocks off NL did not collapse.</w:t>
        </w:r>
      </w:ins>
      <w:r>
        <w:rPr>
          <w:rFonts w:ascii="Times New Roman" w:hAnsi="Times New Roman"/>
          <w:color w:val="151518"/>
          <w:sz w:val="24"/>
          <w:szCs w:val="24"/>
          <w:u w:color="151518"/>
        </w:rPr>
        <w:t xml:space="preserve"> </w:t>
      </w:r>
      <w:del w:id="840"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841" w:author="Gail Davoren" w:date="2018-04-24T13:11:00Z">
        <w:r w:rsidDel="00E31C27">
          <w:rPr>
            <w:rFonts w:ascii="Times New Roman" w:hAnsi="Times New Roman"/>
            <w:color w:val="151518"/>
            <w:sz w:val="24"/>
            <w:szCs w:val="24"/>
            <w:u w:color="151518"/>
          </w:rPr>
          <w:delText>situations</w:delText>
        </w:r>
      </w:del>
      <w:ins w:id="842"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843" w:author="Montevecchi, William" w:date="2018-04-18T16:17:00Z">
        <w:r w:rsidR="00EC3DEE">
          <w:rPr>
            <w:rFonts w:ascii="Times New Roman" w:hAnsi="Times New Roman"/>
            <w:color w:val="151518"/>
            <w:sz w:val="24"/>
            <w:szCs w:val="24"/>
            <w:u w:color="151518"/>
          </w:rPr>
          <w:t>occurr</w:t>
        </w:r>
      </w:ins>
      <w:del w:id="844"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845"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 xml:space="preserve">when the stock of other important forage fish, namely Atlantic herring, was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The Barents Sea Atlantic herring stock collapsed in 1969, and did not </w:t>
      </w:r>
      <w:del w:id="846" w:author="Montevecchi, William" w:date="2018-04-18T16:17:00Z">
        <w:r w:rsidDel="00EC3DEE">
          <w:rPr>
            <w:rFonts w:ascii="Times New Roman" w:hAnsi="Times New Roman"/>
            <w:color w:val="151518"/>
            <w:sz w:val="24"/>
            <w:szCs w:val="24"/>
            <w:u w:color="151518"/>
          </w:rPr>
          <w:delText xml:space="preserve">see </w:delText>
        </w:r>
      </w:del>
      <w:ins w:id="847"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del w:id="848"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Barents Sea capelin also declined between 1992 and 1993 without a similar ‘</w:t>
      </w:r>
      <w:r>
        <w:rPr>
          <w:rFonts w:ascii="Times New Roman" w:hAnsi="Times New Roman"/>
          <w:color w:val="151518"/>
          <w:sz w:val="24"/>
          <w:szCs w:val="24"/>
          <w:u w:color="151518"/>
          <w:lang w:val="it-IT"/>
        </w:rPr>
        <w:t>invasion</w:t>
      </w:r>
      <w:r>
        <w:rPr>
          <w:rFonts w:ascii="Times New Roman" w:hAnsi="Times New Roman"/>
          <w:color w:val="151518"/>
          <w:sz w:val="24"/>
          <w:szCs w:val="24"/>
          <w:u w:color="151518"/>
        </w:rPr>
        <w:t>’ of starving seals. This was likely due to the availability of alternat</w:t>
      </w:r>
      <w:ins w:id="849" w:author="George Rose" w:date="2018-04-12T09:13:00Z">
        <w:r>
          <w:rPr>
            <w:rFonts w:ascii="Times New Roman" w:hAnsi="Times New Roman"/>
            <w:color w:val="151518"/>
            <w:sz w:val="24"/>
            <w:szCs w:val="24"/>
            <w:u w:color="151518"/>
          </w:rPr>
          <w:t>ive</w:t>
        </w:r>
      </w:ins>
      <w:del w:id="850"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 </w:t>
      </w:r>
      <w:r>
        <w:rPr>
          <w:rFonts w:ascii="Times New Roman" w:hAnsi="Times New Roman"/>
          <w:i/>
          <w:iCs/>
          <w:color w:val="151518"/>
          <w:sz w:val="24"/>
          <w:szCs w:val="24"/>
          <w:u w:color="151518"/>
        </w:rPr>
        <w:t>Boreogadus saida</w:t>
      </w:r>
      <w:ins w:id="851" w:author="Montevecchi, William" w:date="2018-04-18T16:18:00Z">
        <w:r w:rsidR="00EC3DEE">
          <w:rPr>
            <w:rFonts w:ascii="Times New Roman" w:hAnsi="Times New Roman"/>
            <w:color w:val="151518"/>
            <w:sz w:val="24"/>
            <w:szCs w:val="24"/>
            <w:u w:color="151518"/>
          </w:rPr>
          <w:t>;</w:t>
        </w:r>
      </w:ins>
      <w:del w:id="852"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853" w:author="Montevecchi, William" w:date="2018-04-18T16:18:00Z">
        <w:r w:rsidDel="00EC3DEE">
          <w:rPr>
            <w:rFonts w:ascii="Times New Roman" w:hAnsi="Times New Roman"/>
            <w:color w:val="151518"/>
            <w:sz w:val="24"/>
            <w:szCs w:val="24"/>
            <w:u w:color="151518"/>
          </w:rPr>
          <w:delText>(</w:delText>
        </w:r>
      </w:del>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 when capelin biomass declined. During this period, however, alternate prey, 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were consumed by harp seals </w:t>
      </w:r>
      <w:r>
        <w:rPr>
          <w:rFonts w:ascii="Times New Roman" w:eastAsia="Times New Roman" w:hAnsi="Times New Roman" w:cs="Times New Roman"/>
          <w:color w:val="151518"/>
          <w:sz w:val="24"/>
          <w:szCs w:val="24"/>
          <w:u w:color="151518"/>
        </w:rPr>
        <w:lastRenderedPageBreak/>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854"/>
      <w:r>
        <w:rPr>
          <w:rFonts w:ascii="Times New Roman" w:hAnsi="Times New Roman"/>
          <w:color w:val="151518"/>
          <w:sz w:val="24"/>
          <w:szCs w:val="24"/>
          <w:u w:color="151518"/>
        </w:rPr>
        <w:t>Therefore, it is possible that this may have caused an increase in relative abundance of capelin available to harp seals</w:t>
      </w:r>
      <w:commentRangeEnd w:id="854"/>
      <w:r w:rsidR="00EC3DEE">
        <w:rPr>
          <w:rStyle w:val="CommentReference"/>
          <w:rFonts w:ascii="Times New Roman" w:eastAsia="Arial Unicode MS" w:hAnsi="Times New Roman" w:cs="Times New Roman"/>
          <w:color w:val="auto"/>
          <w:lang w:eastAsia="en-US"/>
        </w:rPr>
        <w:commentReference w:id="854"/>
      </w:r>
      <w:r>
        <w:rPr>
          <w:rFonts w:ascii="Times New Roman" w:hAnsi="Times New Roman"/>
          <w:color w:val="151518"/>
          <w:sz w:val="24"/>
          <w:szCs w:val="24"/>
          <w:u w:color="151518"/>
        </w:rPr>
        <w:t>.</w:t>
      </w:r>
    </w:p>
    <w:p w14:paraId="3F3FAB49" w14:textId="1342F870"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855" w:author="Montevecchi, William" w:date="2018-04-18T16:21:00Z">
        <w:r w:rsidRPr="00BD7860" w:rsidDel="00EC3DEE">
          <w:rPr>
            <w:rFonts w:ascii="Times New Roman" w:hAnsi="Times New Roman"/>
            <w:color w:val="151518"/>
            <w:sz w:val="24"/>
            <w:szCs w:val="24"/>
            <w:u w:color="151518"/>
            <w:lang w:val="en-CA"/>
          </w:rPr>
          <w:delText>Stenson et al</w:delText>
        </w:r>
      </w:del>
      <w:del w:id="856"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857" w:author="Montevecchi, William" w:date="2018-04-18T16:21:00Z">
        <w:r w:rsidDel="00EC3DEE">
          <w:rPr>
            <w:rFonts w:ascii="Times New Roman" w:hAnsi="Times New Roman"/>
            <w:color w:val="151518"/>
            <w:sz w:val="24"/>
            <w:szCs w:val="24"/>
            <w:u w:color="151518"/>
          </w:rPr>
          <w:delText>beginning in</w:delText>
        </w:r>
      </w:del>
      <w:ins w:id="858"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859"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860" w:author="Montevecchi, William" w:date="2018-04-18T16:21:00Z">
        <w:r w:rsidR="00EC3DEE">
          <w:rPr>
            <w:rFonts w:ascii="Times New Roman" w:hAnsi="Times New Roman"/>
            <w:color w:val="151518"/>
            <w:sz w:val="24"/>
            <w:szCs w:val="24"/>
            <w:u w:color="151518"/>
          </w:rPr>
          <w:t xml:space="preserve">s </w:t>
        </w:r>
      </w:ins>
      <w:del w:id="861" w:author="Montevecchi, William" w:date="2018-04-18T16:21:00Z">
        <w:r w:rsidDel="00EC3DEE">
          <w:rPr>
            <w:rFonts w:ascii="Times New Roman" w:hAnsi="Times New Roman"/>
            <w:color w:val="151518"/>
            <w:sz w:val="24"/>
            <w:szCs w:val="24"/>
            <w:u w:color="151518"/>
          </w:rPr>
          <w:delText>ion of</w:delText>
        </w:r>
      </w:del>
      <w:del w:id="862"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Changes in the abortion rates, in turn, are influenced by ice cover in late January and capelin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also reflect changes in environmental conditions that influence </w:t>
      </w:r>
      <w:del w:id="863" w:author="Montevecchi, William" w:date="2018-04-18T16:23:00Z">
        <w:r w:rsidDel="00EC3DEE">
          <w:rPr>
            <w:rFonts w:ascii="Times New Roman" w:hAnsi="Times New Roman"/>
            <w:color w:val="151518"/>
            <w:sz w:val="24"/>
            <w:szCs w:val="24"/>
            <w:u w:color="151518"/>
          </w:rPr>
          <w:delText>a number</w:delText>
        </w:r>
      </w:del>
      <w:ins w:id="864" w:author="Montevecchi, William" w:date="2018-04-18T16:23:00Z">
        <w:r w:rsidR="00EC3DEE">
          <w:rPr>
            <w:rFonts w:ascii="Times New Roman" w:hAnsi="Times New Roman"/>
            <w:color w:val="151518"/>
            <w:sz w:val="24"/>
            <w:szCs w:val="24"/>
            <w:u w:color="151518"/>
          </w:rPr>
          <w:t>many</w:t>
        </w:r>
      </w:ins>
      <w:del w:id="865"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higher catches in the Canadian commercial hunt between 1996 and 2008 contributed to reductions in the rate of population growth, these lower pregnancy rates have also had a major impact on the population dynamics of this population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181C68CD"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the population of common murres </w:t>
      </w:r>
      <w:r>
        <w:rPr>
          <w:rFonts w:ascii="Times New Roman" w:hAnsi="Times New Roman"/>
          <w:i/>
          <w:iCs/>
          <w:color w:val="151518"/>
          <w:sz w:val="24"/>
          <w:szCs w:val="24"/>
          <w:u w:color="151518"/>
          <w:lang w:val="nl-NL"/>
        </w:rPr>
        <w:t>Uria aalge</w:t>
      </w:r>
      <w:r>
        <w:rPr>
          <w:rFonts w:ascii="Times New Roman" w:hAnsi="Times New Roman"/>
          <w:color w:val="151518"/>
          <w:sz w:val="24"/>
          <w:szCs w:val="24"/>
          <w:u w:color="151518"/>
        </w:rPr>
        <w:t xml:space="preserve"> on Funk Island (NAFO Div. 3K) since 1990 is contrary to expectation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2000, Davoren &amp;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murre abundance graph from Figure 3 in </w:t>
      </w:r>
      <w:r>
        <w:rPr>
          <w:rFonts w:ascii="Times New Roman" w:eastAsia="Times New Roman" w:hAnsi="Times New Roman" w:cs="Times New Roman"/>
          <w:color w:val="151518"/>
          <w:sz w:val="24"/>
          <w:szCs w:val="24"/>
          <w:u w:color="151518"/>
        </w:rPr>
        <w:lastRenderedPageBreak/>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murres present during August and documents a temporal shift toward later breeding in the late 1990s. This shift in breeding corresponds with the later inshore arrivals of capelin in the murres’ foraging range. Yet the population of murres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though it is in no way paradoxical with reduced capelin biomass. Much of this population increase is associated with major reductions in adult mortality with the coincident closure of the northern cod fishery and the removal of thousands of gillnets from inshore areas during the 1990s and 2000s and consequent 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well, reductions in adult mortality associated with ship-source oil pollution and with hunting have also decreased during this same period (Wilhelm et al. 2009), and the cumulative effects of these reductions in adult mortality would have overweighed negative population effects associated with bottom-up prey base reductions. Along these same lines, the population growth of Atlantic puffins </w:t>
      </w:r>
      <w:r>
        <w:rPr>
          <w:rFonts w:ascii="Times New Roman" w:hAnsi="Times New Roman"/>
          <w:i/>
          <w:iCs/>
          <w:color w:val="151518"/>
          <w:sz w:val="24"/>
          <w:szCs w:val="24"/>
          <w:u w:color="151518"/>
        </w:rPr>
        <w:t>Fratercula arctica</w:t>
      </w:r>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866" w:author="Montevecchi, William" w:date="2018-04-19T10:25:00Z">
        <w:r w:rsidR="00084913">
          <w:rPr>
            <w:rFonts w:ascii="Times New Roman" w:hAnsi="Times New Roman"/>
            <w:color w:val="151518"/>
            <w:sz w:val="24"/>
            <w:szCs w:val="24"/>
            <w:u w:color="151518"/>
          </w:rPr>
          <w:t>. Moreover and c</w:t>
        </w:r>
        <w:r w:rsidR="00084913" w:rsidRPr="00084913">
          <w:rPr>
            <w:rFonts w:ascii="Times New Roman" w:hAnsi="Times New Roman"/>
            <w:color w:val="151518"/>
            <w:sz w:val="24"/>
            <w:szCs w:val="24"/>
            <w:u w:color="151518"/>
            <w:rPrChange w:id="867"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868" w:author="Montevecchi, William" w:date="2018-04-19T10:26:00Z">
              <w:rPr>
                <w:rFonts w:ascii="Times New Roman" w:hAnsi="Times New Roman"/>
                <w:color w:val="151518"/>
                <w:sz w:val="24"/>
                <w:szCs w:val="24"/>
                <w:highlight w:val="yellow"/>
                <w:u w:color="151518"/>
              </w:rPr>
            </w:rPrChange>
          </w:rPr>
          <w:t xml:space="preserve"> the long fish biomass</w:t>
        </w:r>
      </w:ins>
      <w:ins w:id="869"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870" w:author="Montevecchi, William" w:date="2018-04-19T10:25:00Z">
        <w:r w:rsidR="00084913" w:rsidRPr="00084913">
          <w:rPr>
            <w:rFonts w:ascii="Times New Roman" w:hAnsi="Times New Roman"/>
            <w:color w:val="151518"/>
            <w:sz w:val="24"/>
            <w:szCs w:val="24"/>
            <w:u w:color="151518"/>
            <w:rPrChange w:id="871"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872" w:author="Montevecchi, William" w:date="2018-04-19T10:26:00Z">
        <w:r w:rsidR="00084913">
          <w:rPr>
            <w:rFonts w:ascii="Times New Roman" w:hAnsi="Times New Roman"/>
            <w:color w:val="151518"/>
            <w:sz w:val="24"/>
            <w:szCs w:val="24"/>
            <w:u w:color="151518"/>
          </w:rPr>
          <w:t xml:space="preserve"> T</w:t>
        </w:r>
      </w:ins>
      <w:del w:id="873"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874"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p>
    <w:p w14:paraId="1A4A21CD" w14:textId="03C2626E"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ins w:id="875" w:author="Montevecchi, William" w:date="2018-04-19T10:28:00Z">
        <w:r>
          <w:rPr>
            <w:rFonts w:ascii="Times New Roman" w:hAnsi="Times New Roman"/>
            <w:color w:val="151518"/>
            <w:sz w:val="24"/>
            <w:szCs w:val="24"/>
            <w:highlight w:val="yellow"/>
            <w:u w:color="151518"/>
          </w:rPr>
          <w:t xml:space="preserve">It is also possible that </w:t>
        </w:r>
      </w:ins>
      <w:del w:id="876" w:author="Montevecchi, William" w:date="2018-04-19T10:24:00Z">
        <w:r w:rsidR="00E5311E" w:rsidRPr="00BF5A0E" w:rsidDel="00084913">
          <w:rPr>
            <w:rFonts w:ascii="Times New Roman" w:hAnsi="Times New Roman"/>
            <w:color w:val="151518"/>
            <w:sz w:val="24"/>
            <w:szCs w:val="24"/>
            <w:highlight w:val="yellow"/>
            <w:u w:color="151518"/>
            <w:rPrChange w:id="877" w:author="Montevecchi, William" w:date="2018-04-18T23:21:00Z">
              <w:rPr>
                <w:rFonts w:ascii="Times New Roman" w:hAnsi="Times New Roman"/>
                <w:color w:val="151518"/>
                <w:sz w:val="24"/>
                <w:szCs w:val="24"/>
                <w:u w:color="151518"/>
              </w:rPr>
            </w:rPrChange>
          </w:rPr>
          <w:delText>Whil</w:delText>
        </w:r>
      </w:del>
      <w:del w:id="878" w:author="Montevecchi, William" w:date="2018-04-19T10:25:00Z">
        <w:r w:rsidR="00E5311E" w:rsidRPr="00BF5A0E" w:rsidDel="00084913">
          <w:rPr>
            <w:rFonts w:ascii="Times New Roman" w:hAnsi="Times New Roman"/>
            <w:color w:val="151518"/>
            <w:sz w:val="24"/>
            <w:szCs w:val="24"/>
            <w:highlight w:val="yellow"/>
            <w:u w:color="151518"/>
            <w:rPrChange w:id="879" w:author="Montevecchi, William" w:date="2018-04-18T23:21:00Z">
              <w:rPr>
                <w:rFonts w:ascii="Times New Roman" w:hAnsi="Times New Roman"/>
                <w:color w:val="151518"/>
                <w:sz w:val="24"/>
                <w:szCs w:val="24"/>
                <w:u w:color="151518"/>
              </w:rPr>
            </w:rPrChange>
          </w:rPr>
          <w:delText>e</w:delText>
        </w:r>
      </w:del>
      <w:del w:id="880" w:author="Montevecchi, William" w:date="2018-04-19T10:24:00Z">
        <w:r w:rsidR="00E5311E" w:rsidRPr="00BF5A0E" w:rsidDel="00084913">
          <w:rPr>
            <w:rFonts w:ascii="Times New Roman" w:hAnsi="Times New Roman"/>
            <w:color w:val="151518"/>
            <w:sz w:val="24"/>
            <w:szCs w:val="24"/>
            <w:highlight w:val="yellow"/>
            <w:u w:color="151518"/>
            <w:rPrChange w:id="881" w:author="Montevecchi, William" w:date="2018-04-18T23:21:00Z">
              <w:rPr>
                <w:rFonts w:ascii="Times New Roman" w:hAnsi="Times New Roman"/>
                <w:color w:val="151518"/>
                <w:sz w:val="24"/>
                <w:szCs w:val="24"/>
                <w:u w:color="151518"/>
              </w:rPr>
            </w:rPrChange>
          </w:rPr>
          <w:delText xml:space="preserve"> </w:delText>
        </w:r>
      </w:del>
      <w:del w:id="882" w:author="Montevecchi, William" w:date="2018-04-19T10:27:00Z">
        <w:r w:rsidR="00E5311E" w:rsidRPr="00BF5A0E" w:rsidDel="00084913">
          <w:rPr>
            <w:rFonts w:ascii="Times New Roman" w:hAnsi="Times New Roman"/>
            <w:color w:val="151518"/>
            <w:sz w:val="24"/>
            <w:szCs w:val="24"/>
            <w:highlight w:val="yellow"/>
            <w:u w:color="151518"/>
            <w:rPrChange w:id="883"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884"/>
        <w:r w:rsidR="00E5311E" w:rsidDel="00084913">
          <w:rPr>
            <w:rFonts w:ascii="Times New Roman" w:hAnsi="Times New Roman"/>
            <w:color w:val="151518"/>
            <w:sz w:val="24"/>
            <w:szCs w:val="24"/>
            <w:u w:color="151518"/>
          </w:rPr>
          <w:delText xml:space="preserve">capelin is well below 33% long-term stock biomass </w:delText>
        </w:r>
        <w:commentRangeEnd w:id="884"/>
        <w:r w:rsidR="007D7F93" w:rsidDel="00084913">
          <w:rPr>
            <w:rStyle w:val="CommentReference"/>
            <w:rFonts w:ascii="Times New Roman" w:eastAsia="Arial Unicode MS" w:hAnsi="Times New Roman" w:cs="Times New Roman"/>
            <w:color w:val="auto"/>
            <w:lang w:eastAsia="en-US"/>
          </w:rPr>
          <w:commentReference w:id="884"/>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885" w:author="Montevecchi, William" w:date="2018-04-19T10:32:00Z">
        <w:r w:rsidR="00E5311E" w:rsidDel="00A670FE">
          <w:rPr>
            <w:rFonts w:ascii="Times New Roman" w:hAnsi="Times New Roman"/>
            <w:color w:val="151518"/>
            <w:sz w:val="24"/>
            <w:szCs w:val="24"/>
            <w:u w:color="151518"/>
          </w:rPr>
          <w:delText>around Funk Island</w:delText>
        </w:r>
      </w:del>
      <w:ins w:id="886"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is robust representing a hotspot in an otherwise very sparse </w:t>
      </w:r>
      <w:commentRangeStart w:id="887"/>
      <w:r w:rsidR="00E5311E">
        <w:rPr>
          <w:rFonts w:ascii="Times New Roman" w:hAnsi="Times New Roman"/>
          <w:color w:val="151518"/>
          <w:sz w:val="24"/>
          <w:szCs w:val="24"/>
          <w:u w:color="151518"/>
        </w:rPr>
        <w:t xml:space="preserve">overall distribution </w:t>
      </w:r>
      <w:commentRangeEnd w:id="887"/>
      <w:r w:rsidR="002661FD">
        <w:rPr>
          <w:rStyle w:val="CommentReference"/>
          <w:rFonts w:ascii="Times New Roman" w:eastAsia="Arial Unicode MS" w:hAnsi="Times New Roman" w:cs="Times New Roman"/>
          <w:color w:val="auto"/>
          <w:lang w:eastAsia="en-US"/>
        </w:rPr>
        <w:lastRenderedPageBreak/>
        <w:commentReference w:id="887"/>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888"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889" w:author="Montevecchi, William" w:date="2018-04-19T10:31:00Z">
        <w:r>
          <w:rPr>
            <w:rFonts w:ascii="Times New Roman" w:hAnsi="Times New Roman"/>
            <w:color w:val="151518"/>
            <w:sz w:val="24"/>
            <w:szCs w:val="24"/>
            <w:u w:color="151518"/>
            <w:shd w:val="clear" w:color="auto" w:fill="FFFF00"/>
            <w:lang w:val="es-ES_tradnl"/>
          </w:rPr>
          <w:t xml:space="preserve"> and Fran need to comment </w:t>
        </w:r>
        <w:commentRangeStart w:id="890"/>
        <w:r>
          <w:rPr>
            <w:rFonts w:ascii="Times New Roman" w:hAnsi="Times New Roman"/>
            <w:color w:val="151518"/>
            <w:sz w:val="24"/>
            <w:szCs w:val="24"/>
            <w:u w:color="151518"/>
            <w:shd w:val="clear" w:color="auto" w:fill="FFFF00"/>
            <w:lang w:val="es-ES_tradnl"/>
          </w:rPr>
          <w:t>here</w:t>
        </w:r>
      </w:ins>
      <w:commentRangeEnd w:id="890"/>
      <w:ins w:id="891" w:author="Montevecchi, William" w:date="2018-04-19T10:37:00Z">
        <w:r>
          <w:rPr>
            <w:rStyle w:val="CommentReference"/>
            <w:rFonts w:ascii="Times New Roman" w:eastAsia="Arial Unicode MS" w:hAnsi="Times New Roman" w:cs="Times New Roman"/>
            <w:color w:val="auto"/>
            <w:lang w:eastAsia="en-US"/>
          </w:rPr>
          <w:commentReference w:id="890"/>
        </w:r>
      </w:ins>
      <w:del w:id="892"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Interestingly, the common murres’ largest colony is on Funk Island, perhaps as a consequence of these conditions</w:t>
      </w:r>
      <w:commentRangeStart w:id="893"/>
      <w:r w:rsidR="00E5311E">
        <w:rPr>
          <w:rFonts w:ascii="Times New Roman" w:hAnsi="Times New Roman"/>
          <w:color w:val="151518"/>
          <w:sz w:val="24"/>
          <w:szCs w:val="24"/>
          <w:u w:color="151518"/>
        </w:rPr>
        <w:t>.</w:t>
      </w:r>
      <w:commentRangeEnd w:id="893"/>
      <w:r w:rsidR="00E5311E">
        <w:commentReference w:id="893"/>
      </w:r>
      <w:r w:rsidR="00E5311E">
        <w:rPr>
          <w:rFonts w:ascii="Times New Roman" w:hAnsi="Times New Roman"/>
          <w:color w:val="151518"/>
          <w:sz w:val="24"/>
          <w:szCs w:val="24"/>
          <w:u w:color="151518"/>
        </w:rPr>
        <w:t xml:space="preserve"> </w:t>
      </w:r>
    </w:p>
    <w:p w14:paraId="28FF79CF" w14:textId="3127FAA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894"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our primary contention that the cold water regime shift precluded the gannet’s preferred large pelagic warm-water prey </w:t>
      </w:r>
      <w:ins w:id="895" w:author="Montevecchi, William" w:date="2018-04-19T10:38:00Z">
        <w:r w:rsidR="00A670FE">
          <w:rPr>
            <w:rFonts w:ascii="Times New Roman" w:hAnsi="Times New Roman"/>
            <w:color w:val="151518"/>
            <w:sz w:val="24"/>
            <w:szCs w:val="24"/>
            <w:u w:color="151518"/>
          </w:rPr>
          <w:t>(mackerel</w:t>
        </w:r>
      </w:ins>
      <w:ins w:id="896" w:author="Montevecchi, William" w:date="2018-04-19T10:39:00Z">
        <w:r w:rsidR="00A670FE">
          <w:rPr>
            <w:rFonts w:ascii="Times New Roman" w:hAnsi="Times New Roman"/>
            <w:color w:val="151518"/>
            <w:sz w:val="24"/>
            <w:szCs w:val="24"/>
            <w:u w:color="151518"/>
          </w:rPr>
          <w:t xml:space="preserve"> </w:t>
        </w:r>
        <w:r w:rsidR="00A670FE" w:rsidRPr="00F70207">
          <w:rPr>
            <w:rFonts w:ascii="Times New Roman" w:hAnsi="Times New Roman"/>
            <w:i/>
            <w:color w:val="151518"/>
            <w:sz w:val="24"/>
            <w:szCs w:val="24"/>
            <w:u w:color="151518"/>
            <w:rPrChange w:id="897" w:author="Montevecchi, William" w:date="2018-04-19T10:42:00Z">
              <w:rPr>
                <w:rFonts w:ascii="Times New Roman" w:hAnsi="Times New Roman"/>
                <w:color w:val="151518"/>
                <w:sz w:val="24"/>
                <w:szCs w:val="24"/>
                <w:u w:color="151518"/>
              </w:rPr>
            </w:rPrChange>
          </w:rPr>
          <w:t>Scomber scombrus</w:t>
        </w:r>
      </w:ins>
      <w:ins w:id="898" w:author="Montevecchi, William" w:date="2018-04-19T10:40:00Z">
        <w:r w:rsidR="00A670FE">
          <w:rPr>
            <w:rFonts w:ascii="Times New Roman" w:hAnsi="Times New Roman"/>
            <w:color w:val="151518"/>
            <w:sz w:val="24"/>
            <w:szCs w:val="24"/>
            <w:u w:color="151518"/>
          </w:rPr>
          <w:t xml:space="preserve">, Atlantic saury </w:t>
        </w:r>
      </w:ins>
      <w:ins w:id="899" w:author="Montevecchi, William" w:date="2018-04-19T10:42:00Z">
        <w:r w:rsidR="00F70207" w:rsidRPr="00F70207">
          <w:rPr>
            <w:rFonts w:ascii="Times New Roman" w:hAnsi="Times New Roman" w:cs="Times New Roman"/>
            <w:i/>
            <w:color w:val="545454"/>
            <w:sz w:val="24"/>
            <w:szCs w:val="24"/>
            <w:shd w:val="clear" w:color="auto" w:fill="FFFFFF"/>
            <w:rPrChange w:id="900" w:author="Montevecchi, William" w:date="2018-04-19T10:43:00Z">
              <w:rPr>
                <w:rFonts w:ascii="Arial" w:hAnsi="Arial" w:cs="Arial"/>
                <w:color w:val="545454"/>
                <w:shd w:val="clear" w:color="auto" w:fill="FFFFFF"/>
              </w:rPr>
            </w:rPrChange>
          </w:rPr>
          <w:t>Scomberesox saurus</w:t>
        </w:r>
        <w:r w:rsidR="00F70207">
          <w:rPr>
            <w:rFonts w:ascii="Times New Roman" w:hAnsi="Times New Roman"/>
            <w:color w:val="151518"/>
            <w:sz w:val="24"/>
            <w:szCs w:val="24"/>
            <w:u w:color="151518"/>
          </w:rPr>
          <w:t xml:space="preserve"> </w:t>
        </w:r>
      </w:ins>
      <w:ins w:id="901" w:author="Montevecchi, William" w:date="2018-04-19T10:39:00Z">
        <w:r w:rsidR="00A670FE">
          <w:rPr>
            <w:rFonts w:ascii="Times New Roman" w:hAnsi="Times New Roman"/>
            <w:color w:val="151518"/>
            <w:sz w:val="24"/>
            <w:szCs w:val="24"/>
            <w:u w:color="151518"/>
          </w:rPr>
          <w:t>and short-finned</w:t>
        </w:r>
      </w:ins>
      <w:ins w:id="902" w:author="Montevecchi, William" w:date="2018-04-19T10:38:00Z">
        <w:r w:rsidR="00A670FE">
          <w:rPr>
            <w:rFonts w:ascii="Times New Roman" w:hAnsi="Times New Roman"/>
            <w:color w:val="151518"/>
            <w:sz w:val="24"/>
            <w:szCs w:val="24"/>
            <w:u w:color="151518"/>
          </w:rPr>
          <w:t xml:space="preserve"> </w:t>
        </w:r>
      </w:ins>
      <w:ins w:id="903" w:author="Montevecchi, William" w:date="2018-04-19T10:40:00Z">
        <w:r w:rsidR="00A670FE">
          <w:rPr>
            <w:rFonts w:ascii="Times New Roman" w:hAnsi="Times New Roman"/>
            <w:color w:val="151518"/>
            <w:sz w:val="24"/>
            <w:szCs w:val="24"/>
            <w:u w:color="151518"/>
          </w:rPr>
          <w:t xml:space="preserve">squid </w:t>
        </w:r>
        <w:r w:rsidR="00A670FE" w:rsidRPr="00F70207">
          <w:rPr>
            <w:rFonts w:ascii="Times New Roman" w:hAnsi="Times New Roman"/>
            <w:i/>
            <w:color w:val="151518"/>
            <w:sz w:val="24"/>
            <w:szCs w:val="24"/>
            <w:u w:color="151518"/>
            <w:rPrChange w:id="904" w:author="Montevecchi, William" w:date="2018-04-19T10:44:00Z">
              <w:rPr>
                <w:rFonts w:ascii="Times New Roman" w:hAnsi="Times New Roman"/>
                <w:color w:val="151518"/>
                <w:sz w:val="24"/>
                <w:szCs w:val="24"/>
                <w:u w:color="151518"/>
              </w:rPr>
            </w:rPrChange>
          </w:rPr>
          <w:t xml:space="preserve">Illex </w:t>
        </w:r>
      </w:ins>
      <w:ins w:id="905" w:author="Montevecchi, William" w:date="2018-04-19T10:44:00Z">
        <w:r w:rsidR="00F70207" w:rsidRPr="00F70207">
          <w:rPr>
            <w:rFonts w:ascii="Times New Roman" w:hAnsi="Times New Roman" w:cs="Times New Roman"/>
            <w:i/>
            <w:color w:val="545454"/>
            <w:sz w:val="24"/>
            <w:szCs w:val="24"/>
            <w:shd w:val="clear" w:color="auto" w:fill="FFFFFF"/>
            <w:rPrChange w:id="906" w:author="Montevecchi, William" w:date="2018-04-19T10:44:00Z">
              <w:rPr>
                <w:rFonts w:ascii="Arial" w:hAnsi="Arial" w:cs="Arial"/>
                <w:color w:val="545454"/>
                <w:shd w:val="clear" w:color="auto" w:fill="FFFFFF"/>
              </w:rPr>
            </w:rPrChange>
          </w:rPr>
          <w:t>illecebrosus</w:t>
        </w:r>
        <w:r w:rsidR="00F70207">
          <w:rPr>
            <w:rFonts w:ascii="Arial" w:hAnsi="Arial" w:cs="Arial"/>
            <w:color w:val="545454"/>
            <w:shd w:val="clear" w:color="auto" w:fill="FFFFFF"/>
          </w:rPr>
          <w:t>,</w:t>
        </w:r>
      </w:ins>
      <w:ins w:id="907"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908"/>
      <w:r>
        <w:rPr>
          <w:rFonts w:ascii="Times New Roman" w:hAnsi="Times New Roman"/>
          <w:color w:val="151518"/>
          <w:sz w:val="24"/>
          <w:szCs w:val="24"/>
          <w:u w:color="151518"/>
        </w:rPr>
        <w:t xml:space="preserve">into the region hence facilitating </w:t>
      </w:r>
      <w:ins w:id="909" w:author="George Rose" w:date="2018-04-12T09:28:00Z">
        <w:r>
          <w:rPr>
            <w:rFonts w:ascii="Times New Roman" w:hAnsi="Times New Roman"/>
            <w:color w:val="151518"/>
            <w:sz w:val="24"/>
            <w:szCs w:val="24"/>
            <w:u w:color="151518"/>
          </w:rPr>
          <w:t>a</w:t>
        </w:r>
      </w:ins>
      <w:del w:id="910"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908"/>
      <w:r w:rsidR="00067EC4">
        <w:rPr>
          <w:rStyle w:val="CommentReference"/>
          <w:rFonts w:ascii="Times New Roman" w:eastAsia="Arial Unicode MS" w:hAnsi="Times New Roman" w:cs="Times New Roman"/>
          <w:color w:val="auto"/>
          <w:lang w:eastAsia="en-US"/>
        </w:rPr>
        <w:commentReference w:id="908"/>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r>
        <w:rPr>
          <w:i/>
          <w:iCs/>
          <w:color w:val="000000"/>
          <w:sz w:val="24"/>
          <w:szCs w:val="24"/>
          <w:u w:color="000000"/>
          <w:lang w:val="es-ES_tradnl"/>
        </w:rPr>
        <w:t xml:space="preserve">Calanus finmarchicus </w:t>
      </w:r>
      <w:r>
        <w:rPr>
          <w:color w:val="000000"/>
          <w:sz w:val="24"/>
          <w:szCs w:val="24"/>
          <w:u w:color="000000"/>
        </w:rPr>
        <w:t>abundance</w:t>
      </w:r>
    </w:p>
    <w:p w14:paraId="0F096C12" w14:textId="03880B7C" w:rsidR="000134ED" w:rsidRDefault="00E5311E">
      <w:pPr>
        <w:pStyle w:val="Body"/>
        <w:spacing w:after="0" w:line="480" w:lineRule="auto"/>
        <w:rPr>
          <w:rFonts w:ascii="Times New Roman" w:eastAsia="Times New Roman" w:hAnsi="Times New Roman" w:cs="Times New Roman"/>
          <w:sz w:val="24"/>
          <w:szCs w:val="24"/>
        </w:rPr>
      </w:pPr>
      <w:r>
        <w:tab/>
      </w:r>
      <w:commentRangeStart w:id="911"/>
      <w:r>
        <w:rPr>
          <w:rFonts w:ascii="Times New Roman" w:hAnsi="Times New Roman"/>
          <w:i/>
          <w:iCs/>
          <w:sz w:val="24"/>
          <w:szCs w:val="24"/>
          <w:lang w:val="es-ES_tradnl"/>
        </w:rPr>
        <w:t xml:space="preserve">Calanus </w:t>
      </w:r>
      <w:commentRangeEnd w:id="911"/>
      <w:r w:rsidR="00025A27">
        <w:rPr>
          <w:rStyle w:val="CommentReference"/>
          <w:rFonts w:ascii="Times New Roman" w:eastAsia="Arial Unicode MS" w:hAnsi="Times New Roman" w:cs="Times New Roman"/>
          <w:color w:val="auto"/>
          <w:lang w:eastAsia="en-US"/>
        </w:rPr>
        <w:commentReference w:id="911"/>
      </w:r>
      <w:r>
        <w:rPr>
          <w:rFonts w:ascii="Times New Roman" w:hAnsi="Times New Roman"/>
          <w:i/>
          <w:iCs/>
          <w:sz w:val="24"/>
          <w:szCs w:val="24"/>
          <w:lang w:val="es-ES_tradnl"/>
        </w:rPr>
        <w:t xml:space="preserve">finmarchicus </w:t>
      </w:r>
      <w:r>
        <w:rPr>
          <w:rFonts w:ascii="Times New Roman" w:hAnsi="Times New Roman"/>
          <w:sz w:val="24"/>
          <w:szCs w:val="24"/>
        </w:rPr>
        <w:t xml:space="preserve">is an important prey item for adult capelin in the NL region (Dalpadado and Mowbray 2013). Frank et al. (2016) used the continuous plankton recorder (CPR) data provided by the Sir Alister Hardy Foundation for Ocean Science to estimate </w:t>
      </w:r>
      <w:r>
        <w:rPr>
          <w:rFonts w:ascii="Times New Roman" w:hAnsi="Times New Roman"/>
          <w:i/>
          <w:iCs/>
          <w:sz w:val="24"/>
          <w:szCs w:val="24"/>
          <w:lang w:val="es-ES_tradnl"/>
        </w:rPr>
        <w:t xml:space="preserve">C. finmarchicus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During this decade, monitoring science fell out of favour and closure of the CPR </w:t>
      </w:r>
      <w:del w:id="912" w:author="Montevecchi, William" w:date="2018-04-19T12:30:00Z">
        <w:r w:rsidDel="00713E89">
          <w:rPr>
            <w:rFonts w:ascii="Times New Roman" w:hAnsi="Times New Roman"/>
            <w:sz w:val="24"/>
            <w:szCs w:val="24"/>
          </w:rPr>
          <w:delText>progr</w:delText>
        </w:r>
      </w:del>
      <w:ins w:id="913" w:author="Montevecchi, William" w:date="2018-04-19T12:30:00Z">
        <w:r w:rsidR="00713E89">
          <w:rPr>
            <w:rFonts w:ascii="Times New Roman" w:hAnsi="Times New Roman"/>
            <w:sz w:val="24"/>
            <w:szCs w:val="24"/>
          </w:rPr>
          <w:t>prog</w:t>
        </w:r>
      </w:ins>
      <w:ins w:id="914" w:author="Alejandro Buren" w:date="2018-04-25T14:31:00Z">
        <w:r w:rsidR="00BF3984">
          <w:rPr>
            <w:rFonts w:ascii="Times New Roman" w:hAnsi="Times New Roman"/>
            <w:sz w:val="24"/>
            <w:szCs w:val="24"/>
          </w:rPr>
          <w:t>r</w:t>
        </w:r>
      </w:ins>
      <w:bookmarkStart w:id="915" w:name="_GoBack"/>
      <w:bookmarkEnd w:id="915"/>
      <w:r>
        <w:rPr>
          <w:rFonts w:ascii="Times New Roman" w:hAnsi="Times New Roman"/>
          <w:sz w:val="24"/>
          <w:szCs w:val="24"/>
        </w:rPr>
        <w:t>am was announced in 1988, followed quickly by a revival in interest in 1989 (Reid et al. 2003). Other researchers have looked at the CPR data as a potential</w:t>
      </w:r>
      <w:del w:id="916"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 but the large CPR data gap in the region from 1979-1990 precluded its use in a recent capelin study (Mullowney et al. 2016</w:t>
      </w:r>
      <w:commentRangeStart w:id="917"/>
      <w:r>
        <w:rPr>
          <w:rFonts w:ascii="Times New Roman" w:hAnsi="Times New Roman"/>
          <w:sz w:val="24"/>
          <w:szCs w:val="24"/>
        </w:rPr>
        <w:t>)</w:t>
      </w:r>
      <w:commentRangeEnd w:id="917"/>
      <w:r>
        <w:commentReference w:id="917"/>
      </w:r>
      <w:r>
        <w:rPr>
          <w:rFonts w:ascii="Times New Roman" w:hAnsi="Times New Roman"/>
          <w:sz w:val="24"/>
          <w:szCs w:val="24"/>
        </w:rPr>
        <w:t xml:space="preserve">. </w:t>
      </w:r>
      <w:commentRangeStart w:id="918"/>
      <w:commentRangeStart w:id="919"/>
      <w:ins w:id="920" w:author="Alejandro Buren" w:date="2018-04-25T14:26:00Z">
        <w:r w:rsidR="000025CB" w:rsidRPr="006F721C">
          <w:rPr>
            <w:rFonts w:ascii="Times New Roman" w:hAnsi="Times New Roman"/>
            <w:sz w:val="24"/>
            <w:szCs w:val="24"/>
            <w:u w:val="single"/>
          </w:rPr>
          <w:t>Head</w:t>
        </w:r>
        <w:commentRangeEnd w:id="919"/>
        <w:r w:rsidR="000025CB">
          <w:rPr>
            <w:rStyle w:val="CommentReference"/>
            <w:rFonts w:ascii="Times New Roman" w:eastAsia="Arial Unicode MS" w:hAnsi="Times New Roman" w:cs="Times New Roman"/>
            <w:color w:val="auto"/>
            <w:lang w:eastAsia="en-US"/>
          </w:rPr>
          <w:commentReference w:id="919"/>
        </w:r>
        <w:r w:rsidR="000025CB" w:rsidRPr="006F721C">
          <w:rPr>
            <w:rFonts w:ascii="Times New Roman" w:hAnsi="Times New Roman"/>
            <w:sz w:val="24"/>
            <w:szCs w:val="24"/>
            <w:u w:val="single"/>
          </w:rPr>
          <w:t xml:space="preserve"> and Pepin (2010) </w:t>
        </w:r>
        <w:commentRangeEnd w:id="918"/>
        <w:r w:rsidR="000025CB" w:rsidRPr="006F721C">
          <w:rPr>
            <w:rStyle w:val="CommentReference"/>
            <w:rFonts w:ascii="Times New Roman" w:eastAsia="Arial Unicode MS" w:hAnsi="Times New Roman" w:cs="Times New Roman"/>
            <w:color w:val="auto"/>
            <w:u w:val="single"/>
            <w:lang w:eastAsia="en-US"/>
          </w:rPr>
          <w:commentReference w:id="918"/>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 xml:space="preserve">ths of observations over the Grand Banks sections of the CPR sampling (corresponding to Area E9 used by Frank et al. 2016), and inconsistencies in the course of the survey tracks from ships-of-opportunity result in uneven </w:t>
        </w:r>
        <w:r w:rsidR="000025CB">
          <w:rPr>
            <w:rFonts w:ascii="Times New Roman" w:hAnsi="Times New Roman"/>
            <w:sz w:val="24"/>
            <w:szCs w:val="24"/>
          </w:rPr>
          <w:lastRenderedPageBreak/>
          <w:t xml:space="preserve">sampling of different water masses </w:t>
        </w:r>
        <w:commentRangeStart w:id="921"/>
        <w:r w:rsidR="000025CB">
          <w:rPr>
            <w:rFonts w:ascii="Times New Roman" w:hAnsi="Times New Roman"/>
            <w:sz w:val="24"/>
            <w:szCs w:val="24"/>
          </w:rPr>
          <w:t>(Pepin et al. 2011)</w:t>
        </w:r>
        <w:commentRangeEnd w:id="921"/>
        <w:r w:rsidR="000025CB">
          <w:rPr>
            <w:rStyle w:val="CommentReference"/>
            <w:rFonts w:ascii="Times New Roman" w:eastAsia="Arial Unicode MS" w:hAnsi="Times New Roman" w:cs="Times New Roman"/>
            <w:color w:val="auto"/>
            <w:lang w:eastAsia="en-US"/>
          </w:rPr>
          <w:commentReference w:id="921"/>
        </w:r>
        <w:r w:rsidR="000025CB">
          <w:rPr>
            <w:rFonts w:ascii="Times New Roman" w:hAnsi="Times New Roman"/>
            <w:sz w:val="24"/>
            <w:szCs w:val="24"/>
          </w:rPr>
          <w:t>.</w:t>
        </w:r>
      </w:ins>
      <w:r>
        <w:rPr>
          <w:rFonts w:ascii="Times New Roman" w:hAnsi="Times New Roman"/>
          <w:sz w:val="24"/>
          <w:szCs w:val="24"/>
        </w:rPr>
        <w:t>The CPR data cannot be used to support or reject the hypothesis of a capelin stock collapse.</w:t>
      </w:r>
      <w:r>
        <w:rPr>
          <w:rFonts w:ascii="Times New Roman" w:hAnsi="Times New Roman"/>
          <w:sz w:val="24"/>
          <w:szCs w:val="24"/>
        </w:rPr>
        <w:tab/>
      </w:r>
    </w:p>
    <w:p w14:paraId="77839E1E" w14:textId="6D710D61"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922" w:author="Montevecchi, William" w:date="2018-04-19T12:30:00Z">
        <w:r w:rsidDel="00713E89">
          <w:rPr>
            <w:rFonts w:ascii="Times New Roman" w:eastAsia="Times New Roman" w:hAnsi="Times New Roman" w:cs="Times New Roman"/>
            <w:sz w:val="24"/>
            <w:szCs w:val="24"/>
          </w:rPr>
          <w:delText>Progr</w:delText>
        </w:r>
      </w:del>
      <w:ins w:id="923"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 xml:space="preserve">am (AZMP) in three regions in eastern Canada: Scotian Shelf, Gulf of St. Lawrence, and Newfoundland and Labrador. The AZMP </w:t>
      </w:r>
      <w:del w:id="924" w:author="Montevecchi, William" w:date="2018-04-19T12:30:00Z">
        <w:r w:rsidDel="00713E89">
          <w:rPr>
            <w:rFonts w:ascii="Times New Roman" w:eastAsia="Times New Roman" w:hAnsi="Times New Roman" w:cs="Times New Roman"/>
            <w:sz w:val="24"/>
            <w:szCs w:val="24"/>
          </w:rPr>
          <w:delText>progr</w:delText>
        </w:r>
      </w:del>
      <w:ins w:id="925"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 collects physical, chemical and biological data at stations along 14 oceanographic transects during offshore spring and fall cruises (see Pepin et al. 2015 for</w:t>
      </w:r>
      <w:del w:id="926"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densities from the AZMP in the NL region, there have been two pulses of higher </w:t>
      </w:r>
      <w:del w:id="927"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in 2002-07 and 2010-12, which corresponded with two periods of improved capelin condition and survival (DFO 2015). </w:t>
      </w:r>
      <w:ins w:id="928" w:author="Alejandro Buren" w:date="2018-04-25T14:27:00Z">
        <w:r w:rsidR="000025CB">
          <w:rPr>
            <w:rFonts w:ascii="Times New Roman" w:hAnsi="Times New Roman"/>
            <w:sz w:val="24"/>
            <w:szCs w:val="24"/>
          </w:rPr>
          <w:t xml:space="preserve">The yearly </w:t>
        </w:r>
        <w:commentRangeStart w:id="929"/>
        <w:r w:rsidR="000025CB">
          <w:rPr>
            <w:rFonts w:ascii="Times New Roman" w:hAnsi="Times New Roman"/>
            <w:sz w:val="24"/>
            <w:szCs w:val="24"/>
          </w:rPr>
          <w:t>changes</w:t>
        </w:r>
      </w:ins>
      <w:commentRangeEnd w:id="929"/>
      <w:ins w:id="930" w:author="Alejandro Buren" w:date="2018-04-25T14:28:00Z">
        <w:r w:rsidR="000025CB">
          <w:rPr>
            <w:rStyle w:val="CommentReference"/>
            <w:rFonts w:ascii="Times New Roman" w:eastAsia="Arial Unicode MS" w:hAnsi="Times New Roman" w:cs="Times New Roman"/>
            <w:color w:val="auto"/>
            <w:lang w:eastAsia="en-US"/>
          </w:rPr>
          <w:commentReference w:id="929"/>
        </w:r>
      </w:ins>
      <w:ins w:id="931"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C. finmarchicus</w:t>
        </w:r>
        <w:r w:rsidR="000025CB">
          <w:rPr>
            <w:rFonts w:ascii="Times New Roman" w:hAnsi="Times New Roman"/>
            <w:sz w:val="24"/>
            <w:szCs w:val="24"/>
          </w:rPr>
          <w:t xml:space="preserve"> based on AZMP surveys are highly significant for the four main sections across the Newfoundland Shelf, and range from 3 to 70-fold changes in abundance from 1999-2015 (</w:t>
        </w:r>
        <w:commentRangeStart w:id="932"/>
        <w:r w:rsidR="000025CB">
          <w:rPr>
            <w:rFonts w:ascii="Times New Roman" w:hAnsi="Times New Roman"/>
            <w:sz w:val="24"/>
            <w:szCs w:val="24"/>
          </w:rPr>
          <w:t>Pepin et al. 2017</w:t>
        </w:r>
        <w:commentRangeEnd w:id="932"/>
        <w:r w:rsidR="000025CB">
          <w:rPr>
            <w:rStyle w:val="CommentReference"/>
            <w:rFonts w:ascii="Times New Roman" w:eastAsia="Arial Unicode MS" w:hAnsi="Times New Roman" w:cs="Times New Roman"/>
            <w:color w:val="auto"/>
            <w:lang w:eastAsia="en-US"/>
          </w:rPr>
          <w:commentReference w:id="932"/>
        </w:r>
        <w:r w:rsidR="000025CB">
          <w:rPr>
            <w:rFonts w:ascii="Times New Roman" w:hAnsi="Times New Roman"/>
            <w:sz w:val="24"/>
            <w:szCs w:val="24"/>
          </w:rPr>
          <w:t xml:space="preserve">). </w:t>
        </w:r>
      </w:ins>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biomass since 2013, which is consistent with the decrease in the acoustic index of capelin biomass in recent years (DFO 2018</w:t>
      </w:r>
      <w:del w:id="933"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While the AZMP data cannot support or reject the hypothesis of a capelin stock collapse, it does support the hypothesis that bottom-up processes are driving capelin survival in the NL </w:t>
      </w:r>
      <w:commentRangeStart w:id="934"/>
      <w:r>
        <w:rPr>
          <w:rFonts w:ascii="Times New Roman" w:hAnsi="Times New Roman"/>
          <w:sz w:val="24"/>
          <w:szCs w:val="24"/>
          <w:lang w:val="it-IT"/>
        </w:rPr>
        <w:t>region</w:t>
      </w:r>
      <w:commentRangeEnd w:id="934"/>
      <w:r>
        <w:commentReference w:id="934"/>
      </w:r>
      <w:ins w:id="935"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3C9D11D8"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936"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collapse,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w:t>
      </w:r>
      <w:r>
        <w:rPr>
          <w:rFonts w:ascii="Times New Roman" w:eastAsia="Times New Roman" w:hAnsi="Times New Roman" w:cs="Times New Roman"/>
          <w:sz w:val="24"/>
          <w:szCs w:val="24"/>
        </w:rPr>
        <w:lastRenderedPageBreak/>
        <w:t xml:space="preserve">climatologically important due to its strong cold anomaly (e.g., Drinkwater et al. 1996, Colbourne et al. 2014, 2015, 2016) and biologically important due to the dramatic regime shift in the NL ecosystem in 1991 with the collapse of northern cod, capelin and other finfish species and an increase in shellfish biomass </w:t>
      </w:r>
      <w:commentRangeStart w:id="937"/>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8A12B9">
        <w:rPr>
          <w:rFonts w:ascii="Times New Roman" w:hAnsi="Times New Roman"/>
          <w:sz w:val="24"/>
          <w:rPrChange w:id="938" w:author="Regular, Paul" w:date="2018-04-25T08:49:00Z">
            <w:rPr>
              <w:rFonts w:ascii="Times New Roman" w:eastAsia="Times New Roman" w:hAnsi="Times New Roman" w:cs="Times New Roman"/>
              <w:sz w:val="24"/>
              <w:szCs w:val="24"/>
              <w:lang w:val="fr-CA"/>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8A12B9">
        <w:rPr>
          <w:rFonts w:ascii="Times New Roman" w:hAnsi="Times New Roman"/>
          <w:sz w:val="24"/>
          <w:rPrChange w:id="939" w:author="Regular, Paul" w:date="2018-04-25T08:49:00Z">
            <w:rPr>
              <w:rFonts w:ascii="Times New Roman" w:hAnsi="Times New Roman"/>
              <w:sz w:val="24"/>
              <w:szCs w:val="24"/>
              <w:lang w:val="fr-CA"/>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937"/>
      <w:r>
        <w:commentReference w:id="937"/>
      </w:r>
      <w:ins w:id="940" w:author="Montevecchi, William" w:date="2018-04-19T10:54:00Z">
        <w:r w:rsidR="00F70207" w:rsidRPr="008A12B9">
          <w:rPr>
            <w:rFonts w:ascii="Times New Roman" w:hAnsi="Times New Roman"/>
            <w:sz w:val="24"/>
            <w:rPrChange w:id="941" w:author="Regular, Paul" w:date="2018-04-25T08:49:00Z">
              <w:rPr>
                <w:rFonts w:ascii="Times New Roman" w:hAnsi="Times New Roman"/>
                <w:sz w:val="24"/>
                <w:szCs w:val="24"/>
                <w:lang w:val="fr-CA"/>
              </w:rPr>
            </w:rPrChange>
          </w:rPr>
          <w:t xml:space="preserve"> and seabird dietary shifts from warm- to cold-water pelagic prey (Montevecchi and My</w:t>
        </w:r>
        <w:r w:rsidR="00787366" w:rsidRPr="008A12B9">
          <w:rPr>
            <w:rFonts w:ascii="Times New Roman" w:hAnsi="Times New Roman"/>
            <w:sz w:val="24"/>
            <w:rPrChange w:id="942"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943" w:author="Regular, Paul" w:date="2018-04-25T08:49:00Z">
              <w:rPr>
                <w:rFonts w:ascii="Times New Roman" w:hAnsi="Times New Roman"/>
                <w:sz w:val="24"/>
                <w:szCs w:val="24"/>
                <w:lang w:val="fr-CA"/>
              </w:rPr>
            </w:rPrChange>
          </w:rPr>
          <w:t>7)</w:t>
        </w:r>
      </w:ins>
      <w:del w:id="944" w:author="Montevecchi, William" w:date="2018-04-19T10:54:00Z">
        <w:r w:rsidRPr="008A12B9" w:rsidDel="00F70207">
          <w:rPr>
            <w:rFonts w:ascii="Times New Roman" w:hAnsi="Times New Roman"/>
            <w:sz w:val="24"/>
            <w:rPrChange w:id="945" w:author="Regular, Paul" w:date="2018-04-25T08:49:00Z">
              <w:rPr>
                <w:rFonts w:ascii="Times New Roman" w:hAnsi="Times New Roman"/>
                <w:sz w:val="24"/>
                <w:szCs w:val="24"/>
                <w:lang w:val="fr-CA"/>
              </w:rPr>
            </w:rPrChange>
          </w:rPr>
          <w:delText>.</w:delText>
        </w:r>
      </w:del>
      <w:del w:id="946" w:author="Montevecchi, William" w:date="2018-04-19T10:56:00Z">
        <w:r w:rsidRPr="00EB56BE" w:rsidDel="00F70207">
          <w:rPr>
            <w:rFonts w:ascii="Times New Roman" w:hAnsi="Times New Roman"/>
            <w:sz w:val="24"/>
            <w:rPrChange w:id="947" w:author="Regular, Paul" w:date="2018-04-25T08:49:00Z">
              <w:rPr>
                <w:rFonts w:ascii="Times New Roman" w:hAnsi="Times New Roman"/>
                <w:sz w:val="24"/>
                <w:szCs w:val="24"/>
                <w:lang w:val="fr-CA"/>
              </w:rPr>
            </w:rPrChange>
          </w:rPr>
          <w:delText xml:space="preserve"> </w:delText>
        </w:r>
      </w:del>
      <w:ins w:id="948" w:author="Montevecchi, William" w:date="2018-04-19T10:56:00Z">
        <w:r w:rsidR="00F70207" w:rsidRPr="008A12B9">
          <w:rPr>
            <w:rFonts w:ascii="Times New Roman" w:hAnsi="Times New Roman"/>
            <w:sz w:val="24"/>
            <w:rPrChange w:id="949" w:author="Regular, Paul" w:date="2018-04-25T08:49:00Z">
              <w:rPr>
                <w:rFonts w:ascii="Times New Roman" w:hAnsi="Times New Roman"/>
                <w:sz w:val="24"/>
                <w:szCs w:val="24"/>
                <w:lang w:val="fr-CA"/>
              </w:rPr>
            </w:rPrChange>
          </w:rPr>
          <w:t>.</w:t>
        </w:r>
      </w:ins>
      <w:r w:rsidRPr="008A12B9">
        <w:rPr>
          <w:rFonts w:ascii="Times New Roman" w:hAnsi="Times New Roman"/>
          <w:sz w:val="24"/>
          <w:rPrChange w:id="950" w:author="Regular, Paul" w:date="2018-04-25T08:49:00Z">
            <w:rPr>
              <w:rFonts w:ascii="Times New Roman" w:hAnsi="Times New Roman"/>
              <w:sz w:val="24"/>
              <w:szCs w:val="24"/>
              <w:lang w:val="fr-CA"/>
            </w:rPr>
          </w:rPrChange>
        </w:rPr>
        <w:t xml:space="preserve"> </w:t>
      </w:r>
      <w:r>
        <w:rPr>
          <w:rFonts w:ascii="Times New Roman" w:hAnsi="Times New Roman"/>
          <w:sz w:val="24"/>
          <w:szCs w:val="24"/>
        </w:rPr>
        <w:t xml:space="preserve">Based on the extensive published literature on this subject (e.g., Hutchings &amp; Myers </w:t>
      </w:r>
      <w:commentRangeStart w:id="951"/>
      <w:r>
        <w:rPr>
          <w:rFonts w:ascii="Times New Roman" w:hAnsi="Times New Roman"/>
          <w:sz w:val="24"/>
          <w:szCs w:val="24"/>
        </w:rPr>
        <w:t>1994</w:t>
      </w:r>
      <w:commentRangeEnd w:id="951"/>
      <w:r>
        <w:commentReference w:id="951"/>
      </w:r>
      <w:r>
        <w:rPr>
          <w:rFonts w:ascii="Times New Roman" w:hAnsi="Times New Roman"/>
          <w:sz w:val="24"/>
          <w:szCs w:val="24"/>
        </w:rPr>
        <w:t>, Drinkwater 1996, Buren et al. 2014a, Pedersen et al. 2017)</w:t>
      </w:r>
      <w:del w:id="952"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953"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954" w:author="Montevecchi, William" w:date="2018-04-19T11:02:00Z">
        <w:r w:rsidDel="00787366">
          <w:rPr>
            <w:rFonts w:ascii="Times New Roman" w:hAnsi="Times New Roman"/>
            <w:sz w:val="24"/>
            <w:szCs w:val="24"/>
          </w:rPr>
          <w:delText>environmental driver</w:delText>
        </w:r>
      </w:del>
      <w:ins w:id="955" w:author="Montevecchi, William" w:date="2018-04-19T11:02:00Z">
        <w:r w:rsidR="00787366">
          <w:rPr>
            <w:rFonts w:ascii="Times New Roman" w:hAnsi="Times New Roman"/>
            <w:sz w:val="24"/>
            <w:szCs w:val="24"/>
          </w:rPr>
          <w:t xml:space="preserve">physical </w:t>
        </w:r>
        <w:commentRangeStart w:id="956"/>
        <w:del w:id="957" w:author="Alejandro Buren" w:date="2018-04-25T14:28:00Z">
          <w:r w:rsidR="00787366" w:rsidDel="00F07166">
            <w:rPr>
              <w:rFonts w:ascii="Times New Roman" w:hAnsi="Times New Roman"/>
              <w:sz w:val="24"/>
              <w:szCs w:val="24"/>
            </w:rPr>
            <w:delText>forcer</w:delText>
          </w:r>
        </w:del>
      </w:ins>
      <w:ins w:id="958" w:author="Alejandro Buren" w:date="2018-04-25T14:28:00Z">
        <w:r w:rsidR="00F07166">
          <w:rPr>
            <w:rFonts w:ascii="Times New Roman" w:hAnsi="Times New Roman"/>
            <w:sz w:val="24"/>
            <w:szCs w:val="24"/>
          </w:rPr>
          <w:t>driver</w:t>
        </w:r>
        <w:commentRangeEnd w:id="956"/>
        <w:r w:rsidR="00F07166">
          <w:rPr>
            <w:rStyle w:val="CommentReference"/>
            <w:rFonts w:ascii="Times New Roman" w:eastAsia="Arial Unicode MS" w:hAnsi="Times New Roman" w:cs="Times New Roman"/>
            <w:color w:val="auto"/>
            <w:lang w:eastAsia="en-US"/>
          </w:rPr>
          <w:commentReference w:id="956"/>
        </w:r>
      </w:ins>
      <w:r>
        <w:rPr>
          <w:rFonts w:ascii="Times New Roman" w:hAnsi="Times New Roman"/>
          <w:sz w:val="24"/>
          <w:szCs w:val="24"/>
        </w:rPr>
        <w:t xml:space="preserve"> of capelin collapse. </w:t>
      </w:r>
    </w:p>
    <w:p w14:paraId="1023FAE1" w14:textId="77777777" w:rsidR="000134ED" w:rsidRDefault="00E5311E">
      <w:pPr>
        <w:pStyle w:val="Body"/>
        <w:rPr>
          <w:rFonts w:ascii="Times New Roman" w:eastAsia="Times New Roman" w:hAnsi="Times New Roman" w:cs="Times New Roman"/>
          <w:sz w:val="24"/>
          <w:szCs w:val="24"/>
        </w:rPr>
        <w:pPrChange w:id="959"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ins w:id="960" w:author="Montevecchi, William" w:date="2018-04-19T11:03:00Z">
        <w:r>
          <w:rPr>
            <w:rFonts w:ascii="Times New Roman" w:hAnsi="Times New Roman"/>
            <w:sz w:val="24"/>
            <w:szCs w:val="24"/>
          </w:rPr>
          <w:t xml:space="preserve">We </w:t>
        </w:r>
      </w:ins>
      <w:del w:id="961"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962" w:author="Montevecchi, William" w:date="2018-04-19T11:03:00Z">
        <w:r>
          <w:rPr>
            <w:rFonts w:ascii="Times New Roman" w:hAnsi="Times New Roman"/>
            <w:sz w:val="24"/>
            <w:szCs w:val="24"/>
          </w:rPr>
          <w:t>d</w:t>
        </w:r>
      </w:ins>
      <w:del w:id="963"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964" w:author="Montevecchi, William" w:date="2018-04-19T11:04:00Z">
        <w:r>
          <w:rPr>
            <w:rFonts w:ascii="Times New Roman" w:hAnsi="Times New Roman"/>
            <w:sz w:val="24"/>
            <w:szCs w:val="24"/>
          </w:rPr>
          <w:t>bottom-up</w:t>
        </w:r>
      </w:ins>
      <w:ins w:id="965" w:author="Gail Davoren" w:date="2018-04-24T13:43:00Z">
        <w:r w:rsidR="00E35DD6">
          <w:rPr>
            <w:rFonts w:ascii="Times New Roman" w:hAnsi="Times New Roman"/>
            <w:sz w:val="24"/>
            <w:szCs w:val="24"/>
          </w:rPr>
          <w:t>,</w:t>
        </w:r>
      </w:ins>
      <w:ins w:id="966"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4E3B4F2D"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and our analyses. While the spring acoustic survey surveys all age classes (age-1 to age-3+), it is targeting the younger, immature portion of the stock that is not migrating, so late spawning post-1991 would not affect the abundance index of the immature portion of the stock.</w:t>
      </w:r>
      <w:del w:id="967"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968" w:author="Montevecchi, William" w:date="2018-04-19T11:05:00Z">
        <w:r w:rsidR="00787366">
          <w:rPr>
            <w:rFonts w:ascii="Times New Roman" w:hAnsi="Times New Roman"/>
            <w:sz w:val="24"/>
            <w:szCs w:val="24"/>
          </w:rPr>
          <w:t>detect</w:t>
        </w:r>
      </w:ins>
      <w:del w:id="969"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22%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970"/>
      <w:del w:id="971" w:author="Montevecchi, William" w:date="2018-04-19T11:06:00Z">
        <w:r w:rsidDel="00787366">
          <w:rPr>
            <w:rFonts w:ascii="Times New Roman" w:hAnsi="Times New Roman"/>
            <w:sz w:val="24"/>
            <w:szCs w:val="24"/>
          </w:rPr>
          <w:delText>us</w:delText>
        </w:r>
        <w:commentRangeEnd w:id="970"/>
        <w:r w:rsidDel="00787366">
          <w:commentReference w:id="970"/>
        </w:r>
        <w:r w:rsidDel="00787366">
          <w:rPr>
            <w:rFonts w:ascii="Times New Roman" w:hAnsi="Times New Roman"/>
            <w:sz w:val="24"/>
            <w:szCs w:val="24"/>
          </w:rPr>
          <w:delText xml:space="preserve"> w</w:delText>
        </w:r>
      </w:del>
      <w:del w:id="972"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457A6D82" w:rsidR="000134ED" w:rsidDel="00787366" w:rsidRDefault="00E5311E">
      <w:pPr>
        <w:pStyle w:val="Body"/>
        <w:spacing w:after="0" w:line="480" w:lineRule="auto"/>
        <w:rPr>
          <w:ins w:id="973" w:author="George Rose" w:date="2018-04-12T10:03:00Z"/>
          <w:del w:id="974"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 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w:t>
      </w:r>
      <w:del w:id="975"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we found no evidence of capelin moving either east or west inter-annually, but rather capelin’s centre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976"/>
      <w:r>
        <w:rPr>
          <w:rFonts w:ascii="Times New Roman" w:hAnsi="Times New Roman"/>
          <w:sz w:val="24"/>
          <w:szCs w:val="24"/>
        </w:rPr>
        <w:t>amount of capelin would have been missed since 1991</w:t>
      </w:r>
      <w:commentRangeEnd w:id="976"/>
      <w:r w:rsidR="00787366">
        <w:rPr>
          <w:rStyle w:val="CommentReference"/>
          <w:rFonts w:ascii="Times New Roman" w:eastAsia="Arial Unicode MS" w:hAnsi="Times New Roman" w:cs="Times New Roman"/>
          <w:color w:val="auto"/>
          <w:lang w:eastAsia="en-US"/>
        </w:rPr>
        <w:commentReference w:id="976"/>
      </w:r>
      <w:r>
        <w:rPr>
          <w:rFonts w:ascii="Times New Roman" w:hAnsi="Times New Roman"/>
          <w:sz w:val="24"/>
          <w:szCs w:val="24"/>
        </w:rPr>
        <w:t xml:space="preserve">, </w:t>
      </w:r>
      <w:commentRangeStart w:id="977"/>
      <w:r>
        <w:rPr>
          <w:rFonts w:ascii="Times New Roman" w:hAnsi="Times New Roman"/>
          <w:sz w:val="24"/>
          <w:szCs w:val="24"/>
        </w:rPr>
        <w:t xml:space="preserve">given </w:t>
      </w:r>
      <w:commentRangeEnd w:id="977"/>
      <w:r w:rsidR="0040554E">
        <w:rPr>
          <w:rStyle w:val="CommentReference"/>
          <w:rFonts w:ascii="Times New Roman" w:eastAsia="Arial Unicode MS" w:hAnsi="Times New Roman" w:cs="Times New Roman"/>
          <w:color w:val="auto"/>
          <w:lang w:eastAsia="en-US"/>
        </w:rPr>
        <w:commentReference w:id="977"/>
      </w:r>
      <w:r>
        <w:rPr>
          <w:rFonts w:ascii="Times New Roman" w:hAnsi="Times New Roman"/>
          <w:sz w:val="24"/>
          <w:szCs w:val="24"/>
        </w:rPr>
        <w:t xml:space="preserve">that there are harvesters on the </w:t>
      </w:r>
      <w:commentRangeStart w:id="978"/>
      <w:r>
        <w:rPr>
          <w:rFonts w:ascii="Times New Roman" w:hAnsi="Times New Roman"/>
          <w:sz w:val="24"/>
          <w:szCs w:val="24"/>
          <w:lang w:val="nl-NL"/>
        </w:rPr>
        <w:t>water</w:t>
      </w:r>
      <w:commentRangeEnd w:id="978"/>
      <w:r>
        <w:commentReference w:id="978"/>
      </w:r>
      <w:r>
        <w:rPr>
          <w:rFonts w:ascii="Times New Roman" w:hAnsi="Times New Roman"/>
          <w:sz w:val="24"/>
          <w:szCs w:val="24"/>
        </w:rPr>
        <w:t xml:space="preserve"> pursuing inshore fisheries for capelin, Atlantic herring, snow crab (</w:t>
      </w:r>
      <w:r>
        <w:rPr>
          <w:rFonts w:ascii="Times New Roman" w:hAnsi="Times New Roman"/>
          <w:i/>
          <w:iCs/>
          <w:sz w:val="24"/>
          <w:szCs w:val="24"/>
          <w:lang w:val="es-ES_tradnl"/>
        </w:rPr>
        <w:t>Chionoecetes opilio</w:t>
      </w:r>
      <w:r>
        <w:rPr>
          <w:rFonts w:ascii="Times New Roman" w:hAnsi="Times New Roman"/>
          <w:sz w:val="24"/>
          <w:szCs w:val="24"/>
        </w:rPr>
        <w:t>) and northern cod. Furthermore, year 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979" w:author="Montevecchi, William" w:date="2018-04-19T11:10:00Z">
        <w:r w:rsidDel="00787366">
          <w:rPr>
            <w:rFonts w:ascii="Times New Roman" w:hAnsi="Times New Roman"/>
            <w:sz w:val="24"/>
            <w:szCs w:val="24"/>
          </w:rPr>
          <w:delText xml:space="preserve">Since </w:delText>
        </w:r>
      </w:del>
      <w:ins w:id="980"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981"/>
      <w:r>
        <w:rPr>
          <w:rFonts w:ascii="Times New Roman" w:hAnsi="Times New Roman"/>
          <w:sz w:val="24"/>
          <w:szCs w:val="24"/>
          <w:lang w:val="es-ES_tradnl"/>
        </w:rPr>
        <w:t>strata</w:t>
      </w:r>
      <w:commentRangeEnd w:id="981"/>
      <w:r>
        <w:commentReference w:id="981"/>
      </w:r>
      <w:r>
        <w:rPr>
          <w:rFonts w:ascii="Times New Roman" w:hAnsi="Times New Roman"/>
          <w:sz w:val="24"/>
          <w:szCs w:val="24"/>
        </w:rPr>
        <w:t xml:space="preserve">, we do not have much diet data of fish predators in the </w:t>
      </w:r>
      <w:commentRangeStart w:id="982"/>
      <w:r>
        <w:rPr>
          <w:rFonts w:ascii="Times New Roman" w:hAnsi="Times New Roman"/>
          <w:sz w:val="24"/>
          <w:szCs w:val="24"/>
        </w:rPr>
        <w:t>nearshore</w:t>
      </w:r>
      <w:commentRangeEnd w:id="982"/>
      <w:r>
        <w:commentReference w:id="982"/>
      </w:r>
      <w:ins w:id="983" w:author="George Rose" w:date="2018-04-12T10:03:00Z">
        <w:del w:id="984" w:author="Montevecchi, William" w:date="2018-04-19T11:14:00Z">
          <w:r w:rsidDel="00787366">
            <w:rPr>
              <w:rFonts w:ascii="Times New Roman" w:hAnsi="Times New Roman"/>
              <w:sz w:val="24"/>
              <w:szCs w:val="24"/>
            </w:rPr>
            <w:delText xml:space="preserve"> Influence of diet on growth, condition and reproductive capacity</w:delText>
          </w:r>
        </w:del>
      </w:ins>
      <w:ins w:id="985" w:author="Montevecchi, William" w:date="2018-04-19T11:13:00Z">
        <w:r w:rsidR="00787366">
          <w:rPr>
            <w:rFonts w:ascii="Times New Roman" w:hAnsi="Times New Roman"/>
            <w:sz w:val="24"/>
            <w:szCs w:val="24"/>
          </w:rPr>
          <w:t xml:space="preserve">. </w:t>
        </w:r>
      </w:ins>
      <w:ins w:id="986" w:author="George Rose" w:date="2018-04-12T10:03:00Z">
        <w:del w:id="987" w:author="Montevecchi, William" w:date="2018-04-19T11:13:00Z">
          <w:r w:rsidDel="00787366">
            <w:rPr>
              <w:rFonts w:ascii="Times New Roman" w:hAnsi="Times New Roman"/>
              <w:sz w:val="24"/>
              <w:szCs w:val="24"/>
            </w:rPr>
            <w:delText xml:space="preserve"> </w:delText>
          </w:r>
        </w:del>
        <w:del w:id="988" w:author="Montevecchi, William" w:date="2018-04-19T11:12:00Z">
          <w:r w:rsidDel="00787366">
            <w:rPr>
              <w:rFonts w:ascii="Times New Roman" w:hAnsi="Times New Roman"/>
              <w:sz w:val="24"/>
              <w:szCs w:val="24"/>
            </w:rPr>
            <w:delText>in Newfoundland and Labrador cod (</w:delText>
          </w:r>
          <w:r w:rsidRPr="00787366" w:rsidDel="00787366">
            <w:rPr>
              <w:i/>
              <w:rPrChange w:id="989"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990" w:author="George Rose" w:date="2018-04-12T10:03:00Z"/>
          <w:del w:id="991" w:author="Montevecchi, William" w:date="2018-04-19T11:12:00Z"/>
          <w:rFonts w:ascii="Times New Roman" w:eastAsia="Times New Roman" w:hAnsi="Times New Roman" w:cs="Times New Roman"/>
          <w:sz w:val="24"/>
          <w:szCs w:val="24"/>
        </w:rPr>
      </w:pPr>
      <w:ins w:id="992" w:author="George Rose" w:date="2018-04-12T10:03:00Z">
        <w:del w:id="993"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994" w:author="George Rose" w:date="2018-04-12T10:03:00Z"/>
          <w:del w:id="995"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996" w:author="George Rose" w:date="2018-04-12T10:03:00Z"/>
          <w:del w:id="997" w:author="Montevecchi, William" w:date="2018-04-19T11:12:00Z"/>
          <w:rFonts w:ascii="Times New Roman" w:eastAsia="Times New Roman" w:hAnsi="Times New Roman" w:cs="Times New Roman"/>
          <w:sz w:val="24"/>
          <w:szCs w:val="24"/>
        </w:rPr>
      </w:pPr>
      <w:ins w:id="998" w:author="George Rose" w:date="2018-04-12T10:03:00Z">
        <w:del w:id="999" w:author="Montevecchi, William" w:date="2018-04-19T11:12:00Z">
          <w:r w:rsidDel="00787366">
            <w:rPr>
              <w:rFonts w:ascii="Times New Roman" w:hAnsi="Times New Roman"/>
              <w:sz w:val="24"/>
              <w:szCs w:val="24"/>
            </w:rPr>
            <w:lastRenderedPageBreak/>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1000" w:author="George Rose" w:date="2018-04-12T10:03:00Z"/>
          <w:del w:id="1001"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1002" w:author="George Rose" w:date="2018-04-12T10:03:00Z"/>
          <w:del w:id="1003" w:author="Montevecchi, William" w:date="2018-04-19T11:13:00Z"/>
          <w:rFonts w:ascii="Times New Roman" w:eastAsia="Times New Roman" w:hAnsi="Times New Roman" w:cs="Times New Roman"/>
          <w:sz w:val="24"/>
          <w:szCs w:val="24"/>
        </w:rPr>
      </w:pPr>
      <w:ins w:id="1004" w:author="George Rose" w:date="2018-04-12T10:03:00Z">
        <w:del w:id="1005"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21AB5D58" w:rsidR="00787366" w:rsidRPr="00787366" w:rsidRDefault="00E5311E">
      <w:pPr>
        <w:pStyle w:val="Body"/>
        <w:spacing w:after="0" w:line="480" w:lineRule="auto"/>
        <w:rPr>
          <w:rFonts w:ascii="Times New Roman" w:hAnsi="Times New Roman"/>
          <w:sz w:val="24"/>
          <w:szCs w:val="24"/>
          <w:rPrChange w:id="1006" w:author="Montevecchi, William" w:date="2018-04-19T11:15:00Z">
            <w:rPr>
              <w:rFonts w:ascii="Times New Roman" w:eastAsia="Times New Roman" w:hAnsi="Times New Roman" w:cs="Times New Roman"/>
              <w:sz w:val="24"/>
              <w:szCs w:val="24"/>
            </w:rPr>
          </w:rPrChange>
        </w:rPr>
      </w:pPr>
      <w:ins w:id="1007" w:author="George Rose" w:date="2018-04-12T10:03:00Z">
        <w:del w:id="1008" w:author="Montevecchi, William" w:date="2018-04-19T11:13:00Z">
          <w:r w:rsidDel="00787366">
            <w:rPr>
              <w:rFonts w:ascii="Times New Roman" w:hAnsi="Times New Roman"/>
              <w:sz w:val="24"/>
              <w:szCs w:val="24"/>
            </w:rPr>
            <w:delText>https://doi.org/10.1016/j.dsr2.2007.08.007</w:delText>
          </w:r>
        </w:del>
      </w:ins>
      <w:del w:id="1009"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murres </w:t>
      </w:r>
      <w:ins w:id="1010" w:author="Montevecchi, William" w:date="2018-04-19T11:14:00Z">
        <w:r w:rsidR="00787366">
          <w:rPr>
            <w:rFonts w:ascii="Times New Roman" w:hAnsi="Times New Roman"/>
            <w:sz w:val="24"/>
            <w:szCs w:val="24"/>
          </w:rPr>
          <w:t>exhibited</w:t>
        </w:r>
      </w:ins>
      <w:del w:id="1011"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1012" w:author="Montevecchi, William" w:date="2018-04-19T11:14:00Z">
        <w:r w:rsidR="00787366">
          <w:rPr>
            <w:rFonts w:ascii="Times New Roman" w:hAnsi="Times New Roman"/>
            <w:sz w:val="24"/>
            <w:szCs w:val="24"/>
          </w:rPr>
          <w:t>ed</w:t>
        </w:r>
      </w:ins>
      <w:del w:id="1013"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murres’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014"/>
      <w:r>
        <w:rPr>
          <w:rFonts w:ascii="Times New Roman" w:hAnsi="Times New Roman"/>
          <w:sz w:val="24"/>
          <w:szCs w:val="24"/>
        </w:rPr>
        <w:t>This would not be expected if capelin resided year round in the bays.</w:t>
      </w:r>
      <w:commentRangeEnd w:id="1014"/>
      <w:r w:rsidR="00BB21CC">
        <w:rPr>
          <w:rStyle w:val="CommentReference"/>
          <w:rFonts w:ascii="Times New Roman" w:eastAsia="Arial Unicode MS" w:hAnsi="Times New Roman" w:cs="Times New Roman"/>
          <w:color w:val="auto"/>
          <w:lang w:eastAsia="en-US"/>
        </w:rPr>
        <w:commentReference w:id="1014"/>
      </w:r>
      <w:r>
        <w:rPr>
          <w:rFonts w:ascii="Times New Roman" w:hAnsi="Times New Roman"/>
          <w:sz w:val="24"/>
          <w:szCs w:val="24"/>
        </w:rPr>
        <w:t xml:space="preserve"> </w:t>
      </w:r>
      <w:ins w:id="1015" w:author="Montevecchi, William" w:date="2018-04-19T11:15:00Z">
        <w:r w:rsidR="00787366">
          <w:rPr>
            <w:rFonts w:ascii="Times New Roman" w:hAnsi="Times New Roman"/>
            <w:sz w:val="24"/>
            <w:szCs w:val="24"/>
          </w:rPr>
          <w:t xml:space="preserve">The parental provisions of murres also exhibited a </w:t>
        </w:r>
      </w:ins>
      <w:ins w:id="1016" w:author="Montevecchi, William" w:date="2018-04-19T11:16:00Z">
        <w:r w:rsidR="00787366">
          <w:rPr>
            <w:rFonts w:ascii="Times New Roman" w:hAnsi="Times New Roman"/>
            <w:sz w:val="24"/>
            <w:szCs w:val="24"/>
          </w:rPr>
          <w:t xml:space="preserve">3-decadal </w:t>
        </w:r>
      </w:ins>
      <w:ins w:id="1017" w:author="Montevecchi, William" w:date="2018-04-19T11:15:00Z">
        <w:r w:rsidR="00787366">
          <w:rPr>
            <w:rFonts w:ascii="Times New Roman" w:hAnsi="Times New Roman"/>
            <w:sz w:val="24"/>
            <w:szCs w:val="24"/>
          </w:rPr>
          <w:t xml:space="preserve">decline in capelin condition from 1991 </w:t>
        </w:r>
      </w:ins>
      <w:ins w:id="1018" w:author="Montevecchi, William" w:date="2018-04-19T11:16:00Z">
        <w:r w:rsidR="00787366">
          <w:rPr>
            <w:rFonts w:ascii="Times New Roman" w:hAnsi="Times New Roman"/>
            <w:sz w:val="24"/>
            <w:szCs w:val="24"/>
          </w:rPr>
          <w:t>– 2017 (Montevecchi unpubl. Data).</w:t>
        </w:r>
      </w:ins>
    </w:p>
    <w:p w14:paraId="36422733"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3CD1C5A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diet) and a total mortality index from the acoustic survey to investigate predator release on capelin post-1991. If capelin moved into the inshore </w:t>
      </w:r>
      <w:r>
        <w:rPr>
          <w:rFonts w:ascii="Times New Roman" w:hAnsi="Times New Roman"/>
          <w:sz w:val="24"/>
          <w:szCs w:val="24"/>
        </w:rPr>
        <w:lastRenderedPageBreak/>
        <w:t xml:space="preserve">with no reduction in biomass post-1991, then the reduced population of northern cod would have high condition while capelin total mortality would be low. Instead northern cod aggregated within a small area north of the Grand Bank and in the Bonavista corridor by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019"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which was hypothesized to be in response to the change in distribution of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020" w:author="DFO-MPO" w:date="2018-04-13T10:32: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r>
        <w:rPr>
          <w:rFonts w:ascii="Times New Roman" w:hAnsi="Times New Roman"/>
          <w:sz w:val="24"/>
          <w:szCs w:val="24"/>
        </w:rPr>
        <w:t>, and northern cod condition was low where there was no spatial overlap between cod and capelin</w:t>
      </w:r>
      <w:commentRangeStart w:id="1021"/>
      <w:r>
        <w:rPr>
          <w:rFonts w:ascii="Times New Roman" w:hAnsi="Times New Roman"/>
          <w:sz w:val="24"/>
          <w:szCs w:val="24"/>
        </w:rPr>
        <w:t>.</w:t>
      </w:r>
      <w:commentRangeEnd w:id="1021"/>
      <w:r>
        <w:commentReference w:id="1021"/>
      </w:r>
      <w:r>
        <w:rPr>
          <w:rFonts w:ascii="Times New Roman" w:hAnsi="Times New Roman"/>
          <w:sz w:val="24"/>
          <w:szCs w:val="24"/>
        </w:rPr>
        <w:t xml:space="preserve"> However, even with a decrease in northern cod predation pressure, capelin has experienced higher total mortality since 1991. With an increase in the total mortality index over time, it seems quite plausible that capelin numbers have remained low since 1991 due 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r>
        <w:rPr>
          <w:rFonts w:ascii="Times New Roman" w:hAnsi="Times New Roman"/>
          <w:color w:val="151518"/>
          <w:sz w:val="24"/>
          <w:szCs w:val="24"/>
          <w:u w:color="151518"/>
        </w:rPr>
        <w:t>Chardine et al. 2003,  Hammill et al. 2015</w:t>
      </w:r>
      <w:r>
        <w:rPr>
          <w:rFonts w:ascii="Times New Roman" w:hAnsi="Times New Roman"/>
          <w:sz w:val="24"/>
          <w:szCs w:val="24"/>
        </w:rPr>
        <w:t xml:space="preserve">); (3) environmental conditions are driving a bottom-up control on capelin biomass </w:t>
      </w:r>
      <w:del w:id="1022"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1023"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 xml:space="preserve">, </w:t>
      </w:r>
      <w:commentRangeStart w:id="1024"/>
      <w:r>
        <w:rPr>
          <w:rFonts w:ascii="Times New Roman" w:hAnsi="Times New Roman"/>
          <w:sz w:val="24"/>
          <w:szCs w:val="24"/>
        </w:rPr>
        <w:t xml:space="preserve">which is managed using the precautionary approach but there are no reference points for </w:t>
      </w:r>
      <w:commentRangeStart w:id="1025"/>
      <w:r>
        <w:rPr>
          <w:rFonts w:ascii="Times New Roman" w:hAnsi="Times New Roman"/>
          <w:sz w:val="24"/>
          <w:szCs w:val="24"/>
        </w:rPr>
        <w:t>capelin</w:t>
      </w:r>
      <w:commentRangeEnd w:id="1025"/>
      <w:r>
        <w:commentReference w:id="1025"/>
      </w:r>
      <w:r>
        <w:rPr>
          <w:rFonts w:ascii="Times New Roman" w:hAnsi="Times New Roman"/>
          <w:sz w:val="24"/>
          <w:szCs w:val="24"/>
        </w:rPr>
        <w:t>.</w:t>
      </w:r>
      <w:commentRangeEnd w:id="1024"/>
      <w:r w:rsidR="00787366">
        <w:rPr>
          <w:rStyle w:val="CommentReference"/>
          <w:rFonts w:ascii="Times New Roman" w:eastAsia="Arial Unicode MS" w:hAnsi="Times New Roman" w:cs="Times New Roman"/>
          <w:color w:val="auto"/>
          <w:lang w:eastAsia="en-US"/>
        </w:rPr>
        <w:commentReference w:id="1024"/>
      </w:r>
      <w:r>
        <w:rPr>
          <w:rFonts w:ascii="Times New Roman" w:hAnsi="Times New Roman"/>
          <w:sz w:val="24"/>
          <w:szCs w:val="24"/>
        </w:rPr>
        <w:t xml:space="preserve"> For capelin biomass to return to its historic</w:t>
      </w:r>
      <w:ins w:id="1026"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natural and fishing mortality as well as improved ocean conditions may be required. </w:t>
      </w:r>
    </w:p>
    <w:p w14:paraId="01E03C28" w14:textId="6162108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All of the independent data sources examined support the hypothesis of a collapsed capelin stock, including the offshore acoustic survey, the FBTS, secondary productivity, and predator responses of northern cod, seabirds, and harp seal. While inshore commercial catch rate, aerial surveys and the Trinity Bay late-</w:t>
      </w:r>
      <w:del w:id="1027"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 xml:space="preserve">larval index provide equivocal support for the non-collapse hypothesis, the usefulness of these indices post-1991 have been called into question in </w:t>
      </w:r>
      <w:r>
        <w:rPr>
          <w:rFonts w:ascii="Times New Roman" w:hAnsi="Times New Roman"/>
          <w:sz w:val="24"/>
          <w:szCs w:val="24"/>
        </w:rPr>
        <w:lastRenderedPageBreak/>
        <w:t>both earlier Canadian government reports (e.g., Anon 1995) and in our analyses. Specifically, post-1991 market fluctuations have made the inshore catch rate index useless as an indicator of stock abundance (Anon 1995); changes in capelin biology</w:t>
      </w:r>
      <w:ins w:id="1028"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key assumptions of the aerial surveys (Nakashima 1998); and the use of the late-</w:t>
      </w:r>
      <w:del w:id="1029"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was misleading (Nakashima and Mowbray 2014). The spring acoustic survey in NAFO Div. 3L provides </w:t>
      </w:r>
      <w:ins w:id="1030"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1031" w:author="Montevecchi, William" w:date="2018-04-19T11:29:00Z">
        <w:r w:rsidR="00787366">
          <w:rPr>
            <w:rFonts w:ascii="Times New Roman" w:hAnsi="Times New Roman"/>
            <w:sz w:val="24"/>
            <w:szCs w:val="24"/>
          </w:rPr>
          <w:t>ex</w:t>
        </w:r>
      </w:ins>
      <w:del w:id="1032"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design, these are minimum estimates, but all data sources examined indicate that the survey captures trends in the capelin </w:t>
      </w:r>
      <w:commentRangeStart w:id="1033"/>
      <w:r w:rsidRPr="00E5311E">
        <w:rPr>
          <w:rFonts w:ascii="Times New Roman" w:hAnsi="Times New Roman"/>
          <w:sz w:val="24"/>
          <w:szCs w:val="24"/>
          <w:lang w:val="en-CA"/>
          <w:rPrChange w:id="1034" w:author="DFO-MPO" w:date="2018-04-13T10:27:00Z">
            <w:rPr>
              <w:rFonts w:ascii="Times New Roman" w:hAnsi="Times New Roman"/>
              <w:sz w:val="24"/>
              <w:szCs w:val="24"/>
              <w:lang w:val="fr-FR"/>
            </w:rPr>
          </w:rPrChange>
        </w:rPr>
        <w:t>population</w:t>
      </w:r>
      <w:commentRangeEnd w:id="1033"/>
      <w:r>
        <w:commentReference w:id="1033"/>
      </w:r>
      <w:ins w:id="1035"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1036" w:author="DFO-MPO" w:date="2018-04-13T10:32:00Z">
            <w:rPr>
              <w:rFonts w:ascii="Times New Roman" w:hAnsi="Times New Roman"/>
              <w:sz w:val="24"/>
              <w:szCs w:val="24"/>
              <w:lang w:val="fr-FR"/>
            </w:rPr>
          </w:rPrChange>
        </w:rPr>
        <w:lastRenderedPageBreak/>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1037" w:author="Montevecchi, William" w:date="2018-04-19T11:34:00Z">
        <w:r w:rsidR="00787366">
          <w:rPr>
            <w:rFonts w:ascii="Times New Roman" w:hAnsi="Times New Roman"/>
            <w:sz w:val="24"/>
            <w:szCs w:val="24"/>
            <w:lang w:val="en-US"/>
          </w:rPr>
          <w:t>n</w:t>
        </w:r>
      </w:ins>
      <w:del w:id="1038"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1039"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1040"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1041"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042"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1043"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Pr>
          <w:rFonts w:ascii="Times New Roman" w:hAnsi="Times New Roman"/>
          <w:i/>
          <w:iCs/>
          <w:sz w:val="24"/>
          <w:szCs w:val="24"/>
          <w:lang w:val="es-ES_tradnl"/>
        </w:rPr>
        <w:t>Clupea harengus</w:t>
      </w:r>
      <w:r>
        <w:rPr>
          <w:rFonts w:ascii="Times New Roman" w:hAnsi="Times New Roman"/>
          <w:sz w:val="24"/>
          <w:szCs w:val="24"/>
          <w:lang w:val="en-US"/>
        </w:rPr>
        <w:t xml:space="preserve">) stocks to the spring of 2013. </w:t>
      </w:r>
      <w:ins w:id="1044" w:author="Montevecchi, William" w:date="2018-04-19T11:35:00Z">
        <w:r w:rsidR="00D41323">
          <w:rPr>
            <w:rFonts w:ascii="Times New Roman" w:hAnsi="Times New Roman"/>
            <w:sz w:val="24"/>
            <w:szCs w:val="24"/>
            <w:lang w:val="en-US"/>
          </w:rPr>
          <w:t>Can Sci Advis Sec (CSAS) Res Doc</w:t>
        </w:r>
      </w:ins>
      <w:ins w:id="1045" w:author="Montevecchi, William" w:date="2018-04-19T11:36:00Z">
        <w:r w:rsidR="00D41323">
          <w:rPr>
            <w:rFonts w:ascii="Times New Roman" w:hAnsi="Times New Roman"/>
            <w:sz w:val="24"/>
            <w:szCs w:val="24"/>
            <w:lang w:val="en-US"/>
          </w:rPr>
          <w:t xml:space="preserve"> </w:t>
        </w:r>
      </w:ins>
      <w:del w:id="1046"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1047"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1048"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1049" w:author="Montevecchi, William" w:date="2018-04-19T12:30:00Z">
        <w:r w:rsidDel="00713E89">
          <w:rPr>
            <w:rFonts w:ascii="Times New Roman" w:hAnsi="Times New Roman"/>
            <w:sz w:val="24"/>
            <w:szCs w:val="24"/>
            <w:lang w:val="en-US"/>
          </w:rPr>
          <w:delText>Progr</w:delText>
        </w:r>
      </w:del>
      <w:ins w:id="1050" w:author="Montevecchi, William" w:date="2018-04-19T12:30:00Z">
        <w:r w:rsidR="00713E89">
          <w:rPr>
            <w:rFonts w:ascii="Times New Roman" w:hAnsi="Times New Roman"/>
            <w:sz w:val="24"/>
            <w:szCs w:val="24"/>
            <w:lang w:val="en-US"/>
          </w:rPr>
          <w:t>Prog</w:t>
        </w:r>
      </w:ins>
      <w:del w:id="1051"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1052"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1053"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1054"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1055" w:author="Montevecchi, William" w:date="2018-04-19T11:39:00Z">
        <w:r w:rsidDel="007B4BE7">
          <w:rPr>
            <w:rFonts w:ascii="Times New Roman" w:hAnsi="Times New Roman"/>
            <w:sz w:val="24"/>
            <w:szCs w:val="24"/>
            <w:lang w:val="en-US"/>
          </w:rPr>
          <w:delText xml:space="preserve">Northwest </w:delText>
        </w:r>
      </w:del>
      <w:ins w:id="1056"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1057" w:author="Montevecchi, William" w:date="2018-04-19T11:39:00Z">
        <w:r w:rsidR="007B4BE7">
          <w:rPr>
            <w:rFonts w:ascii="Times New Roman" w:hAnsi="Times New Roman"/>
            <w:sz w:val="24"/>
            <w:szCs w:val="24"/>
            <w:lang w:val="en-US"/>
          </w:rPr>
          <w:t>lan</w:t>
        </w:r>
      </w:ins>
      <w:del w:id="1058"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1059"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060"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061"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1062"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1063"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064"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065"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066"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067"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1068" w:author="Montevecchi, William" w:date="2018-04-19T12:30:00Z">
        <w:r w:rsidDel="00713E89">
          <w:rPr>
            <w:rFonts w:ascii="Times New Roman" w:hAnsi="Times New Roman"/>
            <w:sz w:val="24"/>
            <w:szCs w:val="24"/>
            <w:lang w:val="en-US"/>
          </w:rPr>
          <w:delText>Progr</w:delText>
        </w:r>
      </w:del>
      <w:ins w:id="1069" w:author="Montevecchi, William" w:date="2018-04-19T12:30:00Z">
        <w:r w:rsidR="00713E89">
          <w:rPr>
            <w:rFonts w:ascii="Times New Roman" w:hAnsi="Times New Roman"/>
            <w:sz w:val="24"/>
            <w:szCs w:val="24"/>
            <w:lang w:val="en-US"/>
          </w:rPr>
          <w:t>Prog</w:t>
        </w:r>
      </w:ins>
      <w:del w:id="1070"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1071"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1072"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1073"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1074" w:author="Montevecchi, William" w:date="2018-04-19T11:42:00Z">
        <w:r w:rsidR="007B4BE7">
          <w:rPr>
            <w:rFonts w:ascii="Times New Roman" w:hAnsi="Times New Roman"/>
            <w:sz w:val="24"/>
            <w:szCs w:val="24"/>
            <w:lang w:val="en-US"/>
          </w:rPr>
          <w:t>t</w:t>
        </w:r>
      </w:ins>
      <w:del w:id="1075"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1076"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1077" w:author="Montevecchi, William" w:date="2018-04-19T12:30:00Z">
        <w:r w:rsidDel="00713E89">
          <w:rPr>
            <w:rFonts w:ascii="Times New Roman" w:hAnsi="Times New Roman"/>
            <w:sz w:val="24"/>
            <w:szCs w:val="24"/>
            <w:lang w:val="en-US"/>
          </w:rPr>
          <w:delText>Progr</w:delText>
        </w:r>
      </w:del>
      <w:ins w:id="1078"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1079"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1080"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1081"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1082"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1083"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1084"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1085"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1086"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s-ES_tradnl"/>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1087" w:author="Montevecchi, William" w:date="2018-04-19T10:29:00Z">
        <w:r w:rsidR="001707D4">
          <w:rPr>
            <w:rFonts w:ascii="Times New Roman" w:hAnsi="Times New Roman"/>
            <w:sz w:val="24"/>
            <w:szCs w:val="24"/>
            <w:lang w:val="en-US"/>
          </w:rPr>
          <w:t>s</w:t>
        </w:r>
      </w:ins>
      <w:del w:id="1088"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1089" w:author="Montevecchi, William" w:date="2018-04-19T10:29:00Z">
        <w:r w:rsidDel="001707D4">
          <w:rPr>
            <w:rFonts w:ascii="Times New Roman" w:hAnsi="Times New Roman"/>
            <w:sz w:val="24"/>
            <w:szCs w:val="24"/>
            <w:lang w:val="en-US"/>
          </w:rPr>
          <w:delText xml:space="preserve">Response </w:delText>
        </w:r>
      </w:del>
      <w:ins w:id="1090"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1091" w:author="Montevecchi, William" w:date="2018-04-19T10:29:00Z">
        <w:r w:rsidDel="001707D4">
          <w:rPr>
            <w:rFonts w:ascii="Times New Roman" w:hAnsi="Times New Roman"/>
            <w:sz w:val="24"/>
            <w:szCs w:val="24"/>
            <w:lang w:val="en-US"/>
          </w:rPr>
          <w:delText>F</w:delText>
        </w:r>
      </w:del>
      <w:ins w:id="1092"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1093" w:author="Montevecchi, William" w:date="2018-04-19T10:29:00Z">
        <w:r w:rsidDel="001707D4">
          <w:rPr>
            <w:rFonts w:ascii="Times New Roman" w:hAnsi="Times New Roman"/>
            <w:sz w:val="24"/>
            <w:szCs w:val="24"/>
            <w:lang w:val="en-US"/>
          </w:rPr>
          <w:delText xml:space="preserve"> F</w:delText>
        </w:r>
      </w:del>
      <w:ins w:id="1094"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1095" w:author="Montevecchi, William" w:date="2018-04-19T10:29:00Z">
        <w:r w:rsidDel="001707D4">
          <w:rPr>
            <w:rFonts w:ascii="Times New Roman" w:hAnsi="Times New Roman"/>
            <w:sz w:val="24"/>
            <w:szCs w:val="24"/>
            <w:lang w:val="en-US"/>
          </w:rPr>
          <w:delText>Depletion</w:delText>
        </w:r>
      </w:del>
      <w:ins w:id="1096"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1097" w:author="Montevecchi, William" w:date="2018-04-19T10:29:00Z">
        <w:r w:rsidDel="001707D4">
          <w:rPr>
            <w:rFonts w:ascii="Times New Roman" w:hAnsi="Times New Roman"/>
            <w:sz w:val="24"/>
            <w:szCs w:val="24"/>
            <w:lang w:val="en-US"/>
          </w:rPr>
          <w:delText xml:space="preserve">Third </w:delText>
        </w:r>
      </w:del>
      <w:ins w:id="1098"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1099" w:author="Montevecchi, William" w:date="2018-04-19T10:29:00Z">
        <w:r w:rsidDel="001707D4">
          <w:rPr>
            <w:rFonts w:ascii="Times New Roman" w:hAnsi="Times New Roman"/>
            <w:sz w:val="24"/>
            <w:szCs w:val="24"/>
            <w:lang w:val="en-US"/>
          </w:rPr>
          <w:delText>Birds</w:delText>
        </w:r>
      </w:del>
      <w:ins w:id="1100"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Dalley EL, Anderson JT, deYoung B (2002) Atmospheric forcing, larval drift, and recruitment of capelin (</w:t>
      </w:r>
      <w:del w:id="1101" w:author="Montevecchi, William" w:date="2018-04-19T11:44:00Z">
        <w:r w:rsidRPr="007B4BE7" w:rsidDel="007B4BE7">
          <w:rPr>
            <w:rFonts w:ascii="Times New Roman" w:hAnsi="Times New Roman"/>
            <w:i/>
            <w:sz w:val="24"/>
            <w:szCs w:val="24"/>
            <w:lang w:val="en-US"/>
            <w:rPrChange w:id="1102"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1103" w:author="Montevecchi, William" w:date="2018-04-19T11:44:00Z">
            <w:rPr>
              <w:rFonts w:ascii="Times New Roman" w:hAnsi="Times New Roman"/>
              <w:sz w:val="24"/>
              <w:szCs w:val="24"/>
              <w:lang w:val="en-US"/>
            </w:rPr>
          </w:rPrChange>
        </w:rPr>
        <w:t>Mallotus villosus</w:t>
      </w:r>
      <w:del w:id="1104" w:author="Montevecchi, William" w:date="2018-04-19T11:44:00Z">
        <w:r w:rsidRPr="007B4BE7" w:rsidDel="007B4BE7">
          <w:rPr>
            <w:rFonts w:ascii="Times New Roman" w:hAnsi="Times New Roman"/>
            <w:i/>
            <w:sz w:val="24"/>
            <w:szCs w:val="24"/>
            <w:lang w:val="en-US"/>
            <w:rPrChange w:id="1105"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1106"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107"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108"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1109"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1110"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111" w:author="Montevecchi, William" w:date="2018-04-19T12:30:00Z">
        <w:r w:rsidDel="00713E89">
          <w:rPr>
            <w:rFonts w:ascii="Times New Roman" w:hAnsi="Times New Roman"/>
            <w:sz w:val="24"/>
            <w:szCs w:val="24"/>
            <w:lang w:val="en-US"/>
          </w:rPr>
          <w:delText>Progr</w:delText>
        </w:r>
      </w:del>
      <w:ins w:id="1112" w:author="Montevecchi, William" w:date="2018-04-19T12:30:00Z">
        <w:r w:rsidR="00713E89">
          <w:rPr>
            <w:rFonts w:ascii="Times New Roman" w:hAnsi="Times New Roman"/>
            <w:sz w:val="24"/>
            <w:szCs w:val="24"/>
            <w:lang w:val="en-US"/>
          </w:rPr>
          <w:t>Prog</w:t>
        </w:r>
      </w:ins>
      <w:del w:id="1113"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114"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1115"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1116"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Evans GT, Nakashima BS (2002) A weighted multiplicative analysis to estimate trends in year-class size of capelin. ICES J</w:t>
      </w:r>
      <w:del w:id="1117"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118"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119"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Foster AR, Houlihan DF, Hall SI (1993) Effects of </w:t>
      </w:r>
      <w:del w:id="1120" w:author="Montevecchi, William" w:date="2018-04-19T11:47:00Z">
        <w:r w:rsidDel="007B4BE7">
          <w:rPr>
            <w:rFonts w:ascii="Times New Roman" w:hAnsi="Times New Roman"/>
            <w:sz w:val="24"/>
            <w:szCs w:val="24"/>
            <w:lang w:val="en-US"/>
          </w:rPr>
          <w:delText xml:space="preserve">Nutritional </w:delText>
        </w:r>
      </w:del>
      <w:ins w:id="1121" w:author="Montevecchi, William" w:date="2018-04-19T11:47:00Z">
        <w:r w:rsidR="007B4BE7">
          <w:rPr>
            <w:rFonts w:ascii="Times New Roman" w:hAnsi="Times New Roman"/>
            <w:sz w:val="24"/>
            <w:szCs w:val="24"/>
            <w:lang w:val="en-US"/>
          </w:rPr>
          <w:t>nutritional r</w:t>
        </w:r>
      </w:ins>
      <w:del w:id="1122"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1123" w:author="Montevecchi, William" w:date="2018-04-19T11:47:00Z">
        <w:r w:rsidR="007B4BE7">
          <w:rPr>
            <w:rFonts w:ascii="Times New Roman" w:hAnsi="Times New Roman"/>
            <w:sz w:val="24"/>
            <w:szCs w:val="24"/>
            <w:lang w:val="en-US"/>
          </w:rPr>
          <w:t>c</w:t>
        </w:r>
      </w:ins>
      <w:del w:id="1124"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1125" w:author="Montevecchi, William" w:date="2018-04-19T11:47:00Z">
        <w:r w:rsidDel="007B4BE7">
          <w:rPr>
            <w:rFonts w:ascii="Times New Roman" w:hAnsi="Times New Roman"/>
            <w:sz w:val="24"/>
            <w:szCs w:val="24"/>
            <w:lang w:val="en-US"/>
          </w:rPr>
          <w:delText xml:space="preserve">Growth </w:delText>
        </w:r>
      </w:del>
      <w:ins w:id="1126" w:author="Montevecchi, William" w:date="2018-04-19T11:47:00Z">
        <w:r w:rsidR="007B4BE7">
          <w:rPr>
            <w:rFonts w:ascii="Times New Roman" w:hAnsi="Times New Roman"/>
            <w:sz w:val="24"/>
            <w:szCs w:val="24"/>
            <w:lang w:val="en-US"/>
          </w:rPr>
          <w:t>growth r</w:t>
        </w:r>
      </w:ins>
      <w:del w:id="1127"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1128" w:author="Montevecchi, William" w:date="2018-04-19T11:47:00Z">
        <w:r w:rsidDel="007B4BE7">
          <w:rPr>
            <w:rFonts w:ascii="Times New Roman" w:hAnsi="Times New Roman"/>
            <w:sz w:val="24"/>
            <w:szCs w:val="24"/>
            <w:lang w:val="en-US"/>
          </w:rPr>
          <w:delText xml:space="preserve">Juvenile </w:delText>
        </w:r>
      </w:del>
      <w:ins w:id="1129"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1130"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1131" w:author="Montevecchi, William" w:date="2018-04-19T11:46:00Z">
        <w:r w:rsidDel="007B4BE7">
          <w:rPr>
            <w:rFonts w:ascii="Times New Roman" w:hAnsi="Times New Roman"/>
            <w:sz w:val="24"/>
            <w:szCs w:val="24"/>
            <w:lang w:val="en-US"/>
          </w:rPr>
          <w:delText xml:space="preserve">Morphological </w:delText>
        </w:r>
      </w:del>
      <w:ins w:id="1132"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1133" w:author="Montevecchi, William" w:date="2018-04-19T11:47:00Z">
        <w:r w:rsidDel="007B4BE7">
          <w:rPr>
            <w:rFonts w:ascii="Times New Roman" w:hAnsi="Times New Roman"/>
            <w:sz w:val="24"/>
            <w:szCs w:val="24"/>
            <w:lang w:val="en-US"/>
          </w:rPr>
          <w:delText xml:space="preserve">Biochemical </w:delText>
        </w:r>
      </w:del>
      <w:ins w:id="1134" w:author="Montevecchi, William" w:date="2018-04-19T11:47:00Z">
        <w:r w:rsidR="007B4BE7">
          <w:rPr>
            <w:rFonts w:ascii="Times New Roman" w:hAnsi="Times New Roman"/>
            <w:sz w:val="24"/>
            <w:szCs w:val="24"/>
            <w:lang w:val="en-US"/>
          </w:rPr>
          <w:t xml:space="preserve">biochemical </w:t>
        </w:r>
      </w:ins>
      <w:del w:id="1135" w:author="Montevecchi, William" w:date="2018-04-19T11:47:00Z">
        <w:r w:rsidDel="007B4BE7">
          <w:rPr>
            <w:rFonts w:ascii="Times New Roman" w:hAnsi="Times New Roman"/>
            <w:sz w:val="24"/>
            <w:szCs w:val="24"/>
            <w:lang w:val="en-US"/>
          </w:rPr>
          <w:delText>Measurements</w:delText>
        </w:r>
      </w:del>
      <w:ins w:id="1136"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1137"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138"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139"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140"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141"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1142"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143"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144"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1145" w:author="Montevecchi, William" w:date="2018-04-19T11:49:00Z">
        <w:r w:rsidR="007B4BE7">
          <w:rPr>
            <w:rFonts w:ascii="Times New Roman" w:hAnsi="Times New Roman"/>
            <w:sz w:val="24"/>
            <w:szCs w:val="24"/>
            <w:lang w:val="en-US"/>
          </w:rPr>
          <w:t xml:space="preserve"> </w:t>
        </w:r>
      </w:ins>
      <w:del w:id="1146"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1147" w:author="Montevecchi, William" w:date="2018-04-19T11:50:00Z">
        <w:r w:rsidR="007B4BE7">
          <w:rPr>
            <w:rFonts w:ascii="Times New Roman" w:hAnsi="Times New Roman"/>
            <w:sz w:val="24"/>
            <w:szCs w:val="24"/>
            <w:lang w:val="en-US"/>
          </w:rPr>
          <w:t>J Fish Aquat Sci</w:t>
        </w:r>
      </w:ins>
      <w:del w:id="1148"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1149"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1150"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151" w:author="Montevecchi, William" w:date="2018-04-19T12:30:00Z">
        <w:r w:rsidDel="00713E89">
          <w:rPr>
            <w:rFonts w:ascii="Times New Roman" w:hAnsi="Times New Roman"/>
            <w:sz w:val="24"/>
            <w:szCs w:val="24"/>
            <w:lang w:val="en-US"/>
          </w:rPr>
          <w:delText>Progr</w:delText>
        </w:r>
      </w:del>
      <w:ins w:id="1152" w:author="Montevecchi, William" w:date="2018-04-19T12:30:00Z">
        <w:r w:rsidR="00713E89">
          <w:rPr>
            <w:rFonts w:ascii="Times New Roman" w:hAnsi="Times New Roman"/>
            <w:sz w:val="24"/>
            <w:szCs w:val="24"/>
            <w:lang w:val="en-US"/>
          </w:rPr>
          <w:t>Prog</w:t>
        </w:r>
      </w:ins>
      <w:del w:id="1153"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154"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1155" w:author="Montevecchi, William" w:date="2018-04-19T11:50:00Z">
        <w:r w:rsidR="007B4BE7">
          <w:rPr>
            <w:rFonts w:ascii="Times New Roman" w:hAnsi="Times New Roman"/>
            <w:sz w:val="24"/>
            <w:szCs w:val="24"/>
            <w:lang w:val="en-US"/>
          </w:rPr>
          <w:t>c</w:t>
        </w:r>
      </w:ins>
      <w:del w:id="1156"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1157" w:author="Montevecchi, William" w:date="2018-04-19T11:50:00Z">
        <w:r w:rsidR="007B4BE7">
          <w:rPr>
            <w:rFonts w:ascii="Times New Roman" w:hAnsi="Times New Roman"/>
            <w:sz w:val="24"/>
            <w:szCs w:val="24"/>
            <w:lang w:val="en-US"/>
          </w:rPr>
          <w:t>f</w:t>
        </w:r>
      </w:ins>
      <w:del w:id="1158"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1159" w:author="Montevecchi, William" w:date="2018-04-19T11:50:00Z">
        <w:r w:rsidR="007B4BE7">
          <w:rPr>
            <w:rFonts w:ascii="Times New Roman" w:hAnsi="Times New Roman"/>
            <w:sz w:val="24"/>
            <w:szCs w:val="24"/>
            <w:lang w:val="en-US"/>
          </w:rPr>
          <w:t>c</w:t>
        </w:r>
      </w:ins>
      <w:del w:id="1160"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1161" w:author="Montevecchi, William" w:date="2018-04-19T11:51:00Z">
        <w:r w:rsidR="007B4BE7">
          <w:rPr>
            <w:rFonts w:ascii="Times New Roman" w:hAnsi="Times New Roman"/>
            <w:sz w:val="24"/>
            <w:szCs w:val="24"/>
            <w:lang w:val="en-US"/>
          </w:rPr>
          <w:t>d</w:t>
        </w:r>
      </w:ins>
      <w:del w:id="1162"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1163" w:author="Montevecchi, William" w:date="2018-04-19T11:51:00Z">
        <w:r w:rsidDel="007B4BE7">
          <w:rPr>
            <w:rFonts w:ascii="Times New Roman" w:hAnsi="Times New Roman"/>
            <w:sz w:val="24"/>
            <w:szCs w:val="24"/>
            <w:lang w:val="en-US"/>
          </w:rPr>
          <w:delText>Ecosystem</w:delText>
        </w:r>
      </w:del>
      <w:ins w:id="1164"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1165"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1166"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1167"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1168"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1169"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1170"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1171"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1172" w:author="Montevecchi, William" w:date="2018-04-19T11:52:00Z">
        <w:r w:rsidR="007B4BE7">
          <w:rPr>
            <w:rFonts w:ascii="Times New Roman" w:hAnsi="Times New Roman"/>
            <w:sz w:val="24"/>
            <w:szCs w:val="24"/>
            <w:lang w:val="en-US"/>
          </w:rPr>
          <w:t xml:space="preserve"> </w:t>
        </w:r>
      </w:ins>
      <w:del w:id="1173"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1174"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1175" w:author="Montevecchi, William" w:date="2018-04-19T11:53:00Z">
        <w:r w:rsidR="007B4BE7">
          <w:rPr>
            <w:rFonts w:ascii="Times New Roman" w:hAnsi="Times New Roman"/>
            <w:sz w:val="24"/>
            <w:szCs w:val="24"/>
            <w:lang w:val="en-US"/>
          </w:rPr>
          <w:t xml:space="preserve"> </w:t>
        </w:r>
      </w:ins>
      <w:del w:id="1176"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1177"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1178"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1179"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180"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(2015) Conservation of northwest Atlantic harp seals: Past success, future uncertainty? Biol</w:t>
      </w:r>
      <w:del w:id="1181"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1182"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1183"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1184"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1185" w:author="Montevecchi, William" w:date="2018-04-19T11:55:00Z">
        <w:r w:rsidR="007B4BE7">
          <w:rPr>
            <w:rFonts w:ascii="Times New Roman" w:hAnsi="Times New Roman"/>
            <w:sz w:val="24"/>
            <w:szCs w:val="24"/>
            <w:lang w:val="en-US"/>
          </w:rPr>
          <w:t xml:space="preserve"> </w:t>
        </w:r>
      </w:ins>
      <w:del w:id="1186" w:author="Montevecchi, William" w:date="2018-04-19T11:55:00Z">
        <w:r w:rsidDel="007B4BE7">
          <w:rPr>
            <w:rFonts w:ascii="Times New Roman" w:hAnsi="Times New Roman"/>
            <w:sz w:val="24"/>
            <w:szCs w:val="24"/>
            <w:lang w:val="en-US"/>
          </w:rPr>
          <w:delText>adian J</w:delText>
        </w:r>
      </w:del>
      <w:ins w:id="1187" w:author="Montevecchi, William" w:date="2018-04-19T11:55:00Z">
        <w:r w:rsidR="007B4BE7">
          <w:rPr>
            <w:rFonts w:ascii="Times New Roman" w:hAnsi="Times New Roman"/>
            <w:sz w:val="24"/>
            <w:szCs w:val="24"/>
            <w:lang w:val="en-US"/>
          </w:rPr>
          <w:t>J Fish Aquat Sci</w:t>
        </w:r>
      </w:ins>
      <w:del w:id="1188"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1189" w:author="Montevecchi, William" w:date="2018-04-19T11:55:00Z">
        <w:r w:rsidR="007B4BE7">
          <w:rPr>
            <w:rFonts w:ascii="Times New Roman" w:hAnsi="Times New Roman"/>
            <w:sz w:val="24"/>
            <w:szCs w:val="24"/>
            <w:lang w:val="en-US"/>
          </w:rPr>
          <w:t xml:space="preserve"> J Fish Aquat Sci</w:t>
        </w:r>
      </w:ins>
      <w:del w:id="1190"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1191"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1192"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1193"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1194"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1195"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196"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1197"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1198"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1199"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1200"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1201" w:author="Montevecchi, William" w:date="2018-04-19T11:59:00Z">
        <w:r w:rsidR="007B4BE7">
          <w:rPr>
            <w:rFonts w:ascii="Times New Roman" w:hAnsi="Times New Roman"/>
            <w:sz w:val="24"/>
            <w:szCs w:val="24"/>
            <w:lang w:val="en-US"/>
          </w:rPr>
          <w:t xml:space="preserve">Can </w:t>
        </w:r>
      </w:ins>
      <w:ins w:id="1202" w:author="Montevecchi, William" w:date="2018-04-19T11:58:00Z">
        <w:r w:rsidR="007B4BE7">
          <w:rPr>
            <w:rFonts w:ascii="Times New Roman" w:hAnsi="Times New Roman"/>
            <w:sz w:val="24"/>
            <w:szCs w:val="24"/>
            <w:lang w:val="en-US"/>
          </w:rPr>
          <w:t>J Fish Aquat Sci</w:t>
        </w:r>
      </w:ins>
      <w:ins w:id="1203" w:author="Montevecchi, William" w:date="2018-04-19T11:59:00Z">
        <w:r w:rsidR="007B4BE7">
          <w:rPr>
            <w:rFonts w:ascii="Times New Roman" w:hAnsi="Times New Roman"/>
            <w:sz w:val="24"/>
            <w:szCs w:val="24"/>
            <w:lang w:val="en-US"/>
          </w:rPr>
          <w:t xml:space="preserve"> </w:t>
        </w:r>
      </w:ins>
      <w:del w:id="1204"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1205"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1206" w:author="Montevecchi, William" w:date="2018-04-19T11:58:00Z">
        <w:r w:rsidR="007B4BE7">
          <w:rPr>
            <w:rFonts w:ascii="Times New Roman" w:hAnsi="Times New Roman"/>
            <w:sz w:val="24"/>
            <w:szCs w:val="24"/>
            <w:lang w:val="en-US"/>
          </w:rPr>
          <w:t>J Fish Aquat Sci</w:t>
        </w:r>
      </w:ins>
      <w:del w:id="1207"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1208" w:author="Montevecchi, William" w:date="2018-04-19T12:00:00Z">
        <w:r w:rsidDel="007B4BE7">
          <w:rPr>
            <w:rFonts w:ascii="Times New Roman" w:hAnsi="Times New Roman"/>
            <w:sz w:val="24"/>
            <w:szCs w:val="24"/>
            <w:lang w:val="en-US"/>
          </w:rPr>
          <w:delText>adian Journal of Fisheries and</w:delText>
        </w:r>
      </w:del>
      <w:ins w:id="1209"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1210"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1211" w:author="Montevecchi, William" w:date="2018-04-19T12:05:00Z">
        <w:r w:rsidRPr="00E72F8C" w:rsidDel="00E72F8C">
          <w:rPr>
            <w:rFonts w:ascii="Times New Roman" w:hAnsi="Times New Roman"/>
            <w:sz w:val="24"/>
            <w:szCs w:val="24"/>
            <w:lang w:val="en-US"/>
          </w:rPr>
          <w:delText>ournal of</w:delText>
        </w:r>
      </w:del>
      <w:ins w:id="1212" w:author="Montevecchi, William" w:date="2018-04-19T12:06:00Z">
        <w:r w:rsidR="00E72F8C" w:rsidRPr="00E72F8C">
          <w:rPr>
            <w:rFonts w:ascii="Times New Roman" w:hAnsi="Times New Roman"/>
            <w:sz w:val="24"/>
            <w:szCs w:val="24"/>
            <w:lang w:val="en-US"/>
            <w:rPrChange w:id="1213" w:author="Montevecchi, William" w:date="2018-04-19T12:06:00Z">
              <w:rPr>
                <w:rFonts w:ascii="Times New Roman" w:hAnsi="Times New Roman"/>
                <w:sz w:val="24"/>
                <w:szCs w:val="24"/>
                <w:highlight w:val="yellow"/>
                <w:lang w:val="en-US"/>
              </w:rPr>
            </w:rPrChange>
          </w:rPr>
          <w:t xml:space="preserve"> </w:t>
        </w:r>
      </w:ins>
      <w:del w:id="1214"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1215"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1216"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1217"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1218"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1219" w:author="Montevecchi, William" w:date="2018-04-19T12:07:00Z">
        <w:r w:rsidR="00E72F8C">
          <w:rPr>
            <w:rFonts w:ascii="Times New Roman" w:hAnsi="Times New Roman"/>
            <w:sz w:val="24"/>
            <w:szCs w:val="24"/>
            <w:lang w:val="en-US"/>
          </w:rPr>
          <w:t xml:space="preserve"> J Fish Aquat Sci</w:t>
        </w:r>
      </w:ins>
      <w:del w:id="1220"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1221" w:author="Montevecchi, William" w:date="2018-04-19T12:07:00Z">
        <w:r w:rsidR="00E72F8C">
          <w:rPr>
            <w:rFonts w:ascii="Times New Roman" w:hAnsi="Times New Roman"/>
            <w:sz w:val="24"/>
            <w:szCs w:val="24"/>
            <w:lang w:val="en-US"/>
          </w:rPr>
          <w:t>J Fish Aquat Sci</w:t>
        </w:r>
      </w:ins>
      <w:ins w:id="1222" w:author="Montevecchi, William" w:date="2018-04-19T12:08:00Z">
        <w:r w:rsidR="00E72F8C">
          <w:rPr>
            <w:rFonts w:ascii="Times New Roman" w:hAnsi="Times New Roman"/>
            <w:sz w:val="24"/>
            <w:szCs w:val="24"/>
            <w:lang w:val="en-US"/>
          </w:rPr>
          <w:t xml:space="preserve"> </w:t>
        </w:r>
      </w:ins>
      <w:del w:id="1223"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1224" w:author="Montevecchi, William" w:date="2018-04-19T12:08:00Z">
        <w:r w:rsidR="00E72F8C">
          <w:rPr>
            <w:rFonts w:ascii="Times New Roman" w:hAnsi="Times New Roman"/>
            <w:sz w:val="24"/>
            <w:szCs w:val="24"/>
            <w:lang w:val="en-US"/>
          </w:rPr>
          <w:t>u</w:t>
        </w:r>
      </w:ins>
      <w:del w:id="1225"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1226" w:author="Montevecchi, William" w:date="2018-04-19T12:08:00Z">
        <w:r w:rsidR="00E72F8C">
          <w:rPr>
            <w:rFonts w:ascii="Times New Roman" w:hAnsi="Times New Roman"/>
            <w:sz w:val="24"/>
            <w:szCs w:val="24"/>
            <w:lang w:val="en-US"/>
          </w:rPr>
          <w:t>h</w:t>
        </w:r>
      </w:ins>
      <w:del w:id="1227"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1228" w:author="Montevecchi, William" w:date="2018-04-19T12:08:00Z">
        <w:r w:rsidDel="00E72F8C">
          <w:rPr>
            <w:rFonts w:ascii="Times New Roman" w:hAnsi="Times New Roman"/>
            <w:sz w:val="24"/>
            <w:szCs w:val="24"/>
            <w:lang w:val="en-US"/>
          </w:rPr>
          <w:delText>Stock</w:delText>
        </w:r>
      </w:del>
      <w:ins w:id="1229"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230"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231"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232"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233"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234" w:author="Montevecchi, William" w:date="2018-04-19T12:09:00Z">
        <w:r w:rsidR="00E72F8C">
          <w:rPr>
            <w:rFonts w:ascii="Times New Roman" w:hAnsi="Times New Roman"/>
            <w:sz w:val="24"/>
            <w:szCs w:val="24"/>
            <w:lang w:val="en-US"/>
          </w:rPr>
          <w:t xml:space="preserve">n </w:t>
        </w:r>
      </w:ins>
      <w:del w:id="1235"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236"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237"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238"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239"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240"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241"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242" w:author="Montevecchi, William" w:date="2018-04-19T12:09:00Z">
        <w:r w:rsidDel="00E72F8C">
          <w:rPr>
            <w:rFonts w:ascii="Times New Roman" w:hAnsi="Times New Roman"/>
            <w:sz w:val="24"/>
            <w:szCs w:val="24"/>
            <w:lang w:val="en-US"/>
          </w:rPr>
          <w:delText xml:space="preserve">Document </w:delText>
        </w:r>
      </w:del>
      <w:ins w:id="1243"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244"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245"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246"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247"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248"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249" w:author="Montevecchi, William" w:date="2018-04-19T12:14:00Z"/>
          <w:rFonts w:ascii="Arial" w:hAnsi="Arial" w:cs="Arial"/>
          <w:sz w:val="20"/>
          <w:szCs w:val="20"/>
        </w:rPr>
        <w:pPrChange w:id="1250" w:author="Montevecchi, William" w:date="2018-04-19T12:15:00Z">
          <w:pPr>
            <w:pStyle w:val="EndNoteBibliography"/>
            <w:spacing w:after="0" w:line="480" w:lineRule="auto"/>
            <w:ind w:left="720" w:hanging="720"/>
          </w:pPr>
        </w:pPrChange>
      </w:pPr>
      <w:r>
        <w:t xml:space="preserve">Montevecchi WA (2000) Seabirds. In: Bundy A, Lilly GR, Shelton PA (eds) A </w:t>
      </w:r>
      <w:del w:id="1251" w:author="Montevecchi, William" w:date="2018-04-19T12:11:00Z">
        <w:r w:rsidDel="00E72F8C">
          <w:delText xml:space="preserve">Mass </w:delText>
        </w:r>
      </w:del>
      <w:ins w:id="1252" w:author="Montevecchi, William" w:date="2018-04-19T12:11:00Z">
        <w:r w:rsidR="00E72F8C">
          <w:t xml:space="preserve">mass </w:t>
        </w:r>
      </w:ins>
      <w:del w:id="1253" w:author="Montevecchi, William" w:date="2018-04-19T12:11:00Z">
        <w:r w:rsidDel="00E72F8C">
          <w:delText xml:space="preserve">Balance </w:delText>
        </w:r>
      </w:del>
      <w:ins w:id="1254" w:author="Montevecchi, William" w:date="2018-04-19T12:11:00Z">
        <w:r w:rsidR="00E72F8C">
          <w:t xml:space="preserve">balance </w:t>
        </w:r>
      </w:ins>
      <w:del w:id="1255" w:author="Montevecchi, William" w:date="2018-04-19T12:11:00Z">
        <w:r w:rsidDel="00E72F8C">
          <w:delText xml:space="preserve">Model </w:delText>
        </w:r>
      </w:del>
      <w:ins w:id="1256" w:author="Montevecchi, William" w:date="2018-04-19T12:11:00Z">
        <w:r w:rsidR="00E72F8C">
          <w:t xml:space="preserve">model </w:t>
        </w:r>
      </w:ins>
      <w:r>
        <w:t>of the Newfoundland-Labrador Shelf</w:t>
      </w:r>
      <w:ins w:id="1257" w:author="Montevecchi, William" w:date="2018-04-19T12:11:00Z">
        <w:r w:rsidR="00E72F8C">
          <w:t xml:space="preserve">. </w:t>
        </w:r>
      </w:ins>
      <w:ins w:id="1258" w:author="Montevecchi, William" w:date="2018-04-19T12:12:00Z">
        <w:r w:rsidR="00713E89" w:rsidRPr="00713E89">
          <w:rPr>
            <w:iCs/>
            <w:rPrChange w:id="1259"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260"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261" w:author="Montevecchi, William" w:date="2018-04-19T12:14:00Z"/>
          <w:rFonts w:ascii="Arial" w:hAnsi="Arial" w:cs="Arial"/>
          <w:sz w:val="20"/>
          <w:szCs w:val="20"/>
          <w:rPrChange w:id="1262" w:author="Montevecchi, William" w:date="2018-04-19T12:14:00Z">
            <w:rPr>
              <w:ins w:id="1263" w:author="Montevecchi, William" w:date="2018-04-19T12:14:00Z"/>
              <w:rFonts w:ascii="Times New Roman" w:hAnsi="Times New Roman"/>
              <w:sz w:val="24"/>
              <w:szCs w:val="24"/>
              <w:lang w:val="en-US"/>
            </w:rPr>
          </w:rPrChange>
        </w:rPr>
        <w:pPrChange w:id="1264"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265" w:author="Montevecchi, William" w:date="2018-04-19T11:00:00Z"/>
        </w:rPr>
        <w:pPrChange w:id="1266" w:author="Montevecchi, William" w:date="2018-04-19T12:16:00Z">
          <w:pPr>
            <w:pStyle w:val="EndNoteBibliography"/>
            <w:spacing w:after="0" w:line="480" w:lineRule="auto"/>
            <w:ind w:left="720" w:hanging="720"/>
          </w:pPr>
        </w:pPrChange>
      </w:pPr>
      <w:r>
        <w:lastRenderedPageBreak/>
        <w:t xml:space="preserve">Montevecchi WA (2007) Binary dietary responses of northern gannets </w:t>
      </w:r>
      <w:r>
        <w:rPr>
          <w:i/>
          <w:iCs/>
          <w:lang w:val="it-IT"/>
        </w:rPr>
        <w:t>Sula bassana</w:t>
      </w:r>
      <w:r>
        <w:t xml:space="preserve"> indicate changing food web and oceanographic conditions. Mar</w:t>
      </w:r>
      <w:del w:id="1267" w:author="Montevecchi, William" w:date="2018-04-19T12:16:00Z">
        <w:r w:rsidDel="00713E89">
          <w:delText>ine</w:delText>
        </w:r>
      </w:del>
      <w:r>
        <w:t xml:space="preserve"> Ecol</w:t>
      </w:r>
      <w:del w:id="1268" w:author="Montevecchi, William" w:date="2018-04-19T12:16:00Z">
        <w:r w:rsidDel="00713E89">
          <w:delText>ogy</w:delText>
        </w:r>
      </w:del>
      <w:r>
        <w:t xml:space="preserve"> </w:t>
      </w:r>
      <w:del w:id="1269" w:author="Montevecchi, William" w:date="2018-04-19T12:30:00Z">
        <w:r w:rsidDel="00713E89">
          <w:delText>Progr</w:delText>
        </w:r>
      </w:del>
      <w:ins w:id="1270" w:author="Montevecchi, William" w:date="2018-04-19T12:30:00Z">
        <w:r w:rsidR="00713E89">
          <w:t>Prog</w:t>
        </w:r>
      </w:ins>
      <w:del w:id="1271" w:author="Montevecchi, William" w:date="2018-04-19T12:16:00Z">
        <w:r w:rsidDel="00713E89">
          <w:delText>ess</w:delText>
        </w:r>
      </w:del>
      <w:r>
        <w:t xml:space="preserve"> Ser</w:t>
      </w:r>
      <w:del w:id="1272"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273" w:author="Montevecchi, William" w:date="2018-04-19T12:14:00Z"/>
          <w:bCs/>
        </w:rPr>
      </w:pPr>
    </w:p>
    <w:p w14:paraId="17E35AF4" w14:textId="6195B800" w:rsidR="00F70207" w:rsidRPr="00F70207" w:rsidRDefault="00F70207" w:rsidP="00F70207">
      <w:pPr>
        <w:tabs>
          <w:tab w:val="left" w:pos="-1440"/>
        </w:tabs>
        <w:ind w:left="450" w:hanging="450"/>
        <w:rPr>
          <w:ins w:id="1274" w:author="Montevecchi, William" w:date="2018-04-19T11:00:00Z"/>
          <w:rPrChange w:id="1275" w:author="Montevecchi, William" w:date="2018-04-19T11:01:00Z">
            <w:rPr>
              <w:ins w:id="1276" w:author="Montevecchi, William" w:date="2018-04-19T11:00:00Z"/>
              <w:rFonts w:ascii="Arial" w:hAnsi="Arial" w:cs="Arial"/>
              <w:sz w:val="20"/>
              <w:szCs w:val="20"/>
            </w:rPr>
          </w:rPrChange>
        </w:rPr>
      </w:pPr>
      <w:ins w:id="1277" w:author="Montevecchi, William" w:date="2018-04-19T11:00:00Z">
        <w:r w:rsidRPr="00F70207">
          <w:rPr>
            <w:bCs/>
            <w:rPrChange w:id="1278" w:author="Montevecchi, William" w:date="2018-04-19T11:00:00Z">
              <w:rPr>
                <w:rFonts w:ascii="Arial" w:hAnsi="Arial" w:cs="Arial"/>
                <w:b/>
                <w:bCs/>
                <w:sz w:val="20"/>
                <w:szCs w:val="20"/>
              </w:rPr>
            </w:rPrChange>
          </w:rPr>
          <w:t>Montevecchi WA</w:t>
        </w:r>
        <w:r w:rsidRPr="00F70207">
          <w:rPr>
            <w:rPrChange w:id="1279"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280" w:author="Montevecchi, William" w:date="2018-04-19T11:01:00Z">
              <w:rPr>
                <w:rFonts w:ascii="Arial" w:hAnsi="Arial" w:cs="Arial"/>
                <w:i/>
                <w:iCs/>
                <w:sz w:val="20"/>
                <w:szCs w:val="20"/>
              </w:rPr>
            </w:rPrChange>
          </w:rPr>
          <w:t>Can Atlan Fish</w:t>
        </w:r>
        <w:r w:rsidR="00713E89">
          <w:rPr>
            <w:iCs/>
          </w:rPr>
          <w:t xml:space="preserve"> Sci</w:t>
        </w:r>
        <w:r w:rsidRPr="00F70207">
          <w:rPr>
            <w:iCs/>
            <w:rPrChange w:id="1281" w:author="Montevecchi, William" w:date="2018-04-19T11:01:00Z">
              <w:rPr>
                <w:rFonts w:ascii="Arial" w:hAnsi="Arial" w:cs="Arial"/>
                <w:i/>
                <w:iCs/>
                <w:sz w:val="20"/>
                <w:szCs w:val="20"/>
              </w:rPr>
            </w:rPrChange>
          </w:rPr>
          <w:t xml:space="preserve"> Advis Com Res Doc</w:t>
        </w:r>
        <w:r w:rsidRPr="00F70207">
          <w:rPr>
            <w:rPrChange w:id="1282"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283"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284"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285"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286"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287"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288"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289" w:author="Montevecchi, William" w:date="2018-04-19T12:19:00Z">
        <w:r w:rsidR="00713E89" w:rsidRPr="00713E89">
          <w:rPr>
            <w:rFonts w:ascii="Times New Roman" w:hAnsi="Times New Roman"/>
            <w:sz w:val="24"/>
            <w:szCs w:val="24"/>
            <w:highlight w:val="yellow"/>
            <w:lang w:val="en-US"/>
            <w:rPrChange w:id="1290" w:author="Montevecchi, William" w:date="2018-04-19T12:19:00Z">
              <w:rPr>
                <w:rFonts w:ascii="Times New Roman" w:hAnsi="Times New Roman"/>
                <w:sz w:val="24"/>
                <w:szCs w:val="24"/>
                <w:lang w:val="en-US"/>
              </w:rPr>
            </w:rPrChange>
          </w:rPr>
          <w:t>#?:</w:t>
        </w:r>
      </w:ins>
      <w:del w:id="1291"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292"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293"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294"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295" w:author="Montevecchi, William" w:date="2018-04-19T12:19:00Z">
        <w:r w:rsidDel="00713E89">
          <w:rPr>
            <w:rFonts w:ascii="Times New Roman" w:hAnsi="Times New Roman"/>
            <w:sz w:val="24"/>
            <w:szCs w:val="24"/>
            <w:lang w:val="en-US"/>
          </w:rPr>
          <w:delText xml:space="preserve">Progress </w:delText>
        </w:r>
      </w:del>
      <w:ins w:id="1296" w:author="Montevecchi, William" w:date="2018-04-19T12:30:00Z">
        <w:r w:rsidR="00713E89">
          <w:rPr>
            <w:rFonts w:ascii="Times New Roman" w:hAnsi="Times New Roman"/>
            <w:sz w:val="24"/>
            <w:szCs w:val="24"/>
            <w:lang w:val="en-US"/>
          </w:rPr>
          <w:t>Prog</w:t>
        </w:r>
      </w:ins>
      <w:ins w:id="1297"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298"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299"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300"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301"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302"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303"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304"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305"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306"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307" w:author="Montevecchi, William" w:date="2018-04-19T12:21:00Z">
        <w:r w:rsidR="00713E89">
          <w:rPr>
            <w:rFonts w:ascii="Times New Roman" w:hAnsi="Times New Roman"/>
            <w:sz w:val="24"/>
            <w:szCs w:val="24"/>
            <w:lang w:val="en-US"/>
          </w:rPr>
          <w:t xml:space="preserve"> </w:t>
        </w:r>
      </w:ins>
      <w:del w:id="1308"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Murphy HM, Pepin P, Robert D (2018) Re-visiting the drivers of capelin recruitment in Newfoundland since 1991. Fish</w:t>
      </w:r>
      <w:ins w:id="1309" w:author="Montevecchi, William" w:date="2018-04-19T12:21:00Z">
        <w:r w:rsidR="00713E89">
          <w:rPr>
            <w:rFonts w:ascii="Times New Roman" w:hAnsi="Times New Roman"/>
            <w:sz w:val="24"/>
            <w:szCs w:val="24"/>
            <w:lang w:val="en-US"/>
          </w:rPr>
          <w:t xml:space="preserve"> </w:t>
        </w:r>
      </w:ins>
      <w:del w:id="1310"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311" w:author="Montevecchi, William" w:date="2018-04-19T12:21:00Z">
        <w:r w:rsidR="00713E89">
          <w:rPr>
            <w:rFonts w:ascii="Times New Roman" w:hAnsi="Times New Roman"/>
            <w:sz w:val="24"/>
            <w:szCs w:val="24"/>
            <w:lang w:val="en-US"/>
          </w:rPr>
          <w:t xml:space="preserve"> </w:t>
        </w:r>
      </w:ins>
      <w:del w:id="1312"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313"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314" w:author="Montevecchi, William" w:date="2018-04-19T12:23:00Z"/>
        </w:rPr>
        <w:pPrChange w:id="1315"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316" w:author="Montevecchi, William" w:date="2018-04-19T12:22:00Z">
        <w:r w:rsidR="00713E89" w:rsidRPr="00713E89">
          <w:rPr>
            <w:i/>
            <w:iCs/>
            <w:rPrChange w:id="1317" w:author="Montevecchi, William" w:date="2018-04-19T12:23:00Z">
              <w:rPr>
                <w:rFonts w:ascii="Arial" w:hAnsi="Arial" w:cs="Arial"/>
                <w:i/>
                <w:iCs/>
                <w:sz w:val="20"/>
                <w:szCs w:val="20"/>
              </w:rPr>
            </w:rPrChange>
          </w:rPr>
          <w:t xml:space="preserve"> J Fish Aquat Sci</w:t>
        </w:r>
        <w:r w:rsidR="00713E89" w:rsidRPr="00713E89">
          <w:rPr>
            <w:rPrChange w:id="1318" w:author="Montevecchi, William" w:date="2018-04-19T12:23:00Z">
              <w:rPr>
                <w:rFonts w:ascii="Arial" w:hAnsi="Arial" w:cs="Arial"/>
                <w:sz w:val="20"/>
                <w:szCs w:val="20"/>
              </w:rPr>
            </w:rPrChange>
          </w:rPr>
          <w:t xml:space="preserve"> </w:t>
        </w:r>
      </w:ins>
      <w:del w:id="1319" w:author="Montevecchi, William" w:date="2018-04-19T12:22:00Z">
        <w:r w:rsidDel="00713E89">
          <w:delText>adian Journal of Fisheries and Aquatic Sciences</w:delText>
        </w:r>
      </w:del>
      <w:del w:id="1320"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321"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322"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323"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324"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325"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326"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327"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328" w:author="Montevecchi, William" w:date="2018-04-19T12:24:00Z">
        <w:r w:rsidR="00713E89">
          <w:rPr>
            <w:rFonts w:ascii="Times New Roman" w:hAnsi="Times New Roman"/>
            <w:sz w:val="24"/>
            <w:szCs w:val="24"/>
            <w:lang w:val="en-US"/>
          </w:rPr>
          <w:t xml:space="preserve"> </w:t>
        </w:r>
      </w:ins>
      <w:del w:id="1329"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330" w:author="Montevecchi, William" w:date="2018-04-19T12:24:00Z">
        <w:r w:rsidR="00713E89">
          <w:rPr>
            <w:rFonts w:ascii="Times New Roman" w:hAnsi="Times New Roman"/>
            <w:sz w:val="24"/>
            <w:szCs w:val="24"/>
            <w:lang w:val="en-US"/>
          </w:rPr>
          <w:t xml:space="preserve"> </w:t>
        </w:r>
      </w:ins>
      <w:del w:id="1331"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332"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333"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334"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335"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336"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337"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338"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339"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340"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341"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342"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343"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344"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345"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346"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Ona E, Mitson RB (1996) Acoustic sampling and signal processing near the seabed: the deadzone revisited. ICES J</w:t>
      </w:r>
      <w:del w:id="1347"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348" w:author="Montevecchi, William" w:date="2018-04-19T12:27:00Z">
        <w:r w:rsidDel="00713E89">
          <w:rPr>
            <w:rFonts w:ascii="Times New Roman" w:hAnsi="Times New Roman"/>
            <w:sz w:val="24"/>
            <w:szCs w:val="24"/>
            <w:lang w:val="en-US"/>
          </w:rPr>
          <w:delText xml:space="preserve">Marine </w:delText>
        </w:r>
      </w:del>
      <w:ins w:id="1349"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350"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Pr>
          <w:rFonts w:ascii="Times New Roman" w:hAnsi="Times New Roman"/>
          <w:sz w:val="24"/>
          <w:szCs w:val="24"/>
          <w:lang w:val="es-ES_tradnl"/>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351"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352"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353"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Pr>
          <w:rFonts w:ascii="Times New Roman" w:hAnsi="Times New Roman"/>
          <w:sz w:val="24"/>
          <w:szCs w:val="24"/>
          <w:lang w:val="es-ES_tradnl"/>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354"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355"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356"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Pr>
          <w:rFonts w:ascii="Times New Roman" w:hAnsi="Times New Roman"/>
          <w:sz w:val="24"/>
          <w:szCs w:val="24"/>
          <w:lang w:val="es-ES_tradnl"/>
        </w:rPr>
        <w:t>ó</w:t>
      </w:r>
      <w:r>
        <w:rPr>
          <w:rFonts w:ascii="Times New Roman" w:hAnsi="Times New Roman"/>
          <w:sz w:val="24"/>
          <w:szCs w:val="24"/>
        </w:rPr>
        <w:t>rdarson G, Marteinsd</w:t>
      </w:r>
      <w:r>
        <w:rPr>
          <w:rFonts w:ascii="Times New Roman" w:hAnsi="Times New Roman"/>
          <w:sz w:val="24"/>
          <w:szCs w:val="24"/>
          <w:lang w:val="es-ES_tradnl"/>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357"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358"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359"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360" w:author="Montevecchi, William" w:date="2018-04-19T12:29:00Z">
        <w:r w:rsidR="00713E89">
          <w:rPr>
            <w:rFonts w:ascii="Times New Roman" w:hAnsi="Times New Roman"/>
            <w:sz w:val="24"/>
            <w:szCs w:val="24"/>
            <w:lang w:val="en-US"/>
          </w:rPr>
          <w:t xml:space="preserve"> </w:t>
        </w:r>
      </w:ins>
      <w:del w:id="1361" w:author="Montevecchi, William" w:date="2018-04-19T12:29:00Z">
        <w:r w:rsidDel="00713E89">
          <w:rPr>
            <w:rFonts w:ascii="Times New Roman" w:hAnsi="Times New Roman"/>
            <w:sz w:val="24"/>
            <w:szCs w:val="24"/>
            <w:lang w:val="en-US"/>
          </w:rPr>
          <w:delText>r</w:delText>
        </w:r>
      </w:del>
      <w:del w:id="1362"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363" w:author="Montevecchi, William" w:date="2018-04-19T12:28:00Z">
        <w:r w:rsidDel="00713E89">
          <w:rPr>
            <w:rFonts w:ascii="Times New Roman" w:hAnsi="Times New Roman"/>
            <w:sz w:val="24"/>
            <w:szCs w:val="24"/>
            <w:lang w:val="en-US"/>
          </w:rPr>
          <w:delText xml:space="preserve">ies </w:delText>
        </w:r>
      </w:del>
      <w:ins w:id="1364"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365"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366"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367"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368"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369" w:author="Montevecchi, William" w:date="2018-04-19T12:32:00Z">
        <w:r w:rsidDel="00713E89">
          <w:rPr>
            <w:rFonts w:ascii="Times New Roman" w:hAnsi="Times New Roman"/>
            <w:sz w:val="24"/>
            <w:szCs w:val="24"/>
            <w:lang w:val="en-US"/>
          </w:rPr>
          <w:delText xml:space="preserve">managing </w:delText>
        </w:r>
      </w:del>
      <w:ins w:id="1370"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371" w:author="Montevecchi, William" w:date="2018-04-19T12:30:00Z">
        <w:r w:rsidDel="00713E89">
          <w:rPr>
            <w:rFonts w:ascii="Times New Roman" w:hAnsi="Times New Roman"/>
            <w:sz w:val="24"/>
            <w:szCs w:val="24"/>
            <w:lang w:val="en-US"/>
          </w:rPr>
          <w:delText>Progr</w:delText>
        </w:r>
      </w:del>
      <w:ins w:id="1372"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373" w:author="Montevecchi, William" w:date="2018-04-19T12:32:00Z">
        <w:r w:rsidDel="00713E89">
          <w:rPr>
            <w:rFonts w:ascii="Times New Roman" w:hAnsi="Times New Roman"/>
            <w:sz w:val="24"/>
            <w:szCs w:val="24"/>
            <w:lang w:val="en-US"/>
          </w:rPr>
          <w:delText xml:space="preserve">ogy </w:delText>
        </w:r>
      </w:del>
      <w:ins w:id="1374"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375"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376"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377"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378"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379" w:author="Montevecchi, William" w:date="2018-04-19T12:30:00Z">
        <w:r w:rsidDel="00713E89">
          <w:rPr>
            <w:rFonts w:ascii="Times New Roman" w:hAnsi="Times New Roman"/>
            <w:sz w:val="24"/>
            <w:szCs w:val="24"/>
            <w:shd w:val="clear" w:color="auto" w:fill="FFFF00"/>
            <w:lang w:val="en-US"/>
          </w:rPr>
          <w:delText>Progr</w:delText>
        </w:r>
      </w:del>
      <w:ins w:id="1380" w:author="Montevecchi, William" w:date="2018-04-19T12:30:00Z">
        <w:r w:rsidR="00713E89">
          <w:rPr>
            <w:rFonts w:ascii="Times New Roman" w:hAnsi="Times New Roman"/>
            <w:sz w:val="24"/>
            <w:szCs w:val="24"/>
            <w:shd w:val="clear" w:color="auto" w:fill="FFFF00"/>
            <w:lang w:val="en-US"/>
          </w:rPr>
          <w:t>Prog</w:t>
        </w:r>
      </w:ins>
      <w:del w:id="1381"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382" w:author="Montevecchi, William" w:date="2018-04-19T12:35:00Z">
        <w:r w:rsidDel="00317816">
          <w:rPr>
            <w:rFonts w:ascii="Times New Roman" w:hAnsi="Times New Roman"/>
            <w:sz w:val="24"/>
            <w:szCs w:val="24"/>
            <w:shd w:val="clear" w:color="auto" w:fill="FFFF00"/>
            <w:lang w:val="en-US"/>
          </w:rPr>
          <w:delText xml:space="preserve">Oceanography </w:delText>
        </w:r>
      </w:del>
      <w:ins w:id="1383"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384"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385" w:author="Montevecchi, William" w:date="2018-04-19T12:35:00Z">
        <w:r w:rsidDel="00317816">
          <w:rPr>
            <w:rFonts w:ascii="Times New Roman" w:hAnsi="Times New Roman"/>
            <w:sz w:val="24"/>
            <w:szCs w:val="24"/>
            <w:lang w:val="en-US"/>
          </w:rPr>
          <w:delText xml:space="preserve"> a</w:delText>
        </w:r>
      </w:del>
      <w:ins w:id="1386"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387" w:author="Montevecchi, William" w:date="2018-04-19T12:36:00Z">
        <w:r w:rsidDel="00317816">
          <w:rPr>
            <w:rFonts w:ascii="Times New Roman" w:hAnsi="Times New Roman"/>
            <w:sz w:val="24"/>
            <w:szCs w:val="24"/>
            <w:lang w:val="en-US"/>
          </w:rPr>
          <w:delText>a</w:delText>
        </w:r>
      </w:del>
      <w:del w:id="1388"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389"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90"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91"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392"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393" w:author="DFO-MPO" w:date="2018-04-13T10:32:00Z">
            <w:rPr>
              <w:rFonts w:ascii="Times New Roman" w:hAnsi="Times New Roman"/>
              <w:sz w:val="24"/>
              <w:szCs w:val="24"/>
              <w:lang w:val="fr-FR"/>
            </w:rPr>
          </w:rPrChange>
        </w:rPr>
        <w:t>é</w:t>
      </w:r>
      <w:r>
        <w:rPr>
          <w:rFonts w:ascii="Times New Roman" w:hAnsi="Times New Roman"/>
          <w:sz w:val="24"/>
          <w:szCs w:val="24"/>
          <w:lang w:val="es-ES_tradnl"/>
        </w:rPr>
        <w:t>varez-Mart</w:t>
      </w:r>
      <w:r>
        <w:rPr>
          <w:rFonts w:ascii="Times New Roman" w:hAnsi="Times New Roman"/>
          <w:sz w:val="24"/>
          <w:szCs w:val="24"/>
        </w:rPr>
        <w:t>í</w:t>
      </w:r>
      <w:r>
        <w:rPr>
          <w:rFonts w:ascii="Times New Roman" w:hAnsi="Times New Roman"/>
          <w:sz w:val="24"/>
          <w:szCs w:val="24"/>
          <w:lang w:val="en-US"/>
        </w:rPr>
        <w:t xml:space="preserve">nez MO, Parrish RH, Roy C, Serra R, Shust KV, Ward MN, </w:t>
      </w:r>
      <w:r>
        <w:rPr>
          <w:rFonts w:ascii="Times New Roman" w:hAnsi="Times New Roman"/>
          <w:sz w:val="24"/>
          <w:szCs w:val="24"/>
          <w:lang w:val="en-US"/>
        </w:rPr>
        <w:lastRenderedPageBreak/>
        <w:t>Zuzunaga JZ (1999) Worldwide large-scale fluctuations of sardine and anchovy populations. S</w:t>
      </w:r>
      <w:del w:id="1394"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395" w:author="Montevecchi, William" w:date="2018-04-19T12:36:00Z">
        <w:r w:rsidDel="00317816">
          <w:rPr>
            <w:rFonts w:ascii="Times New Roman" w:hAnsi="Times New Roman"/>
            <w:sz w:val="24"/>
            <w:szCs w:val="24"/>
            <w:lang w:val="en-US"/>
          </w:rPr>
          <w:delText>ri</w:delText>
        </w:r>
      </w:del>
      <w:ins w:id="1396" w:author="Montevecchi, William" w:date="2018-04-19T12:36:00Z">
        <w:r w:rsidR="00317816">
          <w:rPr>
            <w:rFonts w:ascii="Times New Roman" w:hAnsi="Times New Roman"/>
            <w:sz w:val="24"/>
            <w:szCs w:val="24"/>
            <w:lang w:val="en-US"/>
          </w:rPr>
          <w:t>ric</w:t>
        </w:r>
      </w:ins>
      <w:del w:id="1397"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398"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399"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400" w:author="Montevecchi, William" w:date="2018-04-19T12:37:00Z">
        <w:r w:rsidR="00317816">
          <w:rPr>
            <w:rFonts w:ascii="Times New Roman" w:hAnsi="Times New Roman"/>
            <w:sz w:val="24"/>
            <w:szCs w:val="24"/>
            <w:lang w:val="en-US"/>
          </w:rPr>
          <w:t xml:space="preserve"> </w:t>
        </w:r>
      </w:ins>
      <w:del w:id="1401"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402"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403"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404"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405"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406"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407" w:author="Montevecchi, William" w:date="2018-04-19T12:38:00Z">
        <w:r w:rsidDel="00317816">
          <w:rPr>
            <w:rFonts w:ascii="Times New Roman" w:hAnsi="Times New Roman"/>
            <w:sz w:val="24"/>
            <w:szCs w:val="24"/>
            <w:lang w:val="en-US"/>
          </w:rPr>
          <w:delText xml:space="preserve">Years </w:delText>
        </w:r>
      </w:del>
      <w:ins w:id="1408"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409" w:author="Montevecchi, William" w:date="2018-04-19T12:38:00Z">
        <w:r w:rsidDel="00317816">
          <w:rPr>
            <w:rFonts w:ascii="Times New Roman" w:hAnsi="Times New Roman"/>
            <w:sz w:val="24"/>
            <w:szCs w:val="24"/>
            <w:lang w:val="en-US"/>
          </w:rPr>
          <w:delText xml:space="preserve">High </w:delText>
        </w:r>
      </w:del>
      <w:ins w:id="1410" w:author="Montevecchi, William" w:date="2018-04-19T12:38:00Z">
        <w:r w:rsidR="00317816">
          <w:rPr>
            <w:rFonts w:ascii="Times New Roman" w:hAnsi="Times New Roman"/>
            <w:sz w:val="24"/>
            <w:szCs w:val="24"/>
            <w:lang w:val="en-US"/>
          </w:rPr>
          <w:t>high r</w:t>
        </w:r>
      </w:ins>
      <w:del w:id="1411"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412" w:author="Montevecchi, William" w:date="2018-04-19T12:38:00Z">
        <w:r w:rsidDel="00317816">
          <w:rPr>
            <w:rFonts w:ascii="Times New Roman" w:hAnsi="Times New Roman"/>
            <w:sz w:val="24"/>
            <w:szCs w:val="24"/>
            <w:lang w:val="en-US"/>
          </w:rPr>
          <w:delText xml:space="preserve">Spring </w:delText>
        </w:r>
      </w:del>
      <w:ins w:id="1413" w:author="Montevecchi, William" w:date="2018-04-19T12:38:00Z">
        <w:r w:rsidR="00317816">
          <w:rPr>
            <w:rFonts w:ascii="Times New Roman" w:hAnsi="Times New Roman"/>
            <w:sz w:val="24"/>
            <w:szCs w:val="24"/>
            <w:lang w:val="en-US"/>
          </w:rPr>
          <w:t xml:space="preserve">spring </w:t>
        </w:r>
      </w:ins>
      <w:del w:id="1414" w:author="Montevecchi, William" w:date="2018-04-19T12:38:00Z">
        <w:r w:rsidDel="00317816">
          <w:rPr>
            <w:rFonts w:ascii="Times New Roman" w:hAnsi="Times New Roman"/>
            <w:sz w:val="24"/>
            <w:szCs w:val="24"/>
            <w:lang w:val="en-US"/>
          </w:rPr>
          <w:delText xml:space="preserve">Spawning </w:delText>
        </w:r>
      </w:del>
      <w:ins w:id="1415"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416"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417" w:author="Montevecchi, William" w:date="2018-04-19T12:38:00Z">
        <w:r w:rsidR="00317816">
          <w:rPr>
            <w:rFonts w:ascii="Times New Roman" w:hAnsi="Times New Roman"/>
            <w:sz w:val="24"/>
            <w:szCs w:val="24"/>
            <w:lang w:val="en-US"/>
          </w:rPr>
          <w:t>o</w:t>
        </w:r>
      </w:ins>
      <w:del w:id="1418"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419" w:author="Montevecchi, William" w:date="2018-04-19T12:39:00Z">
        <w:r w:rsidDel="00317816">
          <w:rPr>
            <w:rFonts w:ascii="Times New Roman" w:hAnsi="Times New Roman"/>
            <w:sz w:val="24"/>
            <w:szCs w:val="24"/>
            <w:lang w:val="en-US"/>
          </w:rPr>
          <w:delText xml:space="preserve">Selective </w:delText>
        </w:r>
      </w:del>
      <w:ins w:id="1420" w:author="Montevecchi, William" w:date="2018-04-19T12:39:00Z">
        <w:r w:rsidR="00317816">
          <w:rPr>
            <w:rFonts w:ascii="Times New Roman" w:hAnsi="Times New Roman"/>
            <w:sz w:val="24"/>
            <w:szCs w:val="24"/>
            <w:lang w:val="en-US"/>
          </w:rPr>
          <w:t xml:space="preserve">selective </w:t>
        </w:r>
      </w:ins>
      <w:del w:id="1421" w:author="Montevecchi, William" w:date="2018-04-19T12:39:00Z">
        <w:r w:rsidDel="00317816">
          <w:rPr>
            <w:rFonts w:ascii="Times New Roman" w:hAnsi="Times New Roman"/>
            <w:sz w:val="24"/>
            <w:szCs w:val="24"/>
            <w:lang w:val="en-US"/>
          </w:rPr>
          <w:delText xml:space="preserve">Mortality </w:delText>
        </w:r>
      </w:del>
      <w:ins w:id="1422"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423" w:author="Montevecchi, William" w:date="2018-04-19T12:39:00Z">
        <w:r w:rsidDel="00317816">
          <w:rPr>
            <w:rFonts w:ascii="Times New Roman" w:hAnsi="Times New Roman"/>
            <w:sz w:val="24"/>
            <w:szCs w:val="24"/>
            <w:lang w:val="en-US"/>
          </w:rPr>
          <w:delText xml:space="preserve">Juvenile </w:delText>
        </w:r>
      </w:del>
      <w:ins w:id="1424" w:author="Montevecchi, William" w:date="2018-04-19T12:39:00Z">
        <w:r w:rsidR="00317816">
          <w:rPr>
            <w:rFonts w:ascii="Times New Roman" w:hAnsi="Times New Roman"/>
            <w:sz w:val="24"/>
            <w:szCs w:val="24"/>
            <w:lang w:val="en-US"/>
          </w:rPr>
          <w:t xml:space="preserve">juvenile </w:t>
        </w:r>
      </w:ins>
      <w:del w:id="1425" w:author="Montevecchi, William" w:date="2018-04-19T12:39:00Z">
        <w:r w:rsidDel="00317816">
          <w:rPr>
            <w:rFonts w:ascii="Times New Roman" w:hAnsi="Times New Roman"/>
            <w:sz w:val="24"/>
            <w:szCs w:val="24"/>
            <w:lang w:val="en-US"/>
          </w:rPr>
          <w:delText>S</w:delText>
        </w:r>
      </w:del>
      <w:ins w:id="1426"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427" w:author="Montevecchi, William" w:date="2018-04-19T12:39:00Z">
        <w:r w:rsidR="00317816">
          <w:rPr>
            <w:rFonts w:ascii="Times New Roman" w:hAnsi="Times New Roman"/>
            <w:sz w:val="24"/>
            <w:szCs w:val="24"/>
            <w:lang w:val="en-US"/>
          </w:rPr>
          <w:t>t</w:t>
        </w:r>
      </w:ins>
      <w:del w:id="1428"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429" w:author="Montevecchi, William" w:date="2018-04-19T12:39:00Z">
        <w:r w:rsidR="00317816">
          <w:rPr>
            <w:rFonts w:ascii="Times New Roman" w:hAnsi="Times New Roman"/>
            <w:sz w:val="24"/>
            <w:szCs w:val="24"/>
            <w:lang w:val="en-US"/>
          </w:rPr>
          <w:t>f</w:t>
        </w:r>
      </w:ins>
      <w:del w:id="1430"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431" w:author="Montevecchi, William" w:date="2018-04-19T12:40:00Z">
        <w:r w:rsidR="00317816">
          <w:rPr>
            <w:rFonts w:ascii="Times New Roman" w:hAnsi="Times New Roman"/>
            <w:sz w:val="24"/>
            <w:szCs w:val="24"/>
            <w:lang w:val="en-US"/>
          </w:rPr>
          <w:t>r</w:t>
        </w:r>
      </w:ins>
      <w:del w:id="1432"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433"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434"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435"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436"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437"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438"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439"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440"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441"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442"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443"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444"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445"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446"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447" w:author="Montevecchi, William" w:date="2018-04-19T12:42:00Z">
        <w:r w:rsidDel="00317816">
          <w:rPr>
            <w:rFonts w:ascii="Times New Roman" w:hAnsi="Times New Roman"/>
            <w:sz w:val="24"/>
            <w:szCs w:val="24"/>
            <w:lang w:val="en-US"/>
          </w:rPr>
          <w:delText>J</w:delText>
        </w:r>
      </w:del>
      <w:del w:id="1448" w:author="Montevecchi, William" w:date="2018-04-19T12:41:00Z">
        <w:r w:rsidDel="00317816">
          <w:rPr>
            <w:rFonts w:ascii="Times New Roman" w:hAnsi="Times New Roman"/>
            <w:sz w:val="24"/>
            <w:szCs w:val="24"/>
            <w:lang w:val="en-US"/>
          </w:rPr>
          <w:delText>ournal du</w:delText>
        </w:r>
      </w:del>
      <w:del w:id="1449"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450"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451"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452"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453" w:author="Montevecchi, William" w:date="2018-04-19T12:42:00Z">
        <w:r w:rsidR="00317816">
          <w:rPr>
            <w:rFonts w:ascii="Times New Roman" w:hAnsi="Times New Roman"/>
            <w:sz w:val="24"/>
            <w:szCs w:val="24"/>
            <w:lang w:val="en-US"/>
          </w:rPr>
          <w:t xml:space="preserve"> </w:t>
        </w:r>
      </w:ins>
      <w:del w:id="1454"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455"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456"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457"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458"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459"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460"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461"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462"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463" w:author="Montevecchi, William" w:date="2018-04-19T12:44:00Z">
        <w:r w:rsidDel="00317816">
          <w:rPr>
            <w:rFonts w:ascii="Times New Roman" w:hAnsi="Times New Roman"/>
            <w:sz w:val="24"/>
            <w:szCs w:val="24"/>
            <w:lang w:val="en-US"/>
          </w:rPr>
          <w:delText xml:space="preserve">ogy and </w:delText>
        </w:r>
      </w:del>
      <w:ins w:id="1464"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465"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466"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467"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468"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469"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470"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471"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472"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473"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474" w:author="Montevecchi, William" w:date="2018-04-19T15:41:00Z">
        <w:r w:rsidR="000117C7">
          <w:rPr>
            <w:rFonts w:ascii="Times New Roman" w:hAnsi="Times New Roman"/>
            <w:sz w:val="24"/>
            <w:szCs w:val="24"/>
          </w:rPr>
          <w:t>,</w:t>
        </w:r>
      </w:ins>
      <w:del w:id="1475"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476" w:author="Montevecchi, William" w:date="2018-04-19T15:41:00Z">
        <w:r w:rsidR="000117C7">
          <w:rPr>
            <w:rFonts w:ascii="Times New Roman" w:hAnsi="Times New Roman"/>
            <w:sz w:val="24"/>
            <w:szCs w:val="24"/>
          </w:rPr>
          <w:t>ding</w:t>
        </w:r>
      </w:ins>
      <w:del w:id="1477"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478" w:author="Montevecchi, William" w:date="2018-04-19T16:08:00Z">
              <w:r w:rsidR="009F378F">
                <w:rPr>
                  <w:rFonts w:ascii="Times New Roman" w:hAnsi="Times New Roman"/>
                  <w:sz w:val="24"/>
                  <w:szCs w:val="24"/>
                </w:rPr>
                <w:t xml:space="preserve">– 2009, 2012 - </w:t>
              </w:r>
            </w:ins>
            <w:del w:id="1479"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480"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481" w:author="DFO-MPO" w:date="2018-04-13T14:40:00Z"/>
          <w:rFonts w:ascii="Times New Roman" w:hAnsi="Times New Roman"/>
        </w:rPr>
        <w:sectPr w:rsidR="00286AED" w:rsidSect="00BD7860">
          <w:headerReference w:type="default" r:id="rId9"/>
          <w:footerReference w:type="default" r:id="rId10"/>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1482"/>
      <w:r>
        <w:rPr>
          <w:rFonts w:ascii="Times New Roman" w:hAnsi="Times New Roman"/>
        </w:rPr>
        <w:lastRenderedPageBreak/>
        <w:t xml:space="preserve">Table 2: </w:t>
      </w:r>
      <w:commentRangeEnd w:id="1482"/>
      <w:r w:rsidR="00D15634">
        <w:rPr>
          <w:rStyle w:val="CommentReference"/>
          <w:rFonts w:ascii="Times New Roman" w:eastAsia="Arial Unicode MS" w:hAnsi="Times New Roman" w:cs="Times New Roman"/>
          <w:color w:val="auto"/>
          <w:lang w:eastAsia="en-US"/>
        </w:rPr>
        <w:commentReference w:id="1482"/>
      </w:r>
      <w:ins w:id="1483" w:author="Montevecchi, William" w:date="2018-04-19T16:09:00Z">
        <w:r w:rsidR="009F378F">
          <w:rPr>
            <w:rFonts w:ascii="Times New Roman" w:hAnsi="Times New Roman"/>
            <w:sz w:val="24"/>
            <w:szCs w:val="24"/>
            <w:lang w:val="it-IT"/>
          </w:rPr>
          <w:t>A</w:t>
        </w:r>
      </w:ins>
      <w:del w:id="1484"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485" w:author="DFO-MPO" w:date="2018-04-13T14:40:00Z"/>
        </w:rPr>
        <w:sectPr w:rsidR="00286AED" w:rsidSect="00286AED">
          <w:pgSz w:w="15840" w:h="12240" w:orient="landscape"/>
          <w:pgMar w:top="1440" w:right="1440" w:bottom="1440" w:left="1440" w:header="708" w:footer="708" w:gutter="0"/>
          <w:cols w:space="720"/>
          <w:docGrid w:linePitch="326"/>
          <w:sectPrChange w:id="1486"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487"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1488"/>
      <w:r>
        <w:rPr>
          <w:rFonts w:ascii="Times New Roman" w:hAnsi="Times New Roman"/>
          <w:sz w:val="24"/>
          <w:szCs w:val="24"/>
          <w:lang w:val="en-US"/>
        </w:rPr>
        <w:t>Offshore acoustic index (red diamonds) and Trinity Bay May acoustic index (blue diamonds) from spring (May) acoustic surveys conducted 1998-2017. Dashed grey line indicate 95% confidence limit</w:t>
      </w:r>
      <w:del w:id="1489"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1488"/>
      <w:r w:rsidR="007E4C24">
        <w:rPr>
          <w:rStyle w:val="CommentReference"/>
          <w:rFonts w:ascii="Times New Roman" w:eastAsia="Arial Unicode MS" w:hAnsi="Times New Roman" w:cs="Times New Roman"/>
          <w:color w:val="auto"/>
          <w:lang w:val="en-US" w:eastAsia="en-US"/>
        </w:rPr>
        <w:commentReference w:id="1488"/>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1490" w:author="Regular, Paul" w:date="2018-04-25T12:20:00Z">
        <w:r w:rsidR="0044240F">
          <w:rPr>
            <w:rFonts w:ascii="Times New Roman" w:hAnsi="Times New Roman"/>
            <w:sz w:val="24"/>
            <w:szCs w:val="24"/>
            <w:lang w:val="en-US"/>
          </w:rPr>
          <w:t>95</w:t>
        </w:r>
      </w:ins>
      <w:del w:id="1491"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1492" w:author="Regular, Paul" w:date="2018-04-25T12:21:00Z">
        <w:r w:rsidR="0044240F">
          <w:rPr>
            <w:rFonts w:ascii="Times New Roman" w:hAnsi="Times New Roman"/>
            <w:sz w:val="24"/>
            <w:szCs w:val="24"/>
            <w:lang w:val="en-US"/>
          </w:rPr>
          <w:t xml:space="preserve">Annual </w:t>
        </w:r>
      </w:ins>
      <w:del w:id="1493"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1494" w:author="Regular, Paul" w:date="2018-04-25T12:21:00Z">
        <w:r w:rsidR="0044240F">
          <w:rPr>
            <w:rFonts w:ascii="Times New Roman" w:hAnsi="Times New Roman"/>
            <w:sz w:val="24"/>
            <w:szCs w:val="24"/>
            <w:lang w:val="en-US"/>
          </w:rPr>
          <w:t>c</w:t>
        </w:r>
      </w:ins>
      <w:ins w:id="1495"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1496" w:author="Regular, Paul" w:date="2018-04-25T12:20:00Z">
        <w:r w:rsidR="0044240F">
          <w:rPr>
            <w:rFonts w:ascii="Times New Roman" w:hAnsi="Times New Roman"/>
            <w:sz w:val="24"/>
            <w:szCs w:val="24"/>
            <w:lang w:val="en-US"/>
          </w:rPr>
          <w:t>earlier</w:t>
        </w:r>
      </w:ins>
      <w:ins w:id="1497" w:author="Regular, Paul" w:date="2018-04-25T12:19:00Z">
        <w:r w:rsidR="0044240F">
          <w:rPr>
            <w:rFonts w:ascii="Times New Roman" w:hAnsi="Times New Roman"/>
            <w:sz w:val="24"/>
            <w:szCs w:val="24"/>
            <w:lang w:val="en-US"/>
          </w:rPr>
          <w:t xml:space="preserve"> </w:t>
        </w:r>
      </w:ins>
      <w:ins w:id="1498" w:author="Regular, Paul" w:date="2018-04-25T12:20:00Z">
        <w:r w:rsidR="0044240F">
          <w:rPr>
            <w:rFonts w:ascii="Times New Roman" w:hAnsi="Times New Roman"/>
            <w:sz w:val="24"/>
            <w:szCs w:val="24"/>
            <w:lang w:val="en-US"/>
          </w:rPr>
          <w:t>years and warmer colors (red) indicate more recent years.</w:t>
        </w:r>
      </w:ins>
      <w:ins w:id="1499" w:author="Regular, Paul" w:date="2018-04-25T12:32:00Z">
        <w:r w:rsidR="00B42C2B">
          <w:rPr>
            <w:rFonts w:ascii="Times New Roman" w:hAnsi="Times New Roman"/>
            <w:sz w:val="24"/>
            <w:szCs w:val="24"/>
            <w:lang w:val="en-US"/>
          </w:rPr>
          <w:t xml:space="preserve"> The red area indicates areas not covered by the survey and the light red area</w:t>
        </w:r>
      </w:ins>
      <w:ins w:id="1500"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Fig. 7: Seasonal capelin biomass trends in Trinity Bay for May 2003 to Sept 2005.  Dark grey bars are capelin biomass in the main bay and the light grey bars capelin biomass in the arms and bottom of the bay. </w:t>
      </w:r>
      <w:del w:id="1501"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Acoustic May surveys of the main bay were conducted as part of the NAFO Div. 3L spring acoustic survey.</w:t>
      </w:r>
      <w:del w:id="1502"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503"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504" w:author="DFO-MPO" w:date="2018-04-13T14:41:00Z">
          <w:pPr>
            <w:pStyle w:val="Body"/>
          </w:pPr>
        </w:pPrChange>
      </w:pPr>
      <w:r>
        <w:lastRenderedPageBreak/>
        <w:t>Fig. 1 (</w:t>
      </w:r>
      <w:commentRangeStart w:id="1505"/>
      <w:r>
        <w:t>need</w:t>
      </w:r>
      <w:commentRangeEnd w:id="1505"/>
      <w:r w:rsidR="002800A3">
        <w:rPr>
          <w:rStyle w:val="CommentReference"/>
          <w:rFonts w:ascii="Times New Roman" w:eastAsia="Arial Unicode MS" w:hAnsi="Times New Roman" w:cs="Times New Roman"/>
          <w:color w:val="auto"/>
          <w:lang w:eastAsia="en-US"/>
        </w:rPr>
        <w:commentReference w:id="1505"/>
      </w:r>
      <w:r>
        <w:t xml:space="preserve"> lats and longs) </w:t>
      </w:r>
    </w:p>
    <w:p w14:paraId="7A90DF7A" w14:textId="77777777" w:rsidR="00286AED" w:rsidRDefault="00E5311E">
      <w:pPr>
        <w:pStyle w:val="Body"/>
        <w:rPr>
          <w:ins w:id="1506"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49224D" w:rsidRDefault="0049224D">
                              <w:pPr>
                                <w:pStyle w:val="Body"/>
                              </w:pPr>
                              <w:r>
                                <w:t>B</w:t>
                              </w:r>
                            </w:p>
                          </w:txbxContent>
                        </wps:txbx>
                        <wps:bodyPr wrap="square" lIns="45719" tIns="45719" rIns="45719" bIns="45719" numCol="1" anchor="t">
                          <a:noAutofit/>
                        </wps:bodyPr>
                      </wps:wsp>
                    </wpg:wgp>
                  </a:graphicData>
                </a:graphic>
              </wp:anchor>
            </w:drawing>
          </mc:Choice>
          <mc:Fallback>
            <w:pict>
              <v:group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">
                <v:rect id="Shape 1073741825" o:spid="_x0000_s1027"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3073;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iMcA&#10;AADjAAAADwAAAGRycy9kb3ducmV2LnhtbERP3UrDMBS+F3yHcATvXNJ27qdbNsZwInjl9AEOzVnT&#10;rTkpTbrVtzeC4OX5/s96O7pWXKkPjWcN2USBIK68abjW8PV5eFqACBHZYOuZNHxTgO3m/m6NpfE3&#10;/qDrMdYihXAoUYONsSulDJUlh2HiO+LEnXzvMKazr6Xp8ZbCXStzpWbSYcOpwWJHe0vV5Tg4DTJ7&#10;L9qlG5b5aIeXYqqez4fXTuvHh3G3AhFpjP/iP/ebSfPVvJhPs0U+g9+fEgB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3vojHAAAA4wAAAA8AAAAAAAAAAAAAAAAAmAIAAGRy&#10;cy9kb3ducmV2LnhtbFBLBQYAAAAABAAEAPUAAACMAwAAAAA=&#10;" filled="f" stroked="f" strokeweight="1pt">
                  <v:stroke miterlimit="4"/>
                  <v:textbox inset="1.27mm,1.27mm,1.27mm,1.27mm">
                    <w:txbxContent>
                      <w:p w14:paraId="5C7AD34A" w14:textId="77777777" w:rsidR="0049224D" w:rsidRDefault="0049224D">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49224D" w:rsidRDefault="0049224D">
                              <w:pPr>
                                <w:pStyle w:val="Body"/>
                              </w:pPr>
                              <w:r>
                                <w:t>A</w:t>
                              </w:r>
                            </w:p>
                          </w:txbxContent>
                        </wps:txbx>
                        <wps:bodyPr wrap="square" lIns="45719" tIns="45719" rIns="45719" bIns="45719" numCol="1" anchor="t">
                          <a:noAutofit/>
                        </wps:bodyPr>
                      </wps:wsp>
                    </wpg:wgp>
                  </a:graphicData>
                </a:graphic>
              </wp:anchor>
            </w:drawing>
          </mc:Choice>
          <mc:Fallback>
            <w:pict>
              <v:group id="_x0000_s1029" style="position:absolute;margin-left:4.6pt;margin-top:1.9pt;width:24.2pt;height:110.55pt;z-index:251661312;mso-wrap-distance-left:0;mso-wrap-distance-right:0;mso-position-vertical-relative:line" coordsize="3074,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">
                <v:rect id="Shape 1073741828" o:spid="_x0000_s1030"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K9QMsA&#10;AADjAAAADwAAAGRycy9kb3ducmV2LnhtbESPQU/CQBCF7yb8h82QeJNdihGsLIRgMHqEcvE2dse2&#10;2p1tugtUf71zIPE48968981yPfhWnamPTWAL04kBRVwG13Bl4Vjs7hagYkJ22AYmCz8UYb0a3Swx&#10;d+HCezofUqUkhGOOFuqUulzrWNbkMU5CRyzaZ+g9Jhn7SrseLxLuW50Z86A9NiwNNXa0ran8Ppy8&#10;hY8mO+Lvvngx/nE3S29D8XV6f7b2djxsnkAlGtK/+Xr96gTfzGfz++kiE2j5SRagV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qor1AywAAAOMAAAAPAAAAAAAAAAAAAAAAAJgC&#10;AABkcnMvZG93bnJldi54bWxQSwUGAAAAAAQABAD1AAAAkAMAAAAA&#10;"/>
                <v:rect id="Shape 1073741829" o:spid="_x0000_s1031" style="position:absolute;width:3074;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q+scA&#10;AADjAAAADwAAAGRycy9kb3ducmV2LnhtbERPX0vDMBB/F/Ydwg18c0nb6da6bIzhRNiT0w9wNGdT&#10;bS6lSbf67Y0g+Hi//7fZTa4TFxpC61lDtlAgiGtvWm40vL8d79YgQkQ22HkmDd8UYLed3WywMv7K&#10;r3Q5x0akEA4VarAx9pWUobbkMCx8T5y4Dz84jOkcGmkGvKZw18lcqQfpsOXUYLGng6X66zw6DTI7&#10;FV3pxjKf7PhULNX95/G51/p2Pu0fQUSa4r/4z/1i0ny1KlbLbJ2X8PtTAkB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KvrHAAAA4wAAAA8AAAAAAAAAAAAAAAAAmAIAAGRy&#10;cy9kb3ducmV2LnhtbFBLBQYAAAAABAAEAPUAAACMAwAAAAA=&#10;" filled="f" stroked="f" strokeweight="1pt">
                  <v:stroke miterlimit="4"/>
                  <v:textbox inset="1.27mm,1.27mm,1.27mm,1.27mm">
                    <w:txbxContent>
                      <w:p w14:paraId="371BEC9B" w14:textId="77777777" w:rsidR="0049224D" w:rsidRDefault="0049224D">
                        <w:pPr>
                          <w:pStyle w:val="Body"/>
                        </w:pPr>
                        <w:r>
                          <w:t>A</w:t>
                        </w:r>
                      </w:p>
                    </w:txbxContent>
                  </v:textbox>
                </v:rect>
                <w10:wrap anchory="line"/>
              </v:group>
            </w:pict>
          </mc:Fallback>
        </mc:AlternateContent>
      </w:r>
      <w:ins w:id="1507"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1">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2">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49224D" w:rsidRDefault="0049224D">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" filled="f" stroked="f" strokeweight="1pt">
                <v:stroke miterlimit="4"/>
                <v:textbox inset="1.27mm,1.27mm,1.27mm,1.27mm">
                  <w:txbxContent>
                    <w:p w14:paraId="45E12F69" w14:textId="77777777" w:rsidR="0049224D" w:rsidRDefault="0049224D">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&#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" stroked="f" strokeweight="1pt">
                <v:stroke miterlimit="4"/>
                <w10:wrap anchory="line"/>
              </v:rect>
            </w:pict>
          </mc:Fallback>
        </mc:AlternateContent>
      </w:r>
      <w:commentRangeStart w:id="1508"/>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5">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508"/>
      <w:r w:rsidR="002800A3">
        <w:rPr>
          <w:rStyle w:val="CommentReference"/>
          <w:rFonts w:ascii="Times New Roman" w:eastAsia="Arial Unicode MS" w:hAnsi="Times New Roman" w:cs="Times New Roman"/>
          <w:color w:val="auto"/>
          <w:lang w:val="en-US" w:eastAsia="en-US"/>
        </w:rPr>
        <w:commentReference w:id="1508"/>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49224D" w:rsidRDefault="0049224D">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">
                <v:rect id="Shape 1073741839" o:spid="_x0000_s1034"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bBsgA&#10;AADjAAAADwAAAGRycy9kb3ducmV2LnhtbERPzUoDMRC+C32HMAUvYpP+6LZr01IUoQcvdn2AYTNu&#10;VjeTJUm327c3guBxvv/Z7kfXiYFCbD1rmM8UCOLam5YbDR/V6/0aREzIBjvPpOFKEfa7yc0WS+Mv&#10;/E7DKTUih3AsUYNNqS+ljLUlh3Hme+LMffrgMOUzNNIEvORw18mFUo/SYcu5wWJPz5bq79PZaSjC&#10;18olpYbr5vhWvTxUdrg7j1rfTsfDE4hEY/oX/7mPJs9XxbJYzdfLDfz+lAGQu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VsGyAAAAOMAAAAPAAAAAAAAAAAAAAAAAJgCAABk&#10;cnMvZG93bnJldi54bWxQSwUGAAAAAAQABAD1AAAAjQMAAAAA&#10;" stroked="f" strokeweight="1pt">
                  <v:stroke miterlimit="4"/>
                </v:rect>
                <v:rect id="Shape 1073741840" o:spid="_x0000_s1035"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1mx8oA&#10;AADjAAAADwAAAGRycy9kb3ducmV2LnhtbESPQU/DMAyF70j8h8hI3FjStbCtLJsQYgiJE4MfYDWm&#10;KTRO1aRb+ff4gMTR9vN779vu59CrE42pi2yhWBhQxE10HbcWPt4PN2tQKSM77COThR9KsN9dXmyx&#10;dvHMb3Q65laJCacaLfich1rr1HgKmBZxIJbbZxwDZhnHVrsRz2Ieer005k4H7FgSPA706Kn5Pk7B&#10;gi5ey34Tps1y9tNTWZnbr8PzYO311fxwDyrTnP/Ff98vTuqbVbmqinUlFMIkC9C7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pNZsfKAAAA4wAAAA8AAAAAAAAAAAAAAAAAmAIA&#10;AGRycy9kb3ducmV2LnhtbFBLBQYAAAAABAAEAPUAAACPAwAAAAA=&#10;" filled="f" stroked="f" strokeweight="1pt">
                  <v:stroke miterlimit="4"/>
                  <v:textbox inset="1.27mm,1.27mm,1.27mm,1.27mm">
                    <w:txbxContent>
                      <w:p w14:paraId="624D508B" w14:textId="77777777" w:rsidR="0049224D" w:rsidRDefault="0049224D">
                        <w:pPr>
                          <w:pStyle w:val="Body"/>
                        </w:pPr>
                        <w:r>
                          <w:rPr>
                            <w:b/>
                            <w:bCs/>
                            <w:sz w:val="24"/>
                            <w:szCs w:val="24"/>
                          </w:rPr>
                          <w:t>Year</w:t>
                        </w:r>
                      </w:p>
                    </w:txbxContent>
                  </v:textbox>
                </v:rect>
                <w10:wrap anchory="line"/>
              </v:group>
            </w:pict>
          </mc:Fallback>
        </mc:AlternateContent>
      </w:r>
      <w:commentRangeStart w:id="1509"/>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1509"/>
      <w:r w:rsidR="002800A3">
        <w:rPr>
          <w:rStyle w:val="CommentReference"/>
          <w:rFonts w:ascii="Times New Roman" w:eastAsia="Arial Unicode MS" w:hAnsi="Times New Roman" w:cs="Times New Roman"/>
          <w:color w:val="auto"/>
          <w:lang w:val="en-US" w:eastAsia="en-US"/>
        </w:rPr>
        <w:commentReference w:id="1509"/>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510"/>
      <w:r>
        <w:rPr>
          <w:lang w:val="en-US"/>
        </w:rPr>
        <w:t>need lat and longs</w:t>
      </w:r>
      <w:commentRangeEnd w:id="1510"/>
      <w:r w:rsidR="002800A3">
        <w:rPr>
          <w:rStyle w:val="CommentReference"/>
          <w:rFonts w:ascii="Times New Roman" w:eastAsia="Arial Unicode MS" w:hAnsi="Times New Roman" w:cs="Times New Roman"/>
          <w:color w:val="auto"/>
          <w:lang w:val="en-US" w:eastAsia="en-US"/>
        </w:rPr>
        <w:commentReference w:id="1510"/>
      </w:r>
      <w:commentRangeStart w:id="1511"/>
      <w:r>
        <w:t>)</w:t>
      </w:r>
      <w:commentRangeEnd w:id="1511"/>
      <w:r>
        <w:commentReference w:id="1511"/>
      </w:r>
    </w:p>
    <w:p w14:paraId="6EA08371" w14:textId="77777777" w:rsidR="0044240F" w:rsidRDefault="00E5311E">
      <w:pPr>
        <w:pStyle w:val="Body"/>
        <w:rPr>
          <w:ins w:id="1512" w:author="Regular, Paul" w:date="2018-04-25T12:17:00Z"/>
        </w:rPr>
      </w:pPr>
      <w:del w:id="1513" w:author="Regular, Paul" w:date="2018-04-25T11:43:00Z">
        <w:r w:rsidDel="001E5D5F">
          <w:rPr>
            <w:noProof/>
            <w:lang w:val="en-CA"/>
          </w:rPr>
          <w:lastRenderedPageBreak/>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7">
                        <a:extLst/>
                      </a:blip>
                      <a:stretch>
                        <a:fillRect/>
                      </a:stretch>
                    </pic:blipFill>
                    <pic:spPr>
                      <a:xfrm>
                        <a:off x="0" y="0"/>
                        <a:ext cx="4901565" cy="4907915"/>
                      </a:xfrm>
                      <a:prstGeom prst="rect">
                        <a:avLst/>
                      </a:prstGeom>
                      <a:ln w="12700" cap="flat">
                        <a:noFill/>
                        <a:miter lim="400000"/>
                      </a:ln>
                      <a:effectLst/>
                    </pic:spPr>
                  </pic:pic>
                </a:graphicData>
              </a:graphic>
            </wp:inline>
          </w:drawing>
        </w:r>
      </w:del>
      <w:ins w:id="1514" w:author="Regular, Paul" w:date="2018-04-25T11:44:00Z">
        <w:r w:rsidR="001E5D5F" w:rsidRPr="001E5D5F">
          <w:t xml:space="preserve"> </w:t>
        </w:r>
      </w:ins>
      <w:commentRangeStart w:id="1515"/>
      <w:ins w:id="1516" w:author="Regular, Paul" w:date="2018-04-25T11:47:00Z">
        <w:r w:rsidR="00BA54E8">
          <w:rPr>
            <w:noProof/>
            <w:lang w:val="en-CA"/>
          </w:rPr>
          <w:lastRenderedPageBreak/>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1515"/>
      <w:ins w:id="1517" w:author="Regular, Paul" w:date="2018-04-25T12:16:00Z">
        <w:r w:rsidR="0044240F">
          <w:rPr>
            <w:rStyle w:val="CommentReference"/>
            <w:rFonts w:ascii="Times New Roman" w:eastAsia="Arial Unicode MS" w:hAnsi="Times New Roman" w:cs="Times New Roman"/>
            <w:color w:val="auto"/>
            <w:lang w:eastAsia="en-US"/>
          </w:rPr>
          <w:commentReference w:id="1515"/>
        </w:r>
      </w:ins>
      <w:ins w:id="1518" w:author="Regular, Paul" w:date="2018-04-25T11:43:00Z">
        <w:r w:rsidR="001E5D5F" w:rsidRPr="001E5D5F">
          <w:t xml:space="preserve"> </w:t>
        </w:r>
      </w:ins>
    </w:p>
    <w:p w14:paraId="399C88CE" w14:textId="084B4DCD" w:rsidR="000134ED" w:rsidRDefault="0044240F">
      <w:pPr>
        <w:pStyle w:val="Body"/>
      </w:pPr>
      <w:commentRangeStart w:id="1519"/>
      <w:ins w:id="1520" w:author="Regular, Paul" w:date="2018-04-25T12:17:00Z">
        <w:r>
          <w:rPr>
            <w:noProof/>
            <w:lang w:val="en-CA"/>
          </w:rPr>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1519"/>
        <w:r>
          <w:rPr>
            <w:rStyle w:val="CommentReference"/>
            <w:rFonts w:ascii="Times New Roman" w:eastAsia="Arial Unicode MS" w:hAnsi="Times New Roman" w:cs="Times New Roman"/>
            <w:color w:val="auto"/>
            <w:lang w:eastAsia="en-US"/>
          </w:rPr>
          <w:commentReference w:id="1519"/>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1521" w:author="Montevecchi, William" w:date="2018-04-19T16:16:00Z">
        <w:r w:rsidR="009F378F">
          <w:t xml:space="preserve"> need a legend </w:t>
        </w:r>
      </w:ins>
      <w:ins w:id="1522"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49224D" w:rsidRDefault="0049224D">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">
                <v:rect id="Shape 1073741844" o:spid="_x0000_s1037"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qH5ccA&#10;AADjAAAADwAAAGRycy9kb3ducmV2LnhtbERPX0vDMBB/F/Ydwgm+iEum1c66bAxlsAdfXP0AR3M2&#10;1eZSkqzrvr0ZCD7e7/+tNpPrxUghdp41LOYKBHHjTceths96d7cEEROywd4zaThThM16drXCyvgT&#10;f9B4SK3IIRwr1GBTGiopY2PJYZz7gThzXz44TPkMrTQBTznc9fJeqSfpsOPcYHGgV0vNz+HoNJTh&#10;u3BJqfH8vH+v3x5rO94eJ61vrqftC4hEU/oX/7n3Js9X5UNZLJZFAZefMgB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6h+XHAAAA4wAAAA8AAAAAAAAAAAAAAAAAmAIAAGRy&#10;cy9kb3ducmV2LnhtbFBLBQYAAAAABAAEAPUAAACMAwAAAAA=&#10;" stroked="f" strokeweight="1pt">
                  <v:stroke miterlimit="4"/>
                </v:rect>
                <v:rect id="Shape 1073741845" o:spid="_x0000_s1038" style="position:absolute;width:23742;height:14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rFX8cA&#10;AADjAAAADwAAAGRycy9kb3ducmV2LnhtbERPX0/CMBB/N/E7NEfim7RjQ2BQiDFiTHwS/QCX9VwH&#10;63VZO5jf3pKQ+Hi//7fZja4VZ+pD41lDNlUgiCtvGq41fH/tH5cgQkQ22HomDb8UYLe9v9tgafyF&#10;P+l8iLVIIRxK1GBj7EopQ2XJYZj6jjhxP753GNPZ19L0eEnhrpUzpZ6kw4ZTg8WOXixVp8PgNMjs&#10;I29XbljNRju85oWaH/dvndYPk/F5DSLSGP/FN/e7SfPVIl8U2bKYw/WnBID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6xV/HAAAA4wAAAA8AAAAAAAAAAAAAAAAAmAIAAGRy&#10;cy9kb3ducmV2LnhtbFBLBQYAAAAABAAEAPUAAACMAwAAAAA=&#10;" filled="f" stroked="f" strokeweight="1pt">
                  <v:stroke miterlimit="4"/>
                  <v:textbox inset="1.27mm,1.27mm,1.27mm,1.27mm">
                    <w:txbxContent>
                      <w:p w14:paraId="6B941C64" w14:textId="77777777" w:rsidR="0049224D" w:rsidRDefault="0049224D">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20">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George Rose" w:date="2018-04-25T14:28:00Z" w:initials="">
    <w:p w14:paraId="75D34D52" w14:textId="77777777" w:rsidR="0049224D" w:rsidRDefault="0049224D">
      <w:pPr>
        <w:pStyle w:val="Default"/>
      </w:pPr>
    </w:p>
    <w:p w14:paraId="464A3F18" w14:textId="77777777" w:rsidR="0049224D" w:rsidRDefault="0049224D">
      <w:pPr>
        <w:pStyle w:val="Default"/>
      </w:pPr>
      <w:r>
        <w:rPr>
          <w:rFonts w:eastAsia="Arial Unicode MS" w:cs="Arial Unicode MS"/>
        </w:rPr>
        <w:t>Usually use Rose, G.A.</w:t>
      </w:r>
    </w:p>
  </w:comment>
  <w:comment w:id="6" w:author="George Rose" w:date="2018-04-25T14:28:00Z" w:initials="">
    <w:p w14:paraId="296362BF" w14:textId="77777777" w:rsidR="0049224D" w:rsidRDefault="0049224D">
      <w:pPr>
        <w:pStyle w:val="Default"/>
      </w:pPr>
    </w:p>
    <w:p w14:paraId="64D009DC" w14:textId="77777777" w:rsidR="0049224D" w:rsidRDefault="0049224D">
      <w:pPr>
        <w:pStyle w:val="Default"/>
      </w:pPr>
      <w:r>
        <w:rPr>
          <w:rFonts w:eastAsia="Arial Unicode MS" w:cs="Arial Unicode MS"/>
        </w:rPr>
        <w:t>I am using my UBC address now. So it’s Institute for the Oceans and Fisheries, UBC, Vancouver, Canada.</w:t>
      </w:r>
    </w:p>
  </w:comment>
  <w:comment w:id="7" w:author="Montevecchi, William" w:date="2018-04-25T14:28:00Z" w:initials="MW">
    <w:p w14:paraId="1C1719E9" w14:textId="7562D505" w:rsidR="0049224D" w:rsidRDefault="0049224D">
      <w:pPr>
        <w:pStyle w:val="CommentText"/>
      </w:pPr>
      <w:r>
        <w:rPr>
          <w:rStyle w:val="CommentReference"/>
        </w:rPr>
        <w:annotationRef/>
      </w:r>
      <w:r>
        <w:t>In general – a broadening of the perspective here to discuss trophic mismatches, effects, implications.  Important as we and  Frank et al presented weight of evidence based on other predators.</w:t>
      </w:r>
    </w:p>
  </w:comment>
  <w:comment w:id="12" w:author="George Rose" w:date="2018-04-25T14:28:00Z" w:initials="">
    <w:p w14:paraId="3D49C315" w14:textId="77777777" w:rsidR="0049224D" w:rsidRDefault="0049224D">
      <w:pPr>
        <w:pStyle w:val="Default"/>
      </w:pPr>
    </w:p>
    <w:p w14:paraId="51CDC263" w14:textId="77777777" w:rsidR="0049224D" w:rsidRDefault="0049224D">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3" w:author="Montevecchi, William" w:date="2018-04-25T14:28:00Z" w:initials="MW">
    <w:p w14:paraId="5DA72DEC" w14:textId="77777777" w:rsidR="0049224D" w:rsidRPr="001C160B" w:rsidRDefault="0049224D"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eg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49224D" w:rsidRDefault="0049224D">
      <w:pPr>
        <w:pStyle w:val="CommentText"/>
      </w:pPr>
    </w:p>
  </w:comment>
  <w:comment w:id="22" w:author="Regular, Paul" w:date="2018-04-25T14:28:00Z" w:initials="PR">
    <w:p w14:paraId="33BAD00F" w14:textId="6030EEBE" w:rsidR="0049224D" w:rsidRDefault="0049224D">
      <w:pPr>
        <w:pStyle w:val="CommentText"/>
      </w:pPr>
      <w:r>
        <w:rPr>
          <w:rStyle w:val="CommentReference"/>
        </w:rPr>
        <w:annotationRef/>
      </w:r>
      <w:r>
        <w:t>I wonder if we need to mention these results if they are deemed unreliable indices of the status of the stock?</w:t>
      </w:r>
      <w:r w:rsidR="005719FE">
        <w:t xml:space="preserve"> If we do, maybe we should list the indices that support the collapse hypothesis.</w:t>
      </w:r>
    </w:p>
  </w:comment>
  <w:comment w:id="89" w:author="Montevecchi, William" w:date="2018-04-25T14:28:00Z" w:initials="MW">
    <w:p w14:paraId="3C4ECB15" w14:textId="1C75CBDA" w:rsidR="0049224D" w:rsidRDefault="0049224D">
      <w:pPr>
        <w:pStyle w:val="CommentText"/>
      </w:pPr>
      <w:r>
        <w:rPr>
          <w:rStyle w:val="CommentReference"/>
        </w:rPr>
        <w:annotationRef/>
      </w:r>
      <w:r>
        <w:t>Would be worthwhile to mention capelin fishery closures in Barents Sea and Iceland.</w:t>
      </w:r>
    </w:p>
  </w:comment>
  <w:comment w:id="92" w:author="George Rose" w:date="2018-04-25T14:28:00Z" w:initials="">
    <w:p w14:paraId="2FC4359B" w14:textId="77777777" w:rsidR="0049224D" w:rsidRDefault="0049224D">
      <w:pPr>
        <w:pStyle w:val="Default"/>
      </w:pPr>
      <w:r>
        <w:rPr>
          <w:rStyle w:val="CommentReference"/>
        </w:rPr>
        <w:annotationRef/>
      </w:r>
    </w:p>
  </w:comment>
  <w:comment w:id="94" w:author="George Rose" w:date="2018-04-25T14:28:00Z" w:initials="">
    <w:p w14:paraId="154937C7" w14:textId="77777777" w:rsidR="0049224D" w:rsidRDefault="0049224D">
      <w:pPr>
        <w:pStyle w:val="Default"/>
      </w:pPr>
    </w:p>
    <w:p w14:paraId="34ED972C" w14:textId="77777777" w:rsidR="0049224D" w:rsidRDefault="0049224D">
      <w:pPr>
        <w:pStyle w:val="Default"/>
      </w:pPr>
      <w:r>
        <w:rPr>
          <w:rFonts w:eastAsia="Arial Unicode MS" w:cs="Arial Unicode MS"/>
        </w:rPr>
        <w:t>I would question the use of the Hutchings and Myers 94 paper as supporting the previous statement - their hypothesis was that the cod decline was entirely overfishing with no significant environmental influence. For a cod reference I would suggest we use deYoung and Rose (1993) which argued for environmental change, or use my book Rose 2007 which tells a more complete story.</w:t>
      </w:r>
    </w:p>
  </w:comment>
  <w:comment w:id="97" w:author="DFO-MPO" w:date="2018-04-25T14:28:00Z" w:initials="D">
    <w:p w14:paraId="19CD5093" w14:textId="77777777" w:rsidR="0049224D" w:rsidRDefault="0049224D">
      <w:pPr>
        <w:pStyle w:val="CommentText"/>
      </w:pPr>
      <w:r>
        <w:rPr>
          <w:rStyle w:val="CommentReference"/>
        </w:rPr>
        <w:annotationRef/>
      </w:r>
      <w:r>
        <w:t>I’m wondering if some of these changes should be listed given that most readers aren’t going to know what they were</w:t>
      </w:r>
    </w:p>
  </w:comment>
  <w:comment w:id="99" w:author="Regular, Paul" w:date="2018-04-25T14:28:00Z" w:initials="PR">
    <w:p w14:paraId="485E2AAE" w14:textId="3C0C8011" w:rsidR="0049224D" w:rsidRDefault="0049224D">
      <w:pPr>
        <w:pStyle w:val="CommentText"/>
      </w:pPr>
      <w:r>
        <w:rPr>
          <w:rStyle w:val="CommentReference"/>
        </w:rPr>
        <w:annotationRef/>
      </w:r>
      <w:r>
        <w:t>This sentence doesn’t seem to fit</w:t>
      </w:r>
    </w:p>
  </w:comment>
  <w:comment w:id="102" w:author="George Rose" w:date="2018-04-25T14:28:00Z" w:initials="">
    <w:p w14:paraId="7498C5DB" w14:textId="77777777" w:rsidR="0049224D" w:rsidRDefault="0049224D">
      <w:pPr>
        <w:pStyle w:val="Default"/>
      </w:pPr>
    </w:p>
    <w:p w14:paraId="23EB5414" w14:textId="77777777" w:rsidR="0049224D" w:rsidRDefault="0049224D">
      <w:pPr>
        <w:pStyle w:val="Default"/>
      </w:pPr>
      <w:r>
        <w:rPr>
          <w:rFonts w:eastAsia="Arial Unicode MS" w:cs="Arial Unicode MS"/>
        </w:rPr>
        <w:t>argued</w:t>
      </w:r>
    </w:p>
  </w:comment>
  <w:comment w:id="112" w:author="DFO-MPO" w:date="2018-04-25T14:28:00Z" w:initials="D">
    <w:p w14:paraId="16053DF0" w14:textId="77777777" w:rsidR="0049224D" w:rsidRPr="00B2409C" w:rsidRDefault="0049224D">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113" w:author="Gail Davoren" w:date="2018-04-25T14:28:00Z" w:initials="GD">
    <w:p w14:paraId="473DBAFB" w14:textId="00253AAA" w:rsidR="0049224D" w:rsidRDefault="0049224D">
      <w:pPr>
        <w:pStyle w:val="CommentText"/>
      </w:pPr>
      <w:r>
        <w:rPr>
          <w:rStyle w:val="CommentReference"/>
        </w:rPr>
        <w:annotationRef/>
      </w:r>
      <w:r>
        <w:t>I agree that a brief outline (1-2 sentences) of these indices is important to understand the subsequent information (and, thus, the debate in general).</w:t>
      </w:r>
    </w:p>
  </w:comment>
  <w:comment w:id="106" w:author="Regular, Paul" w:date="2018-04-25T14:28:00Z" w:initials="PR">
    <w:p w14:paraId="49A1DD2F" w14:textId="6F3FC48E" w:rsidR="0049224D" w:rsidRDefault="0049224D">
      <w:pPr>
        <w:pStyle w:val="CommentText"/>
      </w:pPr>
      <w:r>
        <w:rPr>
          <w:rStyle w:val="CommentReference"/>
        </w:rPr>
        <w:annotationRef/>
      </w:r>
      <w:r>
        <w:t>We probably don’t need to get into this index debate because it was settled in 2000. Could cut and the paragraph and paper wouldn’t be affected. May be better to get into details on the timing of spawning / migration.</w:t>
      </w:r>
    </w:p>
  </w:comment>
  <w:comment w:id="115" w:author="Gail Davoren" w:date="2018-04-25T14:28:00Z" w:initials="GD">
    <w:p w14:paraId="7002E4A4" w14:textId="77777777" w:rsidR="0049224D" w:rsidRDefault="0049224D">
      <w:pPr>
        <w:pStyle w:val="CommentText"/>
      </w:pPr>
      <w:r>
        <w:rPr>
          <w:rStyle w:val="CommentReferenc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3A0A69E1" w14:textId="77777777" w:rsidR="0049224D" w:rsidRDefault="0049224D">
      <w:pPr>
        <w:pStyle w:val="CommentText"/>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184" w:author="Regular, Paul" w:date="2018-04-25T14:28:00Z" w:initials="PR">
    <w:p w14:paraId="2D9E40BD" w14:textId="41D5AF78" w:rsidR="0049224D" w:rsidRDefault="0049224D">
      <w:pPr>
        <w:pStyle w:val="CommentText"/>
      </w:pPr>
      <w:r>
        <w:rPr>
          <w:rStyle w:val="CommentReference"/>
        </w:rPr>
        <w:annotationRef/>
      </w:r>
      <w:r>
        <w:t>Can’t find Anon 1995 in the reference list</w:t>
      </w:r>
    </w:p>
  </w:comment>
  <w:comment w:id="222" w:author="DFO-MPO" w:date="2018-04-25T14:28:00Z" w:initials="D">
    <w:p w14:paraId="6225DC47" w14:textId="77777777" w:rsidR="0049224D" w:rsidRDefault="0049224D">
      <w:pPr>
        <w:pStyle w:val="CommentText"/>
      </w:pPr>
      <w:r>
        <w:rPr>
          <w:rStyle w:val="CommentReference"/>
        </w:rPr>
        <w:annotationRef/>
      </w:r>
      <w:r>
        <w:t>I don’t think this has been described yet which makes the text confusing.</w:t>
      </w:r>
    </w:p>
  </w:comment>
  <w:comment w:id="223" w:author="Gail Davoren" w:date="2018-04-25T14:28:00Z" w:initials="GD">
    <w:p w14:paraId="720E77B4" w14:textId="7587B949" w:rsidR="0049224D" w:rsidRDefault="0049224D">
      <w:pPr>
        <w:pStyle w:val="CommentText"/>
      </w:pPr>
      <w:r>
        <w:rPr>
          <w:rStyle w:val="CommentReference"/>
        </w:rPr>
        <w:annotationRef/>
      </w:r>
      <w:r>
        <w:t xml:space="preserve">I agree – I think this needs to be explained, especially considering the information presented next. </w:t>
      </w:r>
    </w:p>
  </w:comment>
  <w:comment w:id="235" w:author="Montevecchi, William" w:date="2018-04-25T14:28:00Z" w:initials="MW">
    <w:p w14:paraId="2B9ADB05" w14:textId="64D52021" w:rsidR="0049224D" w:rsidRDefault="0049224D">
      <w:pPr>
        <w:pStyle w:val="CommentText"/>
      </w:pPr>
      <w:r>
        <w:rPr>
          <w:rStyle w:val="CommentReference"/>
        </w:rPr>
        <w:annotationRef/>
      </w:r>
      <w:r>
        <w:t>Worthwhile to have a Fig. comparing survey areas.  Perhaps a supplemental Fig?</w:t>
      </w:r>
    </w:p>
  </w:comment>
  <w:comment w:id="248" w:author="Gail Davoren" w:date="2018-04-25T14:28:00Z" w:initials="GD">
    <w:p w14:paraId="698E4E36" w14:textId="5C269851" w:rsidR="0049224D" w:rsidRDefault="0049224D">
      <w:pPr>
        <w:pStyle w:val="CommentText"/>
      </w:pPr>
      <w:r>
        <w:rPr>
          <w:rStyle w:val="CommentReference"/>
        </w:rPr>
        <w:annotationRef/>
      </w:r>
      <w:r>
        <w:t>This is not listed in the reference list.</w:t>
      </w:r>
    </w:p>
  </w:comment>
  <w:comment w:id="249" w:author="Regular, Paul" w:date="2018-04-25T14:28:00Z" w:initials="PR">
    <w:p w14:paraId="0BEDDBE8" w14:textId="3A7325B0" w:rsidR="0049224D" w:rsidRDefault="0049224D">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250" w:author="Gail Davoren" w:date="2018-04-25T14:28:00Z" w:initials="GD">
    <w:p w14:paraId="3C8CB1C8" w14:textId="77777777" w:rsidR="0049224D" w:rsidRDefault="0049224D">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49224D" w:rsidRDefault="0049224D">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252" w:author="Gail Davoren" w:date="2018-04-25T14:28:00Z" w:initials="GD">
    <w:p w14:paraId="42B5AEC2" w14:textId="6DC1AF0D" w:rsidR="0049224D" w:rsidRDefault="0049224D">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264" w:author="George Rose" w:date="2018-04-25T14:28:00Z" w:initials="">
    <w:p w14:paraId="6180838E" w14:textId="77777777" w:rsidR="0049224D" w:rsidRDefault="0049224D">
      <w:pPr>
        <w:pStyle w:val="Default"/>
      </w:pPr>
    </w:p>
    <w:p w14:paraId="1A43D0C7" w14:textId="77777777" w:rsidR="0049224D" w:rsidRDefault="0049224D">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265" w:author="Montevecchi, William" w:date="2018-04-25T14:28:00Z" w:initials="MW">
    <w:p w14:paraId="0713C782" w14:textId="5016170D" w:rsidR="0049224D" w:rsidRDefault="0049224D">
      <w:pPr>
        <w:pStyle w:val="CommentText"/>
      </w:pPr>
      <w:r>
        <w:rPr>
          <w:rStyle w:val="CommentReference"/>
        </w:rPr>
        <w:annotationRef/>
      </w:r>
      <w:r>
        <w:t>Very informative suggestion</w:t>
      </w:r>
    </w:p>
  </w:comment>
  <w:comment w:id="266" w:author="George Rose" w:date="2018-04-25T14:28:00Z" w:initials="">
    <w:p w14:paraId="36AD353D" w14:textId="77777777" w:rsidR="0049224D" w:rsidRDefault="0049224D">
      <w:pPr>
        <w:pStyle w:val="Default"/>
      </w:pPr>
    </w:p>
    <w:p w14:paraId="2DE041EC" w14:textId="77777777" w:rsidR="0049224D" w:rsidRDefault="0049224D">
      <w:pPr>
        <w:pStyle w:val="Default"/>
      </w:pPr>
      <w:r>
        <w:rPr>
          <w:rFonts w:eastAsia="Arial Unicode MS" w:cs="Arial Unicode MS"/>
        </w:rPr>
        <w:t>this is not all that clear - what is meant by this change in biology?</w:t>
      </w:r>
    </w:p>
  </w:comment>
  <w:comment w:id="267" w:author="Gail Davoren" w:date="2018-04-25T14:28:00Z" w:initials="GD">
    <w:p w14:paraId="17E47CB6" w14:textId="15477869" w:rsidR="0049224D" w:rsidRDefault="0049224D">
      <w:pPr>
        <w:pStyle w:val="CommentText"/>
      </w:pPr>
      <w:r>
        <w:rPr>
          <w:rStyle w:val="CommentReference"/>
        </w:rPr>
        <w:annotationRef/>
      </w:r>
      <w:r>
        <w:t>Age at maturity, correct?</w:t>
      </w:r>
    </w:p>
  </w:comment>
  <w:comment w:id="268" w:author="DFO-MPO" w:date="2018-04-25T14:28:00Z" w:initials="D">
    <w:p w14:paraId="0F4DCFA2" w14:textId="77777777" w:rsidR="0049224D" w:rsidRDefault="0049224D">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269" w:author="Gail Davoren" w:date="2018-04-25T14:28:00Z" w:initials="GD">
    <w:p w14:paraId="1DFFB3A2" w14:textId="27908973" w:rsidR="0049224D" w:rsidRDefault="0049224D">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270" w:author="Gail Davoren" w:date="2018-04-25T14:28:00Z" w:initials="GD">
    <w:p w14:paraId="34036E9F" w14:textId="07135D92" w:rsidR="0049224D" w:rsidRDefault="0049224D">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280" w:author="Gail Davoren" w:date="2018-04-25T14:28:00Z" w:initials="GD">
    <w:p w14:paraId="4239864A" w14:textId="0F2D6F81" w:rsidR="0049224D" w:rsidRDefault="0049224D">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292" w:author="Gail Davoren" w:date="2018-04-25T14:28:00Z" w:initials="GD">
    <w:p w14:paraId="5E569C46" w14:textId="4AF24761" w:rsidR="0049224D" w:rsidRDefault="0049224D">
      <w:pPr>
        <w:pStyle w:val="CommentText"/>
      </w:pPr>
      <w:r>
        <w:rPr>
          <w:rStyle w:val="CommentReference"/>
        </w:rPr>
        <w:annotationRef/>
      </w:r>
      <w:r>
        <w:t>Do you mean patchily distributed and, thus, easily missed during survey lines?</w:t>
      </w:r>
    </w:p>
  </w:comment>
  <w:comment w:id="303" w:author="George Rose" w:date="2018-04-25T14:28:00Z" w:initials="">
    <w:p w14:paraId="3723259C" w14:textId="77777777" w:rsidR="0049224D" w:rsidRDefault="0049224D">
      <w:pPr>
        <w:pStyle w:val="Default"/>
      </w:pPr>
    </w:p>
    <w:p w14:paraId="5A66AE82" w14:textId="77777777" w:rsidR="0049224D" w:rsidRDefault="0049224D">
      <w:pPr>
        <w:pStyle w:val="Default"/>
      </w:pPr>
      <w:r>
        <w:rPr>
          <w:rFonts w:eastAsia="Arial Unicode MS" w:cs="Arial Unicode MS"/>
        </w:rPr>
        <w:t>Again, a series of echograms would help make this clearer - the differing structures of migrating vs. immature capelin (vertical vs. horizontal structure ….)</w:t>
      </w:r>
    </w:p>
  </w:comment>
  <w:comment w:id="325" w:author="George Rose" w:date="2018-04-25T14:28:00Z" w:initials="">
    <w:p w14:paraId="30418D17" w14:textId="77777777" w:rsidR="0049224D" w:rsidRDefault="0049224D">
      <w:pPr>
        <w:pStyle w:val="Default"/>
      </w:pPr>
    </w:p>
    <w:p w14:paraId="5DCE795B" w14:textId="77777777" w:rsidR="0049224D" w:rsidRDefault="0049224D">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327" w:author="George Rose" w:date="2018-04-25T14:28:00Z" w:initials="">
    <w:p w14:paraId="55127545" w14:textId="77777777" w:rsidR="0049224D" w:rsidRDefault="0049224D">
      <w:pPr>
        <w:pStyle w:val="Default"/>
      </w:pPr>
    </w:p>
    <w:p w14:paraId="4029B068" w14:textId="77777777" w:rsidR="0049224D" w:rsidRDefault="0049224D">
      <w:pPr>
        <w:pStyle w:val="Default"/>
      </w:pPr>
      <w:r>
        <w:rPr>
          <w:rFonts w:eastAsia="Arial Unicode MS" w:cs="Arial Unicode MS"/>
        </w:rPr>
        <w:t>You might also cite Anna Olafsdottir’s papers from her PhD thesis…. on Icelandic capelin migration…</w:t>
      </w:r>
    </w:p>
  </w:comment>
  <w:comment w:id="326" w:author="Gail Davoren" w:date="2018-04-25T14:28:00Z" w:initials="GD">
    <w:p w14:paraId="3C57887A" w14:textId="05C45B43" w:rsidR="0049224D" w:rsidRDefault="0049224D">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spawner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328" w:author="Gail Davoren" w:date="2018-04-25T14:28:00Z" w:initials="GD">
    <w:p w14:paraId="30BCA9AD" w14:textId="35CCBACE" w:rsidR="0049224D" w:rsidRDefault="0049224D">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390" w:author="DFO-MPO" w:date="2018-04-25T14:28:00Z" w:initials="D">
    <w:p w14:paraId="1A61658B" w14:textId="77777777" w:rsidR="0049224D" w:rsidRDefault="0049224D">
      <w:pPr>
        <w:pStyle w:val="CommentText"/>
      </w:pPr>
      <w:r>
        <w:rPr>
          <w:rStyle w:val="CommentReference"/>
        </w:rPr>
        <w:annotationRef/>
      </w:r>
      <w:r>
        <w:t>Not sure that we can use the term “significant” here as we haven’t done any stats…</w:t>
      </w:r>
    </w:p>
  </w:comment>
  <w:comment w:id="427" w:author="Gail Davoren" w:date="2018-04-25T14:28:00Z" w:initials="GD">
    <w:p w14:paraId="51A07EAD" w14:textId="35A68A7F" w:rsidR="0049224D" w:rsidRDefault="0049224D">
      <w:pPr>
        <w:pStyle w:val="CommentText"/>
      </w:pPr>
      <w:r>
        <w:rPr>
          <w:rStyle w:val="CommentReference"/>
        </w:rPr>
        <w:annotationRef/>
      </w:r>
      <w:r>
        <w:t>declines in stock size (release from intraspecific competition)</w:t>
      </w:r>
    </w:p>
  </w:comment>
  <w:comment w:id="431" w:author="Gail Davoren" w:date="2018-04-25T14:28:00Z" w:initials="GD">
    <w:p w14:paraId="6B05DB8A" w14:textId="4C86E99B" w:rsidR="0049224D" w:rsidRDefault="0049224D">
      <w:pPr>
        <w:pStyle w:val="CommentText"/>
      </w:pPr>
      <w:r>
        <w:rPr>
          <w:rStyle w:val="CommentReference"/>
        </w:rPr>
        <w:annotationRef/>
      </w:r>
      <w:r>
        <w:t>I think citing Burton and Flynn 1998 and Shackell et al. 1994 may be better references for the Newfoundland capelin population (as I think there is still uncertainties in this statement for capelin in other regions – e.g. Christiansen et al. 2008).</w:t>
      </w:r>
    </w:p>
  </w:comment>
  <w:comment w:id="432" w:author="Regular, Paul" w:date="2018-04-25T14:28:00Z" w:initials="PR">
    <w:p w14:paraId="2377244A" w14:textId="74C3688D" w:rsidR="0049224D" w:rsidRDefault="0049224D">
      <w:pPr>
        <w:pStyle w:val="CommentText"/>
      </w:pPr>
      <w:r>
        <w:rPr>
          <w:rStyle w:val="CommentReference"/>
        </w:rPr>
        <w:annotationRef/>
      </w:r>
      <w:r>
        <w:t>Seems somewhat speculative. Is there a reference for this?</w:t>
      </w:r>
    </w:p>
  </w:comment>
  <w:comment w:id="440" w:author="Regular, Paul" w:date="2018-04-25T14:28:00Z" w:initials="PR">
    <w:p w14:paraId="66B2F7EB" w14:textId="6944332C" w:rsidR="0049224D" w:rsidRDefault="0049224D">
      <w:pPr>
        <w:pStyle w:val="CommentText"/>
      </w:pPr>
      <w:r>
        <w:rPr>
          <w:rStyle w:val="CommentReference"/>
        </w:rPr>
        <w:annotationRef/>
      </w:r>
      <w:r>
        <w:t>And / or productivity….though there is no clear stock recruit relationship…so I’m not sure about the strength of the argument presented in this paragraph.</w:t>
      </w:r>
    </w:p>
  </w:comment>
  <w:comment w:id="435" w:author="Montevecchi, William" w:date="2018-04-25T14:28:00Z" w:initials="MW">
    <w:p w14:paraId="2036C437" w14:textId="4F66F635" w:rsidR="0049224D" w:rsidRDefault="0049224D">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443" w:author="Gail Davoren" w:date="2018-04-25T14:28:00Z" w:initials="GD">
    <w:p w14:paraId="0B73604F" w14:textId="6F5E9CD0" w:rsidR="0049224D" w:rsidRDefault="0049224D">
      <w:pPr>
        <w:pStyle w:val="CommentText"/>
      </w:pPr>
      <w:r>
        <w:rPr>
          <w:rStyle w:val="CommentReference"/>
        </w:rPr>
        <w:annotationRef/>
      </w:r>
      <w:r>
        <w:t>Yes, maybe we should restate to say that these factors likely combine to reduce the reproductive potential of Newfoundland capelin.</w:t>
      </w:r>
    </w:p>
  </w:comment>
  <w:comment w:id="442" w:author="Gail Davoren" w:date="2018-04-25T14:28:00Z" w:initials="GD">
    <w:p w14:paraId="537F2804" w14:textId="1C8C5E66" w:rsidR="0049224D" w:rsidRDefault="0049224D">
      <w:pPr>
        <w:pStyle w:val="CommentText"/>
      </w:pPr>
      <w:r>
        <w:rPr>
          <w:rStyle w:val="CommentReference"/>
        </w:rPr>
        <w:annotationRef/>
      </w:r>
      <w:r>
        <w:t>Just another side note regarding this hypothesis that we are refuting. We have found that predator diets shift from before capelin arrival/spawning nearshore relative to after, which further suggests that capelin still migrate into coastal regions to spawn! See Gulka et al. 2017 (attached). Also, we have conducted weekly acoustic surveys along the coast (nearby spawning sites) during July and August since 2009 and there are no fish shoals observed in the area until right before spawning (unfortunately unpubl. Data but I am working on the ms). This to me is good evidence that the capelin were not resident inshore at least. Not sure if we can incorporate this here though…</w:t>
      </w:r>
    </w:p>
  </w:comment>
  <w:comment w:id="457" w:author="Montevecchi, William" w:date="2018-04-25T14:28:00Z" w:initials="MW">
    <w:p w14:paraId="16975BFE" w14:textId="613D34A9" w:rsidR="0049224D" w:rsidRDefault="0049224D">
      <w:pPr>
        <w:pStyle w:val="CommentText"/>
      </w:pPr>
      <w:r>
        <w:rPr>
          <w:rStyle w:val="CommentReference"/>
        </w:rPr>
        <w:annotationRef/>
      </w:r>
      <w:r>
        <w:t>Specify – H2O temp?</w:t>
      </w:r>
    </w:p>
  </w:comment>
  <w:comment w:id="477" w:author="Regular, Paul" w:date="2018-04-25T14:28:00Z" w:initials="PR">
    <w:p w14:paraId="0CE9847D" w14:textId="5315E6DE" w:rsidR="0049224D" w:rsidRDefault="0049224D">
      <w:pPr>
        <w:pStyle w:val="CommentText"/>
      </w:pPr>
      <w:r>
        <w:rPr>
          <w:rStyle w:val="CommentReference"/>
        </w:rPr>
        <w:annotationRef/>
      </w:r>
      <w:r>
        <w:t>I like this analysis! …however, we may not need to lay out the explanation here.</w:t>
      </w:r>
    </w:p>
  </w:comment>
  <w:comment w:id="609" w:author="George Rose" w:date="2018-04-25T14:28:00Z" w:initials="">
    <w:p w14:paraId="25813E38" w14:textId="77777777" w:rsidR="0049224D" w:rsidRDefault="0049224D">
      <w:pPr>
        <w:pStyle w:val="Default"/>
      </w:pPr>
      <w:r>
        <w:rPr>
          <w:rStyle w:val="CommentReference"/>
        </w:rPr>
        <w:annotationRef/>
      </w:r>
    </w:p>
  </w:comment>
  <w:comment w:id="621" w:author="George Rose" w:date="2018-04-25T14:28:00Z" w:initials="">
    <w:p w14:paraId="6A3CB113" w14:textId="77777777" w:rsidR="0049224D" w:rsidRDefault="0049224D">
      <w:pPr>
        <w:pStyle w:val="Default"/>
      </w:pPr>
    </w:p>
    <w:p w14:paraId="356211BA" w14:textId="77777777" w:rsidR="0049224D" w:rsidRDefault="0049224D">
      <w:pPr>
        <w:pStyle w:val="Default"/>
      </w:pPr>
      <w:r>
        <w:rPr>
          <w:rFonts w:eastAsia="Arial Unicode MS" w:cs="Arial Unicode MS"/>
        </w:rPr>
        <w:t>This is a bit confusing. Capelin shifted S in the early 90s, as did cod (is that agreed?) - and O’Driscoll, Rose, Schneider, Lilly paper (I have ref) suggested cod encounter rates in the S were maintained during that period. How does that fit with this - likely does just not clear…</w:t>
      </w:r>
    </w:p>
  </w:comment>
  <w:comment w:id="623" w:author="George Rose" w:date="2018-04-25T14:28:00Z" w:initials="">
    <w:p w14:paraId="0E4ECEA9" w14:textId="77777777" w:rsidR="0049224D" w:rsidRDefault="0049224D">
      <w:pPr>
        <w:pStyle w:val="Default"/>
      </w:pPr>
      <w:r>
        <w:rPr>
          <w:rStyle w:val="CommentReference"/>
        </w:rPr>
        <w:annotationRef/>
      </w:r>
    </w:p>
  </w:comment>
  <w:comment w:id="628" w:author="George Rose" w:date="2018-04-25T14:28:00Z" w:initials="">
    <w:p w14:paraId="005AE4D1" w14:textId="77777777" w:rsidR="0049224D" w:rsidRDefault="0049224D">
      <w:pPr>
        <w:pStyle w:val="Default"/>
      </w:pPr>
    </w:p>
    <w:p w14:paraId="3A08DAFA" w14:textId="77777777" w:rsidR="0049224D" w:rsidRDefault="0049224D">
      <w:pPr>
        <w:pStyle w:val="Default"/>
      </w:pPr>
      <w:r>
        <w:rPr>
          <w:rFonts w:eastAsia="Arial Unicode MS" w:cs="Arial Unicode MS"/>
        </w:rPr>
        <w:t>I would emphasize this again as Frank et al. use these data is a way which is really questionable. I think if you did the same with Ncod you might conclude they did not collapse either…</w:t>
      </w:r>
    </w:p>
  </w:comment>
  <w:comment w:id="640" w:author="Gail Davoren" w:date="2018-04-25T14:28:00Z" w:initials="GD">
    <w:p w14:paraId="4744FEFE" w14:textId="7F396131" w:rsidR="0049224D" w:rsidRDefault="0049224D">
      <w:pPr>
        <w:pStyle w:val="CommentText"/>
      </w:pPr>
      <w:r>
        <w:rPr>
          <w:rStyle w:val="CommentReference"/>
        </w:rPr>
        <w:annotationRef/>
      </w:r>
      <w:r>
        <w:t>Vertical movement patterns? I think we should be clear about this.</w:t>
      </w:r>
    </w:p>
  </w:comment>
  <w:comment w:id="637" w:author="Regular, Paul" w:date="2018-04-25T14:28:00Z" w:initials="PR">
    <w:p w14:paraId="605DCD63" w14:textId="519B2B0B" w:rsidR="0024187A" w:rsidRDefault="0024187A">
      <w:pPr>
        <w:pStyle w:val="CommentText"/>
      </w:pPr>
      <w:r>
        <w:rPr>
          <w:rStyle w:val="CommentReference"/>
        </w:rPr>
        <w:annotationRef/>
      </w:r>
      <w:r>
        <w:rPr>
          <w:rStyle w:val="CommentReference"/>
        </w:rPr>
        <w:annotationRef/>
      </w:r>
      <w:r>
        <w:t>The purpose of this paragraph is unclear. I don’t recall Frank et al. raising concern over the dead zone.</w:t>
      </w:r>
      <w:r w:rsidR="00C75019">
        <w:t xml:space="preserve"> Probably not needed.</w:t>
      </w:r>
    </w:p>
  </w:comment>
  <w:comment w:id="689" w:author="George Rose" w:date="2018-04-25T14:28:00Z" w:initials="">
    <w:p w14:paraId="00C57361" w14:textId="77777777" w:rsidR="0049224D" w:rsidRDefault="0049224D">
      <w:pPr>
        <w:pStyle w:val="Default"/>
      </w:pPr>
    </w:p>
    <w:p w14:paraId="31E807D6" w14:textId="77777777" w:rsidR="0049224D" w:rsidRDefault="0049224D">
      <w:pPr>
        <w:pStyle w:val="Default"/>
      </w:pPr>
      <w:r>
        <w:rPr>
          <w:rFonts w:eastAsia="Arial Unicode MS" w:cs="Arial Unicode MS"/>
        </w:rPr>
        <w:t>What does this mean?</w:t>
      </w:r>
    </w:p>
  </w:comment>
  <w:comment w:id="695" w:author="Regular, Paul" w:date="2018-04-25T14:28:00Z" w:initials="PR">
    <w:p w14:paraId="4A630F32" w14:textId="1123447C" w:rsidR="00F01208" w:rsidRDefault="00F01208">
      <w:pPr>
        <w:pStyle w:val="CommentText"/>
      </w:pPr>
      <w:r>
        <w:rPr>
          <w:rStyle w:val="CommentReference"/>
        </w:rPr>
        <w:annotationRef/>
      </w:r>
      <w:r>
        <w:t>Maybe the figure units should be density?</w:t>
      </w:r>
    </w:p>
  </w:comment>
  <w:comment w:id="713" w:author="George Rose" w:date="2018-04-25T14:28:00Z" w:initials="">
    <w:p w14:paraId="2D816E0B" w14:textId="77777777" w:rsidR="0049224D" w:rsidRDefault="0049224D">
      <w:pPr>
        <w:pStyle w:val="Default"/>
      </w:pPr>
    </w:p>
    <w:p w14:paraId="59675E0B" w14:textId="77777777" w:rsidR="0049224D" w:rsidRDefault="0049224D">
      <w:pPr>
        <w:pStyle w:val="Default"/>
      </w:pPr>
      <w:r>
        <w:rPr>
          <w:rFonts w:eastAsia="Arial Unicode MS" w:cs="Arial Unicode MS"/>
        </w:rPr>
        <w:t xml:space="preserve"> I would say is consistent with</w:t>
      </w:r>
    </w:p>
  </w:comment>
  <w:comment w:id="716" w:author="George Rose" w:date="2018-04-25T14:28:00Z" w:initials="">
    <w:p w14:paraId="6D8FBD79" w14:textId="77777777" w:rsidR="0049224D" w:rsidRDefault="0049224D">
      <w:pPr>
        <w:pStyle w:val="Default"/>
      </w:pPr>
    </w:p>
    <w:p w14:paraId="3E64BBA6" w14:textId="77777777" w:rsidR="0049224D" w:rsidRDefault="0049224D">
      <w:pPr>
        <w:pStyle w:val="Default"/>
      </w:pPr>
      <w:r>
        <w:rPr>
          <w:rFonts w:eastAsia="Arial Unicode MS" w:cs="Arial Unicode MS"/>
        </w:rPr>
        <w:t>too wordy - don’t need DFO here</w:t>
      </w:r>
    </w:p>
  </w:comment>
  <w:comment w:id="721" w:author="Gail Davoren" w:date="2018-04-25T14:28:00Z" w:initials="GD">
    <w:p w14:paraId="3CF47DED" w14:textId="47387678" w:rsidR="0049224D" w:rsidRDefault="0049224D">
      <w:pPr>
        <w:pStyle w:val="CommentText"/>
      </w:pPr>
      <w:r>
        <w:rPr>
          <w:rStyle w:val="CommentReference"/>
        </w:rPr>
        <w:annotationRef/>
      </w:r>
      <w:r>
        <w:t>I think we should state what that size criterion is here (briefly).</w:t>
      </w:r>
    </w:p>
  </w:comment>
  <w:comment w:id="724" w:author="George Rose" w:date="2018-04-25T14:28:00Z" w:initials="">
    <w:p w14:paraId="397FB056" w14:textId="77777777" w:rsidR="0049224D" w:rsidRDefault="0049224D">
      <w:pPr>
        <w:pStyle w:val="Default"/>
      </w:pPr>
    </w:p>
    <w:p w14:paraId="729CB5B2" w14:textId="77777777" w:rsidR="0049224D" w:rsidRDefault="0049224D">
      <w:pPr>
        <w:pStyle w:val="Default"/>
      </w:pPr>
      <w:r>
        <w:rPr>
          <w:rFonts w:eastAsia="Arial Unicode MS" w:cs="Arial Unicode MS"/>
        </w:rPr>
        <w:t>Nakashima 1996, 1998</w:t>
      </w:r>
    </w:p>
  </w:comment>
  <w:comment w:id="728" w:author="George Rose" w:date="2018-04-25T14:28:00Z" w:initials="">
    <w:p w14:paraId="00F3616F" w14:textId="77777777" w:rsidR="0049224D" w:rsidRDefault="0049224D">
      <w:pPr>
        <w:pStyle w:val="Default"/>
      </w:pPr>
    </w:p>
    <w:p w14:paraId="13ED84DE" w14:textId="77777777" w:rsidR="0049224D" w:rsidRDefault="0049224D">
      <w:pPr>
        <w:pStyle w:val="Default"/>
      </w:pPr>
      <w:r>
        <w:rPr>
          <w:rFonts w:eastAsia="Arial Unicode MS" w:cs="Arial Unicode MS"/>
        </w:rPr>
        <w:t>as suggested by Frank et al.</w:t>
      </w:r>
    </w:p>
  </w:comment>
  <w:comment w:id="736" w:author="Gail Davoren" w:date="2018-04-25T14:28:00Z" w:initials="GD">
    <w:p w14:paraId="5B890EC3" w14:textId="6E794335" w:rsidR="0049224D" w:rsidRDefault="0049224D">
      <w:pPr>
        <w:pStyle w:val="CommentText"/>
      </w:pPr>
      <w:r>
        <w:rPr>
          <w:rStyle w:val="CommentReference"/>
        </w:rPr>
        <w:annotationRef/>
      </w:r>
      <w:r>
        <w:t>Davoren et al. 2015, Davoren and Halden 2014</w:t>
      </w:r>
    </w:p>
  </w:comment>
  <w:comment w:id="745" w:author="George Rose" w:date="2018-04-25T14:28:00Z" w:initials="">
    <w:p w14:paraId="1A0EEC34" w14:textId="77777777" w:rsidR="0049224D" w:rsidRDefault="0049224D">
      <w:pPr>
        <w:pStyle w:val="Default"/>
      </w:pPr>
    </w:p>
    <w:p w14:paraId="498844AB" w14:textId="77777777" w:rsidR="0049224D" w:rsidRDefault="0049224D">
      <w:pPr>
        <w:pStyle w:val="Default"/>
      </w:pPr>
      <w:r>
        <w:rPr>
          <w:rFonts w:eastAsia="Arial Unicode MS" w:cs="Arial Unicode MS"/>
        </w:rPr>
        <w:t>Confusing…</w:t>
      </w:r>
    </w:p>
  </w:comment>
  <w:comment w:id="746" w:author="Gail Davoren" w:date="2018-04-25T14:28:00Z" w:initials="GD">
    <w:p w14:paraId="292E53DA" w14:textId="2411BE8C" w:rsidR="0049224D" w:rsidRDefault="0049224D">
      <w:pPr>
        <w:pStyle w:val="CommentText"/>
      </w:pPr>
      <w:r>
        <w:rPr>
          <w:rStyle w:val="CommentReference"/>
        </w:rPr>
        <w:annotationRef/>
      </w:r>
      <w:r>
        <w:t>Already stated above?</w:t>
      </w:r>
    </w:p>
  </w:comment>
  <w:comment w:id="749" w:author="Pierre Pepin" w:date="2018-04-25T14:28:00Z" w:initials="PP">
    <w:p w14:paraId="01175E83" w14:textId="77777777" w:rsidR="000025CB" w:rsidRDefault="000025CB"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752" w:author="Gail Davoren" w:date="2018-04-25T14:28:00Z" w:initials="GD">
    <w:p w14:paraId="32BBBE7A" w14:textId="55E65B42" w:rsidR="0049224D" w:rsidRDefault="0049224D">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753" w:author="Regular, Paul" w:date="2018-04-25T14:28:00Z" w:initials="PR">
    <w:p w14:paraId="5E07153F" w14:textId="72E04F3B" w:rsidR="004540E9" w:rsidRDefault="004540E9">
      <w:pPr>
        <w:pStyle w:val="CommentText"/>
      </w:pPr>
      <w:r>
        <w:rPr>
          <w:rStyle w:val="CommentReference"/>
        </w:rPr>
        <w:annotationRef/>
      </w:r>
      <w:r>
        <w:t>Good point! I think this section can be simplified and focus on this specific point. I’m not sure we need all the details on each of the surveys</w:t>
      </w:r>
    </w:p>
  </w:comment>
  <w:comment w:id="790" w:author="George Rose" w:date="2018-04-25T14:28:00Z" w:initials="">
    <w:p w14:paraId="0BBF380B" w14:textId="77777777" w:rsidR="0049224D" w:rsidRDefault="0049224D">
      <w:pPr>
        <w:pStyle w:val="Default"/>
      </w:pPr>
    </w:p>
    <w:p w14:paraId="41D5A69C" w14:textId="77777777" w:rsidR="0049224D" w:rsidRDefault="0049224D">
      <w:pPr>
        <w:pStyle w:val="Default"/>
      </w:pPr>
      <w:r>
        <w:rPr>
          <w:rFonts w:eastAsia="Arial Unicode MS" w:cs="Arial Unicode MS"/>
        </w:rPr>
        <w:t>Northern cod is a name so should be Capitalized</w:t>
      </w:r>
    </w:p>
  </w:comment>
  <w:comment w:id="793" w:author="George Rose" w:date="2018-04-25T14:28:00Z" w:initials="">
    <w:p w14:paraId="3C657362" w14:textId="77777777" w:rsidR="0049224D" w:rsidRDefault="0049224D">
      <w:pPr>
        <w:pStyle w:val="Default"/>
      </w:pPr>
    </w:p>
    <w:p w14:paraId="1B083FBC" w14:textId="77777777" w:rsidR="0049224D" w:rsidRDefault="0049224D">
      <w:pPr>
        <w:pStyle w:val="Default"/>
      </w:pPr>
      <w:r>
        <w:rPr>
          <w:rFonts w:eastAsia="Arial Unicode MS" w:cs="Arial Unicode MS"/>
        </w:rPr>
        <w:t>I would not refer to the Ncod this way - better to refer to it as a stock complex or metapopulation even better (see recent Rose and Rowe 2018 paper in CJFAS as well as Neville et al. just-in…</w:t>
      </w:r>
    </w:p>
  </w:comment>
  <w:comment w:id="795" w:author="George Rose" w:date="2018-04-25T14:28:00Z" w:initials="">
    <w:p w14:paraId="2681CD90" w14:textId="77777777" w:rsidR="0049224D" w:rsidRDefault="0049224D">
      <w:pPr>
        <w:pStyle w:val="Default"/>
      </w:pPr>
    </w:p>
    <w:p w14:paraId="5CB7E4FA" w14:textId="77777777" w:rsidR="0049224D" w:rsidRDefault="0049224D">
      <w:pPr>
        <w:pStyle w:val="Default"/>
      </w:pPr>
      <w:r>
        <w:rPr>
          <w:rFonts w:eastAsia="Arial Unicode MS" w:cs="Arial Unicode MS"/>
        </w:rPr>
        <w:t xml:space="preserve">These gradients did not exist in the spring of 2015 as a result of redistribution of cod to the North - </w:t>
      </w:r>
    </w:p>
  </w:comment>
  <w:comment w:id="800" w:author="George Rose" w:date="2018-04-25T14:28:00Z" w:initials="">
    <w:p w14:paraId="15D83898" w14:textId="77777777" w:rsidR="0049224D" w:rsidRDefault="0049224D">
      <w:pPr>
        <w:pStyle w:val="Default"/>
      </w:pPr>
    </w:p>
    <w:p w14:paraId="22FFD6AB" w14:textId="77777777" w:rsidR="0049224D" w:rsidRDefault="0049224D">
      <w:pPr>
        <w:pStyle w:val="Default"/>
      </w:pPr>
      <w:r>
        <w:rPr>
          <w:rFonts w:eastAsia="Arial Unicode MS" w:cs="Arial Unicode MS"/>
        </w:rPr>
        <w:t>Not sure what this sentence adds, the patterns in liver and body condition in Ncod were quite consistent (N-S) over decades - until recent rebuilding (see Rose and Rowe 2018 CJFAS)</w:t>
      </w:r>
    </w:p>
  </w:comment>
  <w:comment w:id="807" w:author="George Rose" w:date="2018-04-25T14:28:00Z" w:initials="">
    <w:p w14:paraId="4BDB217B" w14:textId="77777777" w:rsidR="0049224D" w:rsidRDefault="0049224D">
      <w:pPr>
        <w:pStyle w:val="Default"/>
      </w:pPr>
    </w:p>
    <w:p w14:paraId="30A050D7" w14:textId="77777777" w:rsidR="0049224D" w:rsidRDefault="0049224D">
      <w:pPr>
        <w:pStyle w:val="Default"/>
      </w:pPr>
      <w:r>
        <w:rPr>
          <w:rFonts w:eastAsia="Arial Unicode MS" w:cs="Arial Unicode MS"/>
        </w:rPr>
        <w:t>This could be a footnote if the journal allows these - I think it should be recognized to make sure the paper is up to date with the literature…</w:t>
      </w:r>
    </w:p>
  </w:comment>
  <w:comment w:id="854" w:author="Montevecchi, William" w:date="2018-04-25T14:28:00Z" w:initials="MW">
    <w:p w14:paraId="5AB45381" w14:textId="329A13AA" w:rsidR="0049224D" w:rsidRDefault="0049224D">
      <w:pPr>
        <w:pStyle w:val="CommentText"/>
      </w:pPr>
      <w:r>
        <w:rPr>
          <w:rStyle w:val="CommentReference"/>
        </w:rPr>
        <w:annotationRef/>
      </w:r>
      <w:r>
        <w:t>Perhaps but paradoxical</w:t>
      </w:r>
    </w:p>
  </w:comment>
  <w:comment w:id="884" w:author="DFO-MPO" w:date="2018-04-25T14:28:00Z" w:initials="D">
    <w:p w14:paraId="114A03D4" w14:textId="77777777" w:rsidR="0049224D" w:rsidRDefault="0049224D">
      <w:pPr>
        <w:pStyle w:val="CommentText"/>
      </w:pPr>
      <w:r>
        <w:rPr>
          <w:rStyle w:val="CommentReference"/>
        </w:rPr>
        <w:annotationRef/>
      </w:r>
      <w:r>
        <w:t xml:space="preserve">This wording is unclear for a few reasons. </w:t>
      </w:r>
    </w:p>
    <w:p w14:paraId="5F818693" w14:textId="77777777" w:rsidR="0049224D" w:rsidRDefault="0049224D" w:rsidP="007D7F93">
      <w:pPr>
        <w:pStyle w:val="CommentText"/>
        <w:numPr>
          <w:ilvl w:val="0"/>
          <w:numId w:val="3"/>
        </w:numPr>
      </w:pPr>
      <w:r>
        <w:t xml:space="preserve"> Abundance is being compared to biomass</w:t>
      </w:r>
    </w:p>
    <w:p w14:paraId="071495D7" w14:textId="77777777" w:rsidR="0049224D" w:rsidRDefault="0049224D" w:rsidP="007D7F93">
      <w:pPr>
        <w:pStyle w:val="CommentText"/>
        <w:numPr>
          <w:ilvl w:val="0"/>
          <w:numId w:val="3"/>
        </w:numPr>
      </w:pPr>
      <w:r>
        <w:t>I’m not sure what the 33% is being compared to</w:t>
      </w:r>
    </w:p>
    <w:p w14:paraId="3BC503D1" w14:textId="77777777" w:rsidR="0049224D" w:rsidRDefault="0049224D"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887" w:author="Gail Davoren" w:date="2018-04-25T14:28:00Z" w:initials="GD">
    <w:p w14:paraId="61345637" w14:textId="5F1A1B78" w:rsidR="0049224D" w:rsidRDefault="0049224D">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(murres &amp; gannets; Davoren et al. 2012), which is also reflected shifts in foraging behaviour (Garthe et al. 2011). This also refutes that capelin remain resident inshore throughout the year, as you wouldn't expect a dietary shift toward higher capelin throughout the summer if inshore capelin abundance was consistent during this time.</w:t>
      </w:r>
    </w:p>
  </w:comment>
  <w:comment w:id="890" w:author="Montevecchi, William" w:date="2018-04-25T14:28:00Z" w:initials="MW">
    <w:p w14:paraId="5346B98D" w14:textId="78357A57" w:rsidR="0049224D" w:rsidRDefault="0049224D">
      <w:pPr>
        <w:pStyle w:val="CommentText"/>
      </w:pPr>
      <w:r>
        <w:rPr>
          <w:rStyle w:val="CommentReference"/>
        </w:rPr>
        <w:annotationRef/>
      </w:r>
      <w:r>
        <w:t>Note this might also be interpreted as consistent with Frank et al argument about inshore capelin</w:t>
      </w:r>
    </w:p>
  </w:comment>
  <w:comment w:id="893" w:author="George Rose" w:date="2018-04-25T14:28:00Z" w:initials="">
    <w:p w14:paraId="103030EF" w14:textId="77777777" w:rsidR="0049224D" w:rsidRDefault="0049224D">
      <w:pPr>
        <w:pStyle w:val="Default"/>
      </w:pPr>
    </w:p>
    <w:p w14:paraId="23D209A8" w14:textId="77777777" w:rsidR="0049224D" w:rsidRDefault="0049224D">
      <w:pPr>
        <w:pStyle w:val="Default"/>
      </w:pPr>
      <w:r>
        <w:rPr>
          <w:rFonts w:eastAsia="Arial Unicode MS" w:cs="Arial Unicode MS"/>
        </w:rPr>
        <w:t>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Kulka 1999). Some of these comparisons might be worked in here.</w:t>
      </w:r>
    </w:p>
  </w:comment>
  <w:comment w:id="908" w:author="Gail Davoren" w:date="2018-04-25T14:28:00Z" w:initials="GD">
    <w:p w14:paraId="351EF895" w14:textId="25484FB5" w:rsidR="0049224D" w:rsidRDefault="0049224D">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911" w:author="Gail Davoren" w:date="2018-04-25T14:28:00Z" w:initials="GD">
    <w:p w14:paraId="69F43390" w14:textId="0865CBE2" w:rsidR="0049224D" w:rsidRDefault="0049224D">
      <w:pPr>
        <w:pStyle w:val="CommentText"/>
      </w:pPr>
      <w:r>
        <w:rPr>
          <w:rStyle w:val="CommentReference"/>
        </w:rPr>
        <w:annotationRef/>
      </w:r>
      <w:r>
        <w:t>Maybe start with a topic sentence stating what we are refuting in this section.</w:t>
      </w:r>
    </w:p>
  </w:comment>
  <w:comment w:id="917" w:author="George Rose" w:date="2018-04-25T14:28:00Z" w:initials="">
    <w:p w14:paraId="4BC93AC9" w14:textId="77777777" w:rsidR="0049224D" w:rsidRDefault="0049224D">
      <w:pPr>
        <w:pStyle w:val="Default"/>
      </w:pPr>
    </w:p>
    <w:p w14:paraId="01E1192D" w14:textId="77777777" w:rsidR="0049224D" w:rsidRDefault="0049224D">
      <w:pPr>
        <w:pStyle w:val="Default"/>
      </w:pPr>
      <w:r>
        <w:rPr>
          <w:rFonts w:eastAsia="Arial Unicode MS" w:cs="Arial Unicode MS"/>
        </w:rPr>
        <w:t>Not in ref list</w:t>
      </w:r>
    </w:p>
  </w:comment>
  <w:comment w:id="919" w:author="Alejandro Buren" w:date="2018-04-25T14:28:00Z" w:initials="ADB">
    <w:p w14:paraId="209F9381" w14:textId="632572DD" w:rsidR="000025CB" w:rsidRDefault="000025CB">
      <w:pPr>
        <w:pStyle w:val="CommentText"/>
      </w:pPr>
      <w:r>
        <w:rPr>
          <w:rStyle w:val="CommentReference"/>
        </w:rPr>
        <w:annotationRef/>
      </w:r>
      <w:r>
        <w:t>Section added by PPepin</w:t>
      </w:r>
    </w:p>
  </w:comment>
  <w:comment w:id="918" w:author="Pierre Pepin" w:date="2018-04-25T14:28:00Z" w:initials="PP">
    <w:p w14:paraId="2B3FB68C" w14:textId="77777777" w:rsidR="000025CB" w:rsidRDefault="000025CB" w:rsidP="000025CB">
      <w:pPr>
        <w:pStyle w:val="CommentText"/>
      </w:pPr>
      <w:r>
        <w:rPr>
          <w:rStyle w:val="CommentReferenc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doi:10.1093/plankt/fbq090</w:t>
      </w:r>
    </w:p>
  </w:comment>
  <w:comment w:id="921" w:author="Pierre Pepin" w:date="2018-04-25T14:28:00Z" w:initials="PP">
    <w:p w14:paraId="464ADE65" w14:textId="77777777" w:rsidR="000025CB" w:rsidRDefault="000025CB" w:rsidP="000025CB">
      <w:pPr>
        <w:pStyle w:val="CommentText"/>
      </w:pPr>
      <w:r>
        <w:rPr>
          <w:rStyle w:val="CommentReference"/>
        </w:rPr>
        <w:annotationRef/>
      </w:r>
      <w:r w:rsidRPr="007307C8">
        <w:rPr>
          <w:lang w:val="en-CA"/>
        </w:rPr>
        <w:t xml:space="preserve">Pepin, P., Colbourne, E., Maillet,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929" w:author="Alejandro Buren" w:date="2018-04-25T14:28:00Z" w:initials="ADB">
    <w:p w14:paraId="1954E267" w14:textId="7800D01F" w:rsidR="000025CB" w:rsidRDefault="000025CB">
      <w:pPr>
        <w:pStyle w:val="CommentText"/>
      </w:pPr>
      <w:r>
        <w:rPr>
          <w:rStyle w:val="CommentReference"/>
        </w:rPr>
        <w:annotationRef/>
      </w:r>
      <w:r>
        <w:t>Section from PPepin</w:t>
      </w:r>
    </w:p>
  </w:comment>
  <w:comment w:id="932" w:author="Pierre Pepin" w:date="2018-04-25T14:28:00Z" w:initials="PP">
    <w:p w14:paraId="251B4271" w14:textId="77777777" w:rsidR="000025CB" w:rsidRDefault="000025CB" w:rsidP="000025CB">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934" w:author="George Rose" w:date="2018-04-25T14:28:00Z" w:initials="">
    <w:p w14:paraId="338F72E5" w14:textId="77777777" w:rsidR="0049224D" w:rsidRDefault="0049224D">
      <w:pPr>
        <w:pStyle w:val="Default"/>
      </w:pPr>
    </w:p>
    <w:p w14:paraId="213780BB" w14:textId="77777777" w:rsidR="0049224D" w:rsidRDefault="0049224D">
      <w:pPr>
        <w:pStyle w:val="Default"/>
      </w:pPr>
      <w:r>
        <w:rPr>
          <w:rFonts w:eastAsia="Arial Unicode MS" w:cs="Arial Unicode MS"/>
        </w:rPr>
        <w:t>refs here - Buren papers, Obradovich paper?</w:t>
      </w:r>
    </w:p>
  </w:comment>
  <w:comment w:id="937" w:author="George Rose" w:date="2018-04-25T14:28:00Z" w:initials="">
    <w:p w14:paraId="69523FA0" w14:textId="77777777" w:rsidR="0049224D" w:rsidRDefault="0049224D">
      <w:pPr>
        <w:pStyle w:val="Default"/>
      </w:pPr>
    </w:p>
    <w:p w14:paraId="135FD816" w14:textId="77777777" w:rsidR="0049224D" w:rsidRDefault="0049224D">
      <w:pPr>
        <w:pStyle w:val="Default"/>
      </w:pPr>
      <w:r>
        <w:rPr>
          <w:rFonts w:eastAsia="Arial Unicode MS" w:cs="Arial Unicode MS"/>
        </w:rPr>
        <w:t>Hutchings and Myers ref seems out of place here and also in the next sentence - they argued the decline was totally overfishing with NO important environmental impacts - they attacked the paper by deYoung and Rose 1993 (cjfas) who argued that declining productivity as a result of environmental change was also at work in addition to the obvious overfishing. H&amp;M also argued it wasn’t particularly cold in the early 1990s!</w:t>
      </w:r>
    </w:p>
  </w:comment>
  <w:comment w:id="951" w:author="George Rose" w:date="2018-04-25T14:28:00Z" w:initials="">
    <w:p w14:paraId="5EF17A3D" w14:textId="77777777" w:rsidR="0049224D" w:rsidRDefault="0049224D">
      <w:pPr>
        <w:pStyle w:val="Default"/>
      </w:pPr>
    </w:p>
    <w:p w14:paraId="70EB637A" w14:textId="77777777" w:rsidR="0049224D" w:rsidRDefault="0049224D">
      <w:pPr>
        <w:pStyle w:val="Default"/>
      </w:pPr>
      <w:r>
        <w:rPr>
          <w:rFonts w:eastAsia="Arial Unicode MS" w:cs="Arial Unicode MS"/>
        </w:rPr>
        <w:t>As above, H&amp;M 94 argued against any environmental influence on cod - and did not mention capelin. This ref is out of place</w:t>
      </w:r>
    </w:p>
  </w:comment>
  <w:comment w:id="956" w:author="Alejandro Buren" w:date="2018-04-25T14:28:00Z" w:initials="ADB">
    <w:p w14:paraId="3A23E11E" w14:textId="7A7B073E" w:rsidR="00F07166" w:rsidRDefault="00F07166">
      <w:pPr>
        <w:pStyle w:val="CommentText"/>
      </w:pPr>
      <w:r>
        <w:rPr>
          <w:rStyle w:val="CommentReference"/>
        </w:rPr>
        <w:annotationRef/>
      </w:r>
      <w:r w:rsidR="002A5A07">
        <w:t>Edit b</w:t>
      </w:r>
      <w:r>
        <w:t>y PPepin</w:t>
      </w:r>
    </w:p>
  </w:comment>
  <w:comment w:id="970" w:author="George Rose" w:date="2018-04-25T14:28:00Z" w:initials="">
    <w:p w14:paraId="1154400D" w14:textId="77777777" w:rsidR="0049224D" w:rsidRDefault="0049224D">
      <w:pPr>
        <w:pStyle w:val="Default"/>
      </w:pPr>
    </w:p>
    <w:p w14:paraId="6829E898" w14:textId="77777777" w:rsidR="0049224D" w:rsidRDefault="0049224D">
      <w:pPr>
        <w:pStyle w:val="Default"/>
      </w:pPr>
      <w:r>
        <w:rPr>
          <w:rFonts w:eastAsia="Arial Unicode MS" w:cs="Arial Unicode MS"/>
        </w:rPr>
        <w:t>I would just say provides - leave out the us - it provides it for everyone</w:t>
      </w:r>
    </w:p>
  </w:comment>
  <w:comment w:id="976" w:author="Montevecchi, William" w:date="2018-04-25T14:28:00Z" w:initials="MW">
    <w:p w14:paraId="5786D431" w14:textId="3E04A0B9" w:rsidR="0049224D" w:rsidRDefault="0049224D">
      <w:pPr>
        <w:pStyle w:val="CommentText"/>
      </w:pPr>
      <w:r>
        <w:rPr>
          <w:rStyle w:val="CommentReference"/>
        </w:rPr>
        <w:annotationRef/>
      </w:r>
      <w:r>
        <w:t>Any data on inshore cod stomach contents?  Wouldn’t this data be useful here + elsewhere in ms? Condition is discussed below.</w:t>
      </w:r>
    </w:p>
  </w:comment>
  <w:comment w:id="977" w:author="Gail Davoren" w:date="2018-04-25T14:28:00Z" w:initials="GD">
    <w:p w14:paraId="3D187BCF" w14:textId="08609F97" w:rsidR="0049224D" w:rsidRDefault="0049224D">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978" w:author="George Rose" w:date="2018-04-25T14:28:00Z" w:initials="">
    <w:p w14:paraId="2ACD0010" w14:textId="77777777" w:rsidR="0049224D" w:rsidRDefault="0049224D">
      <w:pPr>
        <w:pStyle w:val="Default"/>
      </w:pPr>
    </w:p>
    <w:p w14:paraId="15882E6C" w14:textId="77777777" w:rsidR="0049224D" w:rsidRDefault="0049224D">
      <w:pPr>
        <w:pStyle w:val="Default"/>
      </w:pPr>
      <w:r>
        <w:rPr>
          <w:rFonts w:eastAsia="Arial Unicode MS" w:cs="Arial Unicode MS"/>
        </w:rPr>
        <w:t>many with the skills to recognize capelin on their echo sounders</w:t>
      </w:r>
    </w:p>
  </w:comment>
  <w:comment w:id="981" w:author="George Rose" w:date="2018-04-25T14:28:00Z" w:initials="">
    <w:p w14:paraId="24699916" w14:textId="77777777" w:rsidR="0049224D" w:rsidRDefault="0049224D">
      <w:pPr>
        <w:pStyle w:val="Default"/>
      </w:pPr>
    </w:p>
    <w:p w14:paraId="0222AF26" w14:textId="77777777" w:rsidR="0049224D" w:rsidRDefault="0049224D">
      <w:pPr>
        <w:pStyle w:val="Default"/>
      </w:pPr>
      <w:r>
        <w:rPr>
          <w:rFonts w:eastAsia="Arial Unicode MS" w:cs="Arial Unicode MS"/>
        </w:rPr>
        <w:t>Krumsick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982" w:author="George Rose" w:date="2018-04-25T14:28:00Z" w:initials="">
    <w:p w14:paraId="07A5E33B" w14:textId="77777777" w:rsidR="0049224D" w:rsidRDefault="0049224D">
      <w:pPr>
        <w:pStyle w:val="Default"/>
      </w:pPr>
    </w:p>
    <w:p w14:paraId="020AF82D" w14:textId="77777777" w:rsidR="0049224D" w:rsidRDefault="0049224D">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1014" w:author="Gail Davoren" w:date="2018-04-25T14:28:00Z" w:initials="GD">
    <w:p w14:paraId="50BDD4B5" w14:textId="0C82BE1A" w:rsidR="0049224D" w:rsidRDefault="0049224D">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1021" w:author="George Rose" w:date="2018-04-25T14:28:00Z" w:initials="">
    <w:p w14:paraId="79DF811F" w14:textId="77777777" w:rsidR="0049224D" w:rsidRDefault="0049224D">
      <w:pPr>
        <w:pStyle w:val="Default"/>
      </w:pPr>
    </w:p>
    <w:p w14:paraId="0E696859" w14:textId="77777777" w:rsidR="0049224D" w:rsidRDefault="0049224D">
      <w:pPr>
        <w:pStyle w:val="Default"/>
      </w:pPr>
      <w:r>
        <w:rPr>
          <w:rFonts w:eastAsia="Arial Unicode MS" w:cs="Arial Unicode MS"/>
        </w:rPr>
        <w:t>The largest Ncod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1025" w:author="George Rose" w:date="2018-04-25T14:28:00Z" w:initials="">
    <w:p w14:paraId="7CD4D8FF" w14:textId="77777777" w:rsidR="0049224D" w:rsidRDefault="0049224D">
      <w:pPr>
        <w:pStyle w:val="Default"/>
      </w:pPr>
    </w:p>
    <w:p w14:paraId="0C95B776" w14:textId="77777777" w:rsidR="0049224D" w:rsidRDefault="0049224D">
      <w:pPr>
        <w:pStyle w:val="Default"/>
      </w:pPr>
      <w:r>
        <w:rPr>
          <w:rFonts w:eastAsia="Arial Unicode MS" w:cs="Arial Unicode MS"/>
        </w:rPr>
        <w:t>Isn’t this a bit of a non-sequitur?</w:t>
      </w:r>
    </w:p>
  </w:comment>
  <w:comment w:id="1024" w:author="Montevecchi, William" w:date="2018-04-25T14:28:00Z" w:initials="MW">
    <w:p w14:paraId="4E199D91" w14:textId="287C11FE" w:rsidR="0049224D" w:rsidRDefault="0049224D">
      <w:pPr>
        <w:pStyle w:val="CommentText"/>
      </w:pPr>
      <w:r>
        <w:rPr>
          <w:rStyle w:val="CommentReference"/>
        </w:rPr>
        <w:annotationRef/>
      </w:r>
      <w:r>
        <w:t>contradiction</w:t>
      </w:r>
    </w:p>
  </w:comment>
  <w:comment w:id="1033" w:author="George Rose" w:date="2018-04-25T14:28:00Z" w:initials="">
    <w:p w14:paraId="66ABD10D" w14:textId="77777777" w:rsidR="0049224D" w:rsidRDefault="0049224D">
      <w:pPr>
        <w:pStyle w:val="Default"/>
      </w:pPr>
    </w:p>
    <w:p w14:paraId="687FDFD9" w14:textId="77777777" w:rsidR="0049224D" w:rsidRDefault="0049224D">
      <w:pPr>
        <w:pStyle w:val="Default"/>
      </w:pPr>
      <w:r>
        <w:rPr>
          <w:rFonts w:eastAsia="Arial Unicode MS" w:cs="Arial Unicode MS"/>
        </w:rPr>
        <w:t>which collapsed in the early 1990s.</w:t>
      </w:r>
    </w:p>
  </w:comment>
  <w:comment w:id="1482" w:author="Regular, Paul" w:date="2018-04-25T14:28:00Z" w:initials="PR">
    <w:p w14:paraId="4138CC5E" w14:textId="61C45A69" w:rsidR="00D15634" w:rsidRDefault="00D15634">
      <w:pPr>
        <w:pStyle w:val="CommentText"/>
      </w:pPr>
      <w:r>
        <w:rPr>
          <w:rStyle w:val="CommentReference"/>
        </w:rPr>
        <w:annotationRef/>
      </w:r>
      <w:r>
        <w:t>Feel free to ignore me, but would this be better as a figure?</w:t>
      </w:r>
    </w:p>
  </w:comment>
  <w:comment w:id="1488" w:author="Regular, Paul" w:date="2018-04-25T14:28:00Z" w:initials="PR">
    <w:p w14:paraId="16BF6904" w14:textId="0625D0B5" w:rsidR="0049224D" w:rsidRDefault="0049224D">
      <w:pPr>
        <w:pStyle w:val="CommentText"/>
      </w:pPr>
      <w:r>
        <w:rPr>
          <w:rStyle w:val="CommentReference"/>
        </w:rPr>
        <w:annotationRef/>
      </w:r>
      <w:r>
        <w:t>Maybe the USSR and 2J3KL survey trends could be added to this figure.</w:t>
      </w:r>
    </w:p>
  </w:comment>
  <w:comment w:id="1505" w:author="DFO-MPO" w:date="2018-04-25T14:28:00Z" w:initials="D">
    <w:p w14:paraId="0CBB78E7" w14:textId="77777777" w:rsidR="0049224D" w:rsidRDefault="0049224D">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49224D" w:rsidRDefault="0049224D">
      <w:pPr>
        <w:pStyle w:val="CommentText"/>
      </w:pPr>
    </w:p>
    <w:p w14:paraId="70A87306" w14:textId="77777777" w:rsidR="0049224D" w:rsidRDefault="0049224D">
      <w:pPr>
        <w:pStyle w:val="CommentText"/>
      </w:pPr>
      <w:r>
        <w:t>Perhaps the alternative is to make the right side panel bigger?</w:t>
      </w:r>
    </w:p>
  </w:comment>
  <w:comment w:id="1508" w:author="DFO-MPO" w:date="2018-04-25T14:28:00Z" w:initials="D">
    <w:p w14:paraId="0951A2D2" w14:textId="77777777" w:rsidR="0049224D" w:rsidRDefault="0049224D">
      <w:pPr>
        <w:pStyle w:val="CommentText"/>
      </w:pPr>
      <w:r>
        <w:rPr>
          <w:rStyle w:val="CommentReference"/>
        </w:rPr>
        <w:annotationRef/>
      </w:r>
      <w:r>
        <w:t>Should we update this figure to be consistent in style with the other figures?</w:t>
      </w:r>
    </w:p>
  </w:comment>
  <w:comment w:id="1509" w:author="DFO-MPO" w:date="2018-04-25T14:28:00Z" w:initials="D">
    <w:p w14:paraId="1BE00CA9" w14:textId="77777777" w:rsidR="0049224D" w:rsidRDefault="0049224D">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510" w:author="DFO-MPO" w:date="2018-04-25T14:28:00Z" w:initials="D">
    <w:p w14:paraId="7D5275F9" w14:textId="77777777" w:rsidR="0049224D" w:rsidRDefault="0049224D">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49224D" w:rsidRDefault="0049224D">
      <w:pPr>
        <w:pStyle w:val="CommentText"/>
      </w:pPr>
    </w:p>
    <w:p w14:paraId="06074B29" w14:textId="77777777" w:rsidR="0049224D" w:rsidRDefault="0049224D">
      <w:pPr>
        <w:pStyle w:val="CommentText"/>
      </w:pPr>
      <w:r>
        <w:t xml:space="preserve">Also, should there be error bars on these points? Seems like there would be some uncertainty associated with these points. </w:t>
      </w:r>
    </w:p>
  </w:comment>
  <w:comment w:id="1511" w:author="George Rose" w:date="2018-04-25T14:28:00Z" w:initials="">
    <w:p w14:paraId="60DB2588" w14:textId="77777777" w:rsidR="0049224D" w:rsidRDefault="0049224D">
      <w:pPr>
        <w:pStyle w:val="Default"/>
      </w:pPr>
    </w:p>
    <w:p w14:paraId="523BB0BD" w14:textId="77777777" w:rsidR="0049224D" w:rsidRDefault="0049224D">
      <w:pPr>
        <w:pStyle w:val="Default"/>
      </w:pPr>
      <w:r>
        <w:rPr>
          <w:rFonts w:eastAsia="Arial Unicode MS" w:cs="Arial Unicode MS"/>
        </w:rPr>
        <w:t>This figure needs a bit more explanation - and it is busy - can’t see the years…</w:t>
      </w:r>
    </w:p>
  </w:comment>
  <w:comment w:id="1515" w:author="Regular, Paul" w:date="2018-04-25T14:28:00Z" w:initials="PR">
    <w:p w14:paraId="00B3A9F2" w14:textId="66A2BFFD" w:rsidR="0044240F" w:rsidRDefault="0044240F"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1519" w:author="Regular, Paul" w:date="2018-04-25T14:28:00Z" w:initials="PR">
    <w:p w14:paraId="5F801586" w14:textId="18763849" w:rsidR="0044240F" w:rsidRDefault="0044240F">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4A3F18" w15:done="0"/>
  <w15:commentEx w15:paraId="64D009DC" w15:done="0"/>
  <w15:commentEx w15:paraId="1C1719E9" w15:done="0"/>
  <w15:commentEx w15:paraId="51CDC263" w15:done="0"/>
  <w15:commentEx w15:paraId="7199AE64" w15:paraIdParent="51CDC263" w15:done="0"/>
  <w15:commentEx w15:paraId="3C4ECB15" w15:done="0"/>
  <w15:commentEx w15:paraId="2FC4359B" w15:done="0"/>
  <w15:commentEx w15:paraId="34ED972C" w15:done="0"/>
  <w15:commentEx w15:paraId="19CD5093" w15:done="0"/>
  <w15:commentEx w15:paraId="23EB5414" w15:done="0"/>
  <w15:commentEx w15:paraId="16053DF0" w15:done="0"/>
  <w15:commentEx w15:paraId="6225DC47" w15:done="0"/>
  <w15:commentEx w15:paraId="2B9ADB05" w15:done="0"/>
  <w15:commentEx w15:paraId="1A43D0C7" w15:done="0"/>
  <w15:commentEx w15:paraId="0713C782" w15:paraIdParent="1A43D0C7" w15:done="0"/>
  <w15:commentEx w15:paraId="2DE041EC" w15:done="0"/>
  <w15:commentEx w15:paraId="0F4DCFA2" w15:done="0"/>
  <w15:commentEx w15:paraId="5A66AE82" w15:done="0"/>
  <w15:commentEx w15:paraId="5DCE795B" w15:done="0"/>
  <w15:commentEx w15:paraId="4029B068" w15:done="0"/>
  <w15:commentEx w15:paraId="1A61658B" w15:done="0"/>
  <w15:commentEx w15:paraId="2036C437" w15:done="0"/>
  <w15:commentEx w15:paraId="16975BFE" w15:done="0"/>
  <w15:commentEx w15:paraId="25813E38" w15:done="0"/>
  <w15:commentEx w15:paraId="356211BA" w15:done="0"/>
  <w15:commentEx w15:paraId="0E4ECEA9" w15:done="0"/>
  <w15:commentEx w15:paraId="3A08DAFA" w15:done="0"/>
  <w15:commentEx w15:paraId="31E807D6" w15:done="0"/>
  <w15:commentEx w15:paraId="59675E0B" w15:done="0"/>
  <w15:commentEx w15:paraId="3E64BBA6" w15:done="0"/>
  <w15:commentEx w15:paraId="729CB5B2" w15:done="0"/>
  <w15:commentEx w15:paraId="13ED84DE" w15:done="0"/>
  <w15:commentEx w15:paraId="498844AB" w15:done="0"/>
  <w15:commentEx w15:paraId="41D5A69C" w15:done="0"/>
  <w15:commentEx w15:paraId="1B083FBC" w15:done="0"/>
  <w15:commentEx w15:paraId="5CB7E4FA" w15:done="0"/>
  <w15:commentEx w15:paraId="22FFD6AB" w15:done="0"/>
  <w15:commentEx w15:paraId="30A050D7" w15:done="0"/>
  <w15:commentEx w15:paraId="5AB45381" w15:done="0"/>
  <w15:commentEx w15:paraId="3BC503D1" w15:done="0"/>
  <w15:commentEx w15:paraId="5346B98D" w15:done="0"/>
  <w15:commentEx w15:paraId="23D209A8" w15:done="0"/>
  <w15:commentEx w15:paraId="01E1192D" w15:done="0"/>
  <w15:commentEx w15:paraId="213780BB" w15:done="0"/>
  <w15:commentEx w15:paraId="135FD816" w15:done="0"/>
  <w15:commentEx w15:paraId="70EB637A" w15:done="0"/>
  <w15:commentEx w15:paraId="6829E898" w15:done="0"/>
  <w15:commentEx w15:paraId="5786D431" w15:done="0"/>
  <w15:commentEx w15:paraId="15882E6C" w15:done="0"/>
  <w15:commentEx w15:paraId="0222AF26" w15:done="0"/>
  <w15:commentEx w15:paraId="020AF82D" w15:done="0"/>
  <w15:commentEx w15:paraId="0E696859" w15:done="0"/>
  <w15:commentEx w15:paraId="0C95B776" w15:done="0"/>
  <w15:commentEx w15:paraId="4E199D91" w15:done="0"/>
  <w15:commentEx w15:paraId="687FDFD9" w15:done="0"/>
  <w15:commentEx w15:paraId="70A87306" w15:done="0"/>
  <w15:commentEx w15:paraId="0951A2D2" w15:done="0"/>
  <w15:commentEx w15:paraId="1BE00CA9" w15:done="0"/>
  <w15:commentEx w15:paraId="06074B29" w15:done="0"/>
  <w15:commentEx w15:paraId="523BB0B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6828B2" w14:textId="77777777" w:rsidR="005F20D4" w:rsidRDefault="005F20D4">
      <w:r>
        <w:separator/>
      </w:r>
    </w:p>
  </w:endnote>
  <w:endnote w:type="continuationSeparator" w:id="0">
    <w:p w14:paraId="2172B3BE" w14:textId="77777777" w:rsidR="005F20D4" w:rsidRDefault="005F20D4">
      <w:r>
        <w:continuationSeparator/>
      </w:r>
    </w:p>
  </w:endnote>
  <w:endnote w:type="continuationNotice" w:id="1">
    <w:p w14:paraId="17C099E9" w14:textId="77777777" w:rsidR="005F20D4" w:rsidRDefault="005F2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76B037" w14:textId="77777777" w:rsidR="0049224D" w:rsidRDefault="0049224D">
    <w:pPr>
      <w:pStyle w:val="Footer"/>
      <w:tabs>
        <w:tab w:val="clear" w:pos="9360"/>
        <w:tab w:val="right" w:pos="9340"/>
      </w:tabs>
      <w:jc w:val="right"/>
    </w:pPr>
    <w:r>
      <w:fldChar w:fldCharType="begin"/>
    </w:r>
    <w:r>
      <w:instrText xml:space="preserve"> PAGE </w:instrText>
    </w:r>
    <w:r>
      <w:fldChar w:fldCharType="separate"/>
    </w:r>
    <w:r w:rsidR="00BF3984">
      <w:rPr>
        <w:noProof/>
      </w:rPr>
      <w:t>30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B2E279" w14:textId="77777777" w:rsidR="005F20D4" w:rsidRDefault="005F20D4">
      <w:r>
        <w:separator/>
      </w:r>
    </w:p>
  </w:footnote>
  <w:footnote w:type="continuationSeparator" w:id="0">
    <w:p w14:paraId="66C38C6D" w14:textId="77777777" w:rsidR="005F20D4" w:rsidRDefault="005F20D4">
      <w:r>
        <w:continuationSeparator/>
      </w:r>
    </w:p>
  </w:footnote>
  <w:footnote w:type="continuationNotice" w:id="1">
    <w:p w14:paraId="4E767840" w14:textId="77777777" w:rsidR="005F20D4" w:rsidRDefault="005F20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0D9A0C" w14:textId="77777777" w:rsidR="0049224D" w:rsidRDefault="0049224D">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ntevecchi, William">
    <w15:presenceInfo w15:providerId="AD" w15:userId="S-1-5-21-3414645126-2122891329-3303210024-3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4ED"/>
    <w:rsid w:val="000025CB"/>
    <w:rsid w:val="00002BF8"/>
    <w:rsid w:val="000038E9"/>
    <w:rsid w:val="000117C7"/>
    <w:rsid w:val="000134ED"/>
    <w:rsid w:val="000162DC"/>
    <w:rsid w:val="00025A27"/>
    <w:rsid w:val="0002751B"/>
    <w:rsid w:val="00067EC4"/>
    <w:rsid w:val="00080404"/>
    <w:rsid w:val="00084913"/>
    <w:rsid w:val="000D127F"/>
    <w:rsid w:val="000F52B8"/>
    <w:rsid w:val="00150BCE"/>
    <w:rsid w:val="001707D4"/>
    <w:rsid w:val="00184902"/>
    <w:rsid w:val="00196B08"/>
    <w:rsid w:val="001B244E"/>
    <w:rsid w:val="001C573C"/>
    <w:rsid w:val="001D5B4F"/>
    <w:rsid w:val="001E31F0"/>
    <w:rsid w:val="001E5D5F"/>
    <w:rsid w:val="001F031C"/>
    <w:rsid w:val="001F4B02"/>
    <w:rsid w:val="0020792C"/>
    <w:rsid w:val="00215684"/>
    <w:rsid w:val="0024187A"/>
    <w:rsid w:val="002548E1"/>
    <w:rsid w:val="00264620"/>
    <w:rsid w:val="00265BB1"/>
    <w:rsid w:val="002661FD"/>
    <w:rsid w:val="00271CF5"/>
    <w:rsid w:val="002800A3"/>
    <w:rsid w:val="002856C8"/>
    <w:rsid w:val="00286AED"/>
    <w:rsid w:val="002900BD"/>
    <w:rsid w:val="002A1DD9"/>
    <w:rsid w:val="002A22FC"/>
    <w:rsid w:val="002A5A07"/>
    <w:rsid w:val="002B7F00"/>
    <w:rsid w:val="002C39E2"/>
    <w:rsid w:val="002C7DAD"/>
    <w:rsid w:val="002F29F1"/>
    <w:rsid w:val="002F3FD3"/>
    <w:rsid w:val="00300535"/>
    <w:rsid w:val="00317816"/>
    <w:rsid w:val="00347857"/>
    <w:rsid w:val="003718BF"/>
    <w:rsid w:val="00372DCA"/>
    <w:rsid w:val="003730D6"/>
    <w:rsid w:val="0038636D"/>
    <w:rsid w:val="003B52D4"/>
    <w:rsid w:val="003E5E17"/>
    <w:rsid w:val="003F7A72"/>
    <w:rsid w:val="0040554E"/>
    <w:rsid w:val="0044240F"/>
    <w:rsid w:val="004540E9"/>
    <w:rsid w:val="0049224D"/>
    <w:rsid w:val="004939C2"/>
    <w:rsid w:val="00495750"/>
    <w:rsid w:val="00497364"/>
    <w:rsid w:val="00497D2F"/>
    <w:rsid w:val="004A5DEA"/>
    <w:rsid w:val="004A6A9D"/>
    <w:rsid w:val="004F2244"/>
    <w:rsid w:val="004F34BD"/>
    <w:rsid w:val="004F5066"/>
    <w:rsid w:val="004F6940"/>
    <w:rsid w:val="005004C7"/>
    <w:rsid w:val="00501413"/>
    <w:rsid w:val="00535F06"/>
    <w:rsid w:val="005719FE"/>
    <w:rsid w:val="00592BCA"/>
    <w:rsid w:val="005D0A3F"/>
    <w:rsid w:val="005E2C5F"/>
    <w:rsid w:val="005F20D4"/>
    <w:rsid w:val="005F7FC0"/>
    <w:rsid w:val="00610EC9"/>
    <w:rsid w:val="006348C2"/>
    <w:rsid w:val="006364AD"/>
    <w:rsid w:val="00667DFF"/>
    <w:rsid w:val="00670B37"/>
    <w:rsid w:val="006A214A"/>
    <w:rsid w:val="006A7BFF"/>
    <w:rsid w:val="006B124E"/>
    <w:rsid w:val="006C54C7"/>
    <w:rsid w:val="006D1C21"/>
    <w:rsid w:val="006F0623"/>
    <w:rsid w:val="00706492"/>
    <w:rsid w:val="0071392E"/>
    <w:rsid w:val="00713E89"/>
    <w:rsid w:val="007413C1"/>
    <w:rsid w:val="007511E2"/>
    <w:rsid w:val="00756118"/>
    <w:rsid w:val="00773911"/>
    <w:rsid w:val="00774928"/>
    <w:rsid w:val="00786208"/>
    <w:rsid w:val="00787366"/>
    <w:rsid w:val="007B04FF"/>
    <w:rsid w:val="007B4BE7"/>
    <w:rsid w:val="007D7F93"/>
    <w:rsid w:val="007E0512"/>
    <w:rsid w:val="007E4C24"/>
    <w:rsid w:val="007F656B"/>
    <w:rsid w:val="007F70A2"/>
    <w:rsid w:val="00815D2E"/>
    <w:rsid w:val="00830F3D"/>
    <w:rsid w:val="008906A3"/>
    <w:rsid w:val="008A12B9"/>
    <w:rsid w:val="008B1EB2"/>
    <w:rsid w:val="008C5E92"/>
    <w:rsid w:val="008D0BBC"/>
    <w:rsid w:val="009125B6"/>
    <w:rsid w:val="009167E3"/>
    <w:rsid w:val="00954CDA"/>
    <w:rsid w:val="009764A0"/>
    <w:rsid w:val="009A429C"/>
    <w:rsid w:val="009B7461"/>
    <w:rsid w:val="009C6ED9"/>
    <w:rsid w:val="009C79D8"/>
    <w:rsid w:val="009E35A9"/>
    <w:rsid w:val="009F378F"/>
    <w:rsid w:val="00A66E71"/>
    <w:rsid w:val="00A670FE"/>
    <w:rsid w:val="00A67CDD"/>
    <w:rsid w:val="00A808E5"/>
    <w:rsid w:val="00AA5201"/>
    <w:rsid w:val="00AB17FD"/>
    <w:rsid w:val="00B01BB7"/>
    <w:rsid w:val="00B11ECC"/>
    <w:rsid w:val="00B2409C"/>
    <w:rsid w:val="00B3579C"/>
    <w:rsid w:val="00B42C2B"/>
    <w:rsid w:val="00B610F0"/>
    <w:rsid w:val="00B7135C"/>
    <w:rsid w:val="00B81973"/>
    <w:rsid w:val="00BA070B"/>
    <w:rsid w:val="00BA2922"/>
    <w:rsid w:val="00BA5390"/>
    <w:rsid w:val="00BA54E8"/>
    <w:rsid w:val="00BB0C7B"/>
    <w:rsid w:val="00BB21CC"/>
    <w:rsid w:val="00BD7860"/>
    <w:rsid w:val="00BF3984"/>
    <w:rsid w:val="00BF5A0E"/>
    <w:rsid w:val="00C01C21"/>
    <w:rsid w:val="00C05308"/>
    <w:rsid w:val="00C12415"/>
    <w:rsid w:val="00C24FC4"/>
    <w:rsid w:val="00C361D0"/>
    <w:rsid w:val="00C3670D"/>
    <w:rsid w:val="00C620B9"/>
    <w:rsid w:val="00C65563"/>
    <w:rsid w:val="00C75019"/>
    <w:rsid w:val="00CB4128"/>
    <w:rsid w:val="00CF26AF"/>
    <w:rsid w:val="00CF79AF"/>
    <w:rsid w:val="00D04F91"/>
    <w:rsid w:val="00D1261A"/>
    <w:rsid w:val="00D15634"/>
    <w:rsid w:val="00D20F2A"/>
    <w:rsid w:val="00D34920"/>
    <w:rsid w:val="00D41323"/>
    <w:rsid w:val="00D55706"/>
    <w:rsid w:val="00D624CE"/>
    <w:rsid w:val="00D75BD5"/>
    <w:rsid w:val="00D807EA"/>
    <w:rsid w:val="00D827D4"/>
    <w:rsid w:val="00E13D63"/>
    <w:rsid w:val="00E31C27"/>
    <w:rsid w:val="00E333C6"/>
    <w:rsid w:val="00E35DD6"/>
    <w:rsid w:val="00E45144"/>
    <w:rsid w:val="00E5311E"/>
    <w:rsid w:val="00E564E5"/>
    <w:rsid w:val="00E6139D"/>
    <w:rsid w:val="00E72F8C"/>
    <w:rsid w:val="00E951BC"/>
    <w:rsid w:val="00EB56BE"/>
    <w:rsid w:val="00EC3DEE"/>
    <w:rsid w:val="00F01208"/>
    <w:rsid w:val="00F02B57"/>
    <w:rsid w:val="00F07166"/>
    <w:rsid w:val="00F20422"/>
    <w:rsid w:val="00F432F6"/>
    <w:rsid w:val="00F442CE"/>
    <w:rsid w:val="00F70207"/>
    <w:rsid w:val="00F80283"/>
    <w:rsid w:val="00F964F2"/>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chart" Target="charts/chart2.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ser>
        <c:dLbls>
          <c:showLegendKey val="0"/>
          <c:showVal val="0"/>
          <c:showCatName val="0"/>
          <c:showSerName val="0"/>
          <c:showPercent val="0"/>
          <c:showBubbleSize val="0"/>
        </c:dLbls>
        <c:gapWidth val="150"/>
        <c:axId val="188802176"/>
        <c:axId val="188803712"/>
      </c:barChart>
      <c:catAx>
        <c:axId val="188802176"/>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188803712"/>
        <c:crosses val="autoZero"/>
        <c:auto val="1"/>
        <c:lblAlgn val="ctr"/>
        <c:lblOffset val="100"/>
        <c:tickLblSkip val="2"/>
        <c:noMultiLvlLbl val="1"/>
      </c:catAx>
      <c:valAx>
        <c:axId val="188803712"/>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188802176"/>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CA"/>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ser>
        <c:dLbls>
          <c:showLegendKey val="0"/>
          <c:showVal val="0"/>
          <c:showCatName val="0"/>
          <c:showSerName val="0"/>
          <c:showPercent val="0"/>
          <c:showBubbleSize val="0"/>
        </c:dLbls>
        <c:marker val="1"/>
        <c:smooth val="0"/>
        <c:axId val="239628288"/>
        <c:axId val="239630208"/>
      </c:lineChart>
      <c:catAx>
        <c:axId val="239628288"/>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39630208"/>
        <c:crosses val="autoZero"/>
        <c:auto val="1"/>
        <c:lblAlgn val="ctr"/>
        <c:lblOffset val="100"/>
        <c:tickLblSkip val="2"/>
        <c:noMultiLvlLbl val="1"/>
      </c:catAx>
      <c:valAx>
        <c:axId val="239630208"/>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39628288"/>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65</Pages>
  <Words>50434</Words>
  <Characters>287479</Characters>
  <Application>Microsoft Office Word</Application>
  <DocSecurity>0</DocSecurity>
  <Lines>2395</Lines>
  <Paragraphs>674</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337239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Alejandro Buren</cp:lastModifiedBy>
  <cp:revision>13</cp:revision>
  <dcterms:created xsi:type="dcterms:W3CDTF">2018-04-25T11:18:00Z</dcterms:created>
  <dcterms:modified xsi:type="dcterms:W3CDTF">2018-04-25T17:01:00Z</dcterms:modified>
</cp:coreProperties>
</file>