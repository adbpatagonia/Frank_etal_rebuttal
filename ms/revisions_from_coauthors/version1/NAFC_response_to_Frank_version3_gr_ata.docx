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4ED" w:rsidRDefault="00E5311E">
      <w:pPr>
        <w:pStyle w:val="Body"/>
        <w:spacing w:after="0" w:line="480" w:lineRule="auto"/>
        <w:jc w:val="center"/>
        <w:rPr>
          <w:rFonts w:ascii="Times New Roman" w:eastAsia="Times New Roman" w:hAnsi="Times New Roman" w:cs="Times New Roman"/>
          <w:b/>
          <w:bCs/>
          <w:sz w:val="40"/>
          <w:szCs w:val="40"/>
        </w:rPr>
      </w:pPr>
      <w:r>
        <w:rPr>
          <w:rFonts w:ascii="Times New Roman" w:hAnsi="Times New Roman"/>
          <w:b/>
          <w:bCs/>
          <w:sz w:val="40"/>
          <w:szCs w:val="40"/>
        </w:rPr>
        <w:t>The collap</w:t>
      </w:r>
      <w:bookmarkStart w:id="0" w:name="_GoBack"/>
      <w:bookmarkEnd w:id="0"/>
      <w:r>
        <w:rPr>
          <w:rFonts w:ascii="Times New Roman" w:hAnsi="Times New Roman"/>
          <w:b/>
          <w:bCs/>
          <w:sz w:val="40"/>
          <w:szCs w:val="40"/>
        </w:rPr>
        <w:t>se of a keystone forage species</w:t>
      </w:r>
    </w:p>
    <w:p w:rsidR="000134ED" w:rsidRDefault="000134ED">
      <w:pPr>
        <w:pStyle w:val="Heading2"/>
        <w:spacing w:before="0" w:after="0" w:line="480" w:lineRule="auto"/>
        <w:rPr>
          <w:rFonts w:ascii="Times New Roman" w:eastAsia="Times New Roman" w:hAnsi="Times New Roman" w:cs="Times New Roman"/>
          <w:i w:val="0"/>
          <w:iCs w:val="0"/>
          <w:sz w:val="24"/>
          <w:szCs w:val="24"/>
        </w:rPr>
      </w:pPr>
    </w:p>
    <w:p w:rsidR="000134ED" w:rsidRDefault="000134ED">
      <w:pPr>
        <w:pStyle w:val="Heading2"/>
        <w:spacing w:before="0" w:after="0" w:line="480" w:lineRule="auto"/>
        <w:rPr>
          <w:rFonts w:ascii="Times New Roman" w:eastAsia="Times New Roman" w:hAnsi="Times New Roman" w:cs="Times New Roman"/>
          <w:i w:val="0"/>
          <w:iCs w:val="0"/>
          <w:sz w:val="24"/>
          <w:szCs w:val="24"/>
        </w:rPr>
      </w:pPr>
    </w:p>
    <w:p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Authors:</w:t>
      </w:r>
    </w:p>
    <w:p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lang w:val="nl-NL"/>
        </w:rPr>
        <w:t>Buren, A.D.</w:t>
      </w:r>
      <w:r>
        <w:rPr>
          <w:rFonts w:ascii="Times New Roman" w:hAnsi="Times New Roman"/>
          <w:sz w:val="24"/>
          <w:szCs w:val="24"/>
          <w:vertAlign w:val="superscript"/>
        </w:rPr>
        <w:t>1§</w:t>
      </w:r>
      <w:r>
        <w:rPr>
          <w:rFonts w:ascii="Times New Roman" w:hAnsi="Times New Roman"/>
          <w:sz w:val="24"/>
          <w:szCs w:val="24"/>
        </w:rPr>
        <w:t>, Murphy, H.M.</w:t>
      </w:r>
      <w:r>
        <w:rPr>
          <w:rFonts w:ascii="Times New Roman" w:hAnsi="Times New Roman"/>
          <w:sz w:val="24"/>
          <w:szCs w:val="24"/>
          <w:vertAlign w:val="superscript"/>
        </w:rPr>
        <w:t xml:space="preserve"> 1*§</w:t>
      </w:r>
      <w:r>
        <w:rPr>
          <w:rFonts w:ascii="Times New Roman" w:hAnsi="Times New Roman"/>
          <w:sz w:val="24"/>
          <w:szCs w:val="24"/>
        </w:rPr>
        <w:t>, Adamack, A.</w:t>
      </w:r>
      <w:ins w:id="1" w:author="DFO-MPO" w:date="2018-04-13T10:32:00Z">
        <w:r>
          <w:rPr>
            <w:rFonts w:ascii="Times New Roman" w:hAnsi="Times New Roman"/>
            <w:sz w:val="24"/>
            <w:szCs w:val="24"/>
          </w:rPr>
          <w:t>T.</w:t>
        </w:r>
      </w:ins>
      <w:r>
        <w:rPr>
          <w:rFonts w:ascii="Times New Roman" w:hAnsi="Times New Roman"/>
          <w:sz w:val="24"/>
          <w:szCs w:val="24"/>
          <w:vertAlign w:val="superscript"/>
        </w:rPr>
        <w:t>1</w:t>
      </w:r>
      <w:r>
        <w:rPr>
          <w:rFonts w:ascii="Times New Roman" w:hAnsi="Times New Roman"/>
          <w:sz w:val="24"/>
          <w:szCs w:val="24"/>
        </w:rPr>
        <w:t xml:space="preserve">, </w:t>
      </w:r>
      <w:proofErr w:type="spellStart"/>
      <w:r>
        <w:rPr>
          <w:rFonts w:ascii="Times New Roman" w:hAnsi="Times New Roman"/>
          <w:sz w:val="24"/>
          <w:szCs w:val="24"/>
        </w:rPr>
        <w:t>Davoren</w:t>
      </w:r>
      <w:proofErr w:type="spellEnd"/>
      <w:r>
        <w:rPr>
          <w:rFonts w:ascii="Times New Roman" w:hAnsi="Times New Roman"/>
          <w:sz w:val="24"/>
          <w:szCs w:val="24"/>
        </w:rPr>
        <w:t>, G. K.</w:t>
      </w:r>
      <w:r>
        <w:rPr>
          <w:rFonts w:ascii="Times New Roman" w:hAnsi="Times New Roman"/>
          <w:sz w:val="24"/>
          <w:szCs w:val="24"/>
          <w:vertAlign w:val="superscript"/>
        </w:rPr>
        <w:t>2</w:t>
      </w:r>
      <w:r>
        <w:rPr>
          <w:rFonts w:ascii="Times New Roman" w:hAnsi="Times New Roman"/>
          <w:sz w:val="24"/>
          <w:szCs w:val="24"/>
          <w:lang w:val="nl-NL"/>
        </w:rPr>
        <w:t>, Koen-Alonso, M.</w:t>
      </w:r>
      <w:r>
        <w:rPr>
          <w:rFonts w:ascii="Times New Roman" w:hAnsi="Times New Roman"/>
          <w:sz w:val="24"/>
          <w:szCs w:val="24"/>
          <w:vertAlign w:val="superscript"/>
        </w:rPr>
        <w:t>1</w:t>
      </w:r>
      <w:r>
        <w:rPr>
          <w:rFonts w:ascii="Times New Roman" w:hAnsi="Times New Roman"/>
          <w:sz w:val="24"/>
          <w:szCs w:val="24"/>
          <w:lang w:val="it-IT"/>
        </w:rPr>
        <w:t>, Montevecchi W. A.</w:t>
      </w:r>
      <w:r>
        <w:rPr>
          <w:rFonts w:ascii="Times New Roman" w:hAnsi="Times New Roman"/>
          <w:sz w:val="24"/>
          <w:szCs w:val="24"/>
          <w:vertAlign w:val="superscript"/>
        </w:rPr>
        <w:t>3</w:t>
      </w:r>
      <w:r>
        <w:rPr>
          <w:rFonts w:ascii="Times New Roman" w:hAnsi="Times New Roman"/>
          <w:sz w:val="24"/>
          <w:szCs w:val="24"/>
        </w:rPr>
        <w:t>, Mowbray, F. K.</w:t>
      </w:r>
      <w:r>
        <w:rPr>
          <w:rFonts w:ascii="Times New Roman" w:hAnsi="Times New Roman"/>
          <w:sz w:val="24"/>
          <w:szCs w:val="24"/>
          <w:vertAlign w:val="superscript"/>
        </w:rPr>
        <w:t>1</w:t>
      </w:r>
      <w:r>
        <w:rPr>
          <w:rFonts w:ascii="Times New Roman" w:hAnsi="Times New Roman"/>
          <w:sz w:val="24"/>
          <w:szCs w:val="24"/>
        </w:rPr>
        <w:t>, Pepin, P.</w:t>
      </w:r>
      <w:r>
        <w:rPr>
          <w:rFonts w:ascii="Times New Roman" w:hAnsi="Times New Roman"/>
          <w:sz w:val="24"/>
          <w:szCs w:val="24"/>
          <w:vertAlign w:val="superscript"/>
        </w:rPr>
        <w:t>1</w:t>
      </w:r>
      <w:r>
        <w:rPr>
          <w:rFonts w:ascii="Times New Roman" w:hAnsi="Times New Roman"/>
          <w:sz w:val="24"/>
          <w:szCs w:val="24"/>
          <w:lang w:val="pt-PT"/>
        </w:rPr>
        <w:t>, Regular, P.</w:t>
      </w:r>
      <w:r>
        <w:rPr>
          <w:rFonts w:ascii="Times New Roman" w:hAnsi="Times New Roman"/>
          <w:sz w:val="24"/>
          <w:szCs w:val="24"/>
          <w:vertAlign w:val="superscript"/>
        </w:rPr>
        <w:t>1</w:t>
      </w:r>
      <w:r>
        <w:rPr>
          <w:rFonts w:ascii="Times New Roman" w:hAnsi="Times New Roman"/>
          <w:sz w:val="24"/>
          <w:szCs w:val="24"/>
          <w:lang w:val="de-DE"/>
        </w:rPr>
        <w:t>, Robert, D.</w:t>
      </w:r>
      <w:r>
        <w:rPr>
          <w:rFonts w:ascii="Times New Roman" w:hAnsi="Times New Roman"/>
          <w:sz w:val="24"/>
          <w:szCs w:val="24"/>
          <w:vertAlign w:val="superscript"/>
        </w:rPr>
        <w:t>4</w:t>
      </w:r>
      <w:r>
        <w:rPr>
          <w:rFonts w:ascii="Times New Roman" w:hAnsi="Times New Roman"/>
          <w:sz w:val="24"/>
          <w:szCs w:val="24"/>
        </w:rPr>
        <w:t>, Stenson, G.</w:t>
      </w:r>
      <w:r>
        <w:rPr>
          <w:rFonts w:ascii="Times New Roman" w:hAnsi="Times New Roman"/>
          <w:sz w:val="24"/>
          <w:szCs w:val="24"/>
          <w:vertAlign w:val="superscript"/>
        </w:rPr>
        <w:t>1</w:t>
      </w:r>
      <w:r>
        <w:rPr>
          <w:rFonts w:ascii="Times New Roman" w:hAnsi="Times New Roman"/>
          <w:sz w:val="24"/>
          <w:szCs w:val="24"/>
        </w:rPr>
        <w:t>, Varkey, D.</w:t>
      </w:r>
      <w:r>
        <w:rPr>
          <w:rFonts w:ascii="Times New Roman" w:hAnsi="Times New Roman"/>
          <w:sz w:val="24"/>
          <w:szCs w:val="24"/>
          <w:vertAlign w:val="superscript"/>
        </w:rPr>
        <w:t>1</w:t>
      </w:r>
      <w:r>
        <w:rPr>
          <w:rFonts w:ascii="Arial Unicode MS" w:eastAsia="Arial Unicode MS" w:hAnsi="Arial Unicode MS" w:cs="Arial Unicode MS"/>
          <w:sz w:val="24"/>
          <w:szCs w:val="24"/>
          <w:vertAlign w:val="superscript"/>
        </w:rPr>
        <w:br/>
      </w:r>
      <w:commentRangeStart w:id="2"/>
      <w:r>
        <w:rPr>
          <w:rFonts w:ascii="Times New Roman" w:hAnsi="Times New Roman"/>
          <w:sz w:val="24"/>
          <w:szCs w:val="24"/>
          <w:shd w:val="clear" w:color="auto" w:fill="FFFF00"/>
        </w:rPr>
        <w:t>Rose</w:t>
      </w:r>
      <w:commentRangeEnd w:id="2"/>
      <w:r>
        <w:commentReference w:id="2"/>
      </w:r>
      <w:r>
        <w:rPr>
          <w:rFonts w:ascii="Times New Roman" w:hAnsi="Times New Roman"/>
          <w:sz w:val="24"/>
          <w:szCs w:val="24"/>
          <w:shd w:val="clear" w:color="auto" w:fill="FFFF00"/>
        </w:rPr>
        <w:t xml:space="preserve"> G</w:t>
      </w:r>
      <w:r>
        <w:rPr>
          <w:rFonts w:ascii="Times New Roman" w:hAnsi="Times New Roman"/>
          <w:sz w:val="24"/>
          <w:szCs w:val="24"/>
          <w:shd w:val="clear" w:color="auto" w:fill="FFFF00"/>
          <w:vertAlign w:val="superscript"/>
        </w:rPr>
        <w:t>5</w:t>
      </w:r>
      <w:r>
        <w:rPr>
          <w:rFonts w:ascii="Times New Roman" w:hAnsi="Times New Roman"/>
          <w:sz w:val="24"/>
          <w:szCs w:val="24"/>
          <w:shd w:val="clear" w:color="auto" w:fill="FFFF00"/>
          <w:lang w:val="ru-RU"/>
        </w:rPr>
        <w:t>?</w:t>
      </w:r>
    </w:p>
    <w:p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fr-FR"/>
        </w:rPr>
        <w:t>Affiliations:</w:t>
      </w:r>
    </w:p>
    <w:p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Northwest Atlantic Fisheries Centre, Fisheries and Oceans Canada, St. John's, NL, Canada</w:t>
      </w:r>
    </w:p>
    <w:p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Department of Biological Sciences, University of Manitoba, Winnipeg, MB, Canada</w:t>
      </w:r>
    </w:p>
    <w:p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 xml:space="preserve">Cognitive and </w:t>
      </w:r>
      <w:proofErr w:type="spellStart"/>
      <w:r>
        <w:rPr>
          <w:rFonts w:ascii="Times New Roman" w:hAnsi="Times New Roman"/>
          <w:sz w:val="24"/>
          <w:szCs w:val="24"/>
        </w:rPr>
        <w:t>Behavioural</w:t>
      </w:r>
      <w:proofErr w:type="spellEnd"/>
      <w:r>
        <w:rPr>
          <w:rFonts w:ascii="Times New Roman" w:hAnsi="Times New Roman"/>
          <w:sz w:val="24"/>
          <w:szCs w:val="24"/>
        </w:rPr>
        <w:t xml:space="preserve"> Ecology </w:t>
      </w:r>
      <w:proofErr w:type="spellStart"/>
      <w:r>
        <w:rPr>
          <w:rFonts w:ascii="Times New Roman" w:hAnsi="Times New Roman"/>
          <w:sz w:val="24"/>
          <w:szCs w:val="24"/>
        </w:rPr>
        <w:t>Programme</w:t>
      </w:r>
      <w:proofErr w:type="spellEnd"/>
      <w:r>
        <w:rPr>
          <w:rFonts w:ascii="Times New Roman" w:hAnsi="Times New Roman"/>
          <w:sz w:val="24"/>
          <w:szCs w:val="24"/>
        </w:rPr>
        <w:t>, Departments of Biology and Psychology, Memorial University of Newfoundland, St. John’s, NL, Canada</w:t>
      </w:r>
    </w:p>
    <w:p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lang w:val="fr-FR"/>
        </w:rPr>
      </w:pPr>
      <w:r>
        <w:rPr>
          <w:rFonts w:ascii="Times New Roman" w:hAnsi="Times New Roman"/>
          <w:sz w:val="24"/>
          <w:szCs w:val="24"/>
          <w:lang w:val="fr-FR"/>
        </w:rPr>
        <w:t>Institut des sciences de la mer, Université du Québec à Rimouski, Rimouski, QC, Canada</w:t>
      </w:r>
    </w:p>
    <w:p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shd w:val="clear" w:color="auto" w:fill="FFFF00"/>
        </w:rPr>
      </w:pPr>
      <w:r>
        <w:rPr>
          <w:rFonts w:ascii="Times New Roman" w:hAnsi="Times New Roman"/>
          <w:sz w:val="24"/>
          <w:szCs w:val="24"/>
          <w:shd w:val="clear" w:color="auto" w:fill="FFFF00"/>
        </w:rPr>
        <w:t>CFER</w:t>
      </w:r>
      <w:ins w:id="3" w:author="DFO-MPO" w:date="2018-01-19T10:02:00Z">
        <w:r>
          <w:rPr>
            <w:rFonts w:ascii="Times New Roman" w:hAnsi="Times New Roman"/>
            <w:sz w:val="24"/>
            <w:szCs w:val="24"/>
            <w:shd w:val="clear" w:color="auto" w:fill="FFFF00"/>
          </w:rPr>
          <w:t xml:space="preserve">/ </w:t>
        </w:r>
        <w:proofErr w:type="gramStart"/>
        <w:r>
          <w:rPr>
            <w:rFonts w:ascii="Times New Roman" w:hAnsi="Times New Roman"/>
            <w:sz w:val="24"/>
            <w:szCs w:val="24"/>
            <w:shd w:val="clear" w:color="auto" w:fill="FFFF00"/>
          </w:rPr>
          <w:t xml:space="preserve">UBC </w:t>
        </w:r>
      </w:ins>
      <w:commentRangeStart w:id="4"/>
      <w:r>
        <w:rPr>
          <w:rFonts w:ascii="Times New Roman" w:hAnsi="Times New Roman"/>
          <w:sz w:val="24"/>
          <w:szCs w:val="24"/>
          <w:shd w:val="clear" w:color="auto" w:fill="FFFF00"/>
        </w:rPr>
        <w:t>?</w:t>
      </w:r>
      <w:commentRangeEnd w:id="4"/>
      <w:proofErr w:type="gramEnd"/>
      <w:r>
        <w:commentReference w:id="4"/>
      </w:r>
    </w:p>
    <w:p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rPr>
        <w:t xml:space="preserve">*corresponding </w:t>
      </w:r>
      <w:proofErr w:type="gramStart"/>
      <w:r>
        <w:rPr>
          <w:rFonts w:ascii="Times New Roman" w:hAnsi="Times New Roman"/>
          <w:sz w:val="24"/>
          <w:szCs w:val="24"/>
        </w:rPr>
        <w:t>author :</w:t>
      </w:r>
      <w:proofErr w:type="gramEnd"/>
      <w:r>
        <w:rPr>
          <w:rFonts w:ascii="Times New Roman" w:hAnsi="Times New Roman"/>
          <w:sz w:val="24"/>
          <w:szCs w:val="24"/>
        </w:rPr>
        <w:t xml:space="preserve"> Tel: +1 709 772 4925; Fax: + 1 709 772 4138; e-mail: Hannah.Murphy@dfo-mpo.gc.ca</w:t>
      </w:r>
    </w:p>
    <w:p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 xml:space="preserve"> A.B and H.M. contributed equally to this paper and others have contributed equally. Authors have been listed in alphabetical order for each contribution level. </w:t>
      </w:r>
    </w:p>
    <w:p w:rsidR="000134ED" w:rsidRDefault="000134ED">
      <w:pPr>
        <w:pStyle w:val="Body"/>
        <w:spacing w:after="0" w:line="480" w:lineRule="auto"/>
        <w:rPr>
          <w:rFonts w:ascii="Times New Roman" w:eastAsia="Times New Roman" w:hAnsi="Times New Roman" w:cs="Times New Roman"/>
          <w:sz w:val="24"/>
          <w:szCs w:val="24"/>
        </w:rPr>
      </w:pPr>
    </w:p>
    <w:p w:rsidR="000134ED" w:rsidRDefault="00E5311E">
      <w:pPr>
        <w:pStyle w:val="Body"/>
        <w:spacing w:after="0" w:line="480" w:lineRule="auto"/>
      </w:pPr>
      <w:r>
        <w:rPr>
          <w:rFonts w:ascii="Arial Unicode MS" w:eastAsia="Arial Unicode MS" w:hAnsi="Arial Unicode MS" w:cs="Arial Unicode MS"/>
          <w:sz w:val="24"/>
          <w:szCs w:val="24"/>
        </w:rPr>
        <w:br w:type="page"/>
      </w:r>
    </w:p>
    <w:p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de-DE"/>
        </w:rPr>
        <w:lastRenderedPageBreak/>
        <w:t>Abstract</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Research conducted by the Canadian Department of Fisheries and </w:t>
      </w:r>
      <w:commentRangeStart w:id="5"/>
      <w:r>
        <w:rPr>
          <w:rFonts w:ascii="Times New Roman" w:hAnsi="Times New Roman"/>
          <w:sz w:val="24"/>
          <w:szCs w:val="24"/>
        </w:rPr>
        <w:t>Oceans</w:t>
      </w:r>
      <w:commentRangeEnd w:id="5"/>
      <w:r>
        <w:commentReference w:id="5"/>
      </w:r>
      <w:r>
        <w:rPr>
          <w:rFonts w:ascii="Times New Roman" w:hAnsi="Times New Roman"/>
          <w:sz w:val="24"/>
          <w:szCs w:val="24"/>
        </w:rPr>
        <w:t xml:space="preserve"> found that the Newfoundland capelin stock suffered an order of magnitude decline in the early 1990s.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disputed this conclusion and postulated that the capelin stock did not suffer a collapse but rather (1) </w:t>
      </w:r>
      <w:r>
        <w:rPr>
          <w:rFonts w:ascii="Times New Roman" w:hAnsi="Times New Roman"/>
          <w:sz w:val="24"/>
          <w:szCs w:val="24"/>
        </w:rPr>
        <w:t xml:space="preserve">capelin changed its migratory patterns while the timing of the acoustic survey has remained constant leading to a </w:t>
      </w:r>
      <w:proofErr w:type="spellStart"/>
      <w:r>
        <w:rPr>
          <w:rFonts w:ascii="Times New Roman" w:hAnsi="Times New Roman"/>
          <w:sz w:val="24"/>
          <w:szCs w:val="24"/>
        </w:rPr>
        <w:t>spatio</w:t>
      </w:r>
      <w:proofErr w:type="spellEnd"/>
      <w:r>
        <w:rPr>
          <w:rFonts w:ascii="Times New Roman" w:hAnsi="Times New Roman"/>
          <w:sz w:val="24"/>
          <w:szCs w:val="24"/>
        </w:rPr>
        <w:t>-temporal mismatch between the survey and the stock, or (2) the capelin stock has become less migratory and are remaining in inshore waters, and therefore undetected by the offshore surveys</w:t>
      </w:r>
      <w:r>
        <w:rPr>
          <w:rFonts w:ascii="Times New Roman" w:hAnsi="Times New Roman"/>
          <w:color w:val="151518"/>
          <w:sz w:val="24"/>
          <w:szCs w:val="24"/>
          <w:u w:color="151518"/>
        </w:rPr>
        <w:t>. We tested these hypotheses using multiple independent datasets</w:t>
      </w:r>
      <w:del w:id="6" w:author="DFO-MPO" w:date="2018-04-13T10:32:00Z">
        <w:r w:rsidDel="00E5311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 which included both fishery-dependent (inshore commercial catch) and fishery-independent (spring acoustic and fall bottom trawl surveys, oceanography cruises, three capelin larval indices, aerial surveys, predator diet and </w:t>
      </w:r>
      <w:proofErr w:type="spellStart"/>
      <w:r>
        <w:rPr>
          <w:rFonts w:ascii="Times New Roman" w:hAnsi="Times New Roman"/>
          <w:color w:val="151518"/>
          <w:sz w:val="24"/>
          <w:szCs w:val="24"/>
          <w:u w:color="151518"/>
        </w:rPr>
        <w:t>behaviour</w:t>
      </w:r>
      <w:proofErr w:type="spellEnd"/>
      <w:r>
        <w:rPr>
          <w:rFonts w:ascii="Times New Roman" w:hAnsi="Times New Roman"/>
          <w:color w:val="151518"/>
          <w:sz w:val="24"/>
          <w:szCs w:val="24"/>
          <w:u w:color="151518"/>
        </w:rPr>
        <w:t>) data,</w:t>
      </w:r>
      <w:r>
        <w:t xml:space="preserve"> </w:t>
      </w:r>
      <w:r>
        <w:rPr>
          <w:rFonts w:ascii="Times New Roman" w:hAnsi="Times New Roman"/>
          <w:sz w:val="24"/>
          <w:szCs w:val="24"/>
        </w:rPr>
        <w:t>and diverse statistical methods</w:t>
      </w:r>
      <w:r>
        <w:rPr>
          <w:rFonts w:ascii="Times New Roman" w:hAnsi="Times New Roman"/>
          <w:color w:val="151518"/>
          <w:sz w:val="24"/>
          <w:szCs w:val="24"/>
          <w:u w:color="151518"/>
        </w:rPr>
        <w:t xml:space="preserve">. </w:t>
      </w:r>
      <w:r>
        <w:rPr>
          <w:rFonts w:ascii="Times New Roman" w:hAnsi="Times New Roman"/>
          <w:sz w:val="24"/>
          <w:szCs w:val="24"/>
        </w:rPr>
        <w:t xml:space="preserve">The hypothesis of a non-collapse of the capelin stock was rejected by our analyses. While inshore commercial catch rate, aerial surveys and the Trinity Bay larval index provide equivocal support for the non-collapse hypothesis, the usefulness of these indices post-1991 have been called into question in both earlier Canadian government reports and in our analyses. The weight of evidence approach led us to conclude that the NAFO Div. 2J3KL capelin stock suffered a population collapse in 1991 with minimal recovery in the subsequent 25 years. </w:t>
      </w:r>
    </w:p>
    <w:p w:rsidR="000134ED" w:rsidRDefault="00E5311E">
      <w:pPr>
        <w:pStyle w:val="Body"/>
        <w:spacing w:after="0" w:line="480" w:lineRule="auto"/>
      </w:pPr>
      <w:r>
        <w:rPr>
          <w:rFonts w:ascii="Arial Unicode MS" w:eastAsia="Arial Unicode MS" w:hAnsi="Arial Unicode MS" w:cs="Arial Unicode MS"/>
          <w:sz w:val="24"/>
          <w:szCs w:val="24"/>
        </w:rPr>
        <w:br w:type="page"/>
      </w:r>
    </w:p>
    <w:p w:rsidR="000134ED" w:rsidRDefault="00E5311E">
      <w:pPr>
        <w:pStyle w:val="Heading2"/>
        <w:spacing w:before="0" w:after="0" w:line="480" w:lineRule="auto"/>
        <w:rPr>
          <w:rFonts w:ascii="Times New Roman" w:eastAsia="Times New Roman" w:hAnsi="Times New Roman" w:cs="Times New Roman"/>
          <w:i w:val="0"/>
          <w:iCs w:val="0"/>
          <w:sz w:val="24"/>
          <w:szCs w:val="24"/>
        </w:rPr>
      </w:pPr>
      <w:r w:rsidRPr="00BD7860">
        <w:rPr>
          <w:rFonts w:ascii="Times New Roman" w:hAnsi="Times New Roman"/>
          <w:i w:val="0"/>
          <w:iCs w:val="0"/>
          <w:sz w:val="24"/>
          <w:szCs w:val="24"/>
        </w:rPr>
        <w:lastRenderedPageBreak/>
        <w:t>Introduction</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Forage fish play a crucial role in many ecosystems, acting as a conduit of energy between lower trophic levels and large vertebrate predators. Forage fish are small shoaling species that characteristically have rapid growth, short life expectancies, and population responses tightly linked to environmental control. These characteristics lead this group of species to exhibit boom and bust dynamics, i.e. their abundances change rapidly and substantially and undergo phases of extremely high and extremely low abundances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&gt;&lt;Author&gt;Soutar&lt;/Author&gt;&lt;Year&gt;1969&lt;/Year&gt;&lt;RecNum&gt;891&lt;/RecNum&gt;&lt;Prefix&gt;&lt;/Prefix&gt;&lt;Suffix&gt;&lt;/Suffix&gt;&lt;Pages&gt;&lt;/Pages&gt;&lt;DisplayText&gt;(Soutar &amp; Issacs 1969, Schwartzlose et al. 1999, Chavez et al. 2003, Alheit et al. 2009, Pikitch et al. 2012)&lt;/DisplayText&gt;&lt;record&gt;&lt;rec-number&gt;891&lt;/rec-number&gt;&lt;foreign-keys&gt;&lt;key app="EN" db-id="2pv5prxr6xz2a4ea50h5dww0ewvx0ttdtdsa" timestamp="1516296285"&gt;891&lt;/key&gt;&lt;/foreign-keys&gt;&lt;ref-type name="Journal Article"&gt;17&lt;/ref-type&gt;&lt;contributors&gt;&lt;authors&gt;&lt;author&gt;Soutar, Andrew&lt;/author&gt;&lt;author&gt;Issacs, John D.&lt;/author&gt;&lt;/authors&gt;&lt;/contributors&gt;&lt;titles&gt;&lt;title&gt;History of fish populations inferred from fish scales in anaerobic sediments off California&lt;/title&gt;&lt;secondary-title&gt;CalCOFI Reports&lt;/secondary-title&gt;&lt;/titles&gt;&lt;periodical&gt;&lt;full-title&gt;CalCOFI Reports&lt;/full-title&gt;&lt;/periodical&gt;&lt;pages&gt;63-70&lt;/pages&gt;&lt;volume&gt;13&lt;/volume&gt;&lt;dates&gt;&lt;year&gt;1969&lt;/year&gt;&lt;/dates&gt;&lt;urls/&gt;&lt;/record&gt;&lt;/Cite&gt;&lt;Cite  &gt;&lt;Author&gt;Schwartzlose&lt;/Author&gt;&lt;Year&gt;1999&lt;/Year&gt;&lt;Prefix&gt;&lt;/Prefix&gt;&lt;Suffix&gt;&lt;/Suffix&gt;&lt;Pages&gt;&lt;/Pages&gt;&lt;record&gt;&lt;rec-number&gt;732&lt;/rec-number&gt;&lt;foreign-keys&gt;&lt;key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Cite  &gt;&lt;Author&gt;Alheit&lt;/Author&gt;&lt;Year&gt;2009&lt;/Year&gt;&lt;RecNum&gt;881&lt;/RecNum&gt;&lt;Prefix&gt;&lt;/Prefix&gt;&lt;Suffix&gt;&lt;/Suffix&gt;&lt;Pages&gt;&lt;/Pages&gt;&lt;record&gt;&lt;rec-number&gt;881&lt;/rec-number&gt;&lt;foreign-keys&gt;&lt;key app="EN" db-id="2pv5prxr6xz2a4ea50h5dww0ewvx0ttdtdsa" timestamp="1516130944"&gt;881&lt;/key&gt;&lt;/foreign-keys&gt;&lt;ref-type name="Book Section"&gt;5&lt;/ref-type&gt;&lt;contributors&gt;&lt;authors&gt;&lt;author&gt;Alheit, J.&lt;/author&gt;&lt;author&gt;Roy, C.&lt;/author&gt;&lt;author&gt;Kifani, S&lt;/author&gt;&lt;/authors&gt;&lt;secondary-authors&gt;&lt;author&gt;Checkley, D.&lt;/author&gt;&lt;author&gt;Alheit, J.&lt;/author&gt;&lt;author&gt;Oozeki, Y.&lt;/author&gt;&lt;author&gt;Roy, C.&lt;/author&gt;&lt;/secondary-aut</w:instrText>
      </w:r>
      <w:r w:rsidRPr="00E5311E">
        <w:rPr>
          <w:rFonts w:ascii="Times New Roman" w:eastAsia="Times New Roman" w:hAnsi="Times New Roman" w:cs="Times New Roman"/>
          <w:sz w:val="24"/>
          <w:szCs w:val="24"/>
          <w:lang w:val="fr-CA"/>
          <w:rPrChange w:id="7" w:author="DFO-MPO" w:date="2018-04-13T10:32:00Z">
            <w:rPr>
              <w:rFonts w:ascii="Times New Roman" w:eastAsia="Times New Roman" w:hAnsi="Times New Roman" w:cs="Times New Roman"/>
              <w:sz w:val="24"/>
              <w:szCs w:val="24"/>
            </w:rPr>
          </w:rPrChange>
        </w:rPr>
        <w:instrText>hors&gt;&lt;/contributors&gt;&lt;titles&gt;&lt;title&gt;Decadal-scale variability in populations&lt;/title&gt;&lt;secondary-title&gt;Climate Change and Small Pelagic Fish&lt;/secondary-title&gt;&lt;/titles&gt;&lt;pages&gt;64-87&lt;/pages&gt;&lt;section&gt;5&lt;/section&gt;&lt;dates&gt;&lt;year&gt;2009&lt;/year&gt;&lt;/dates&gt;&lt;pub-location&gt;Cambridge, UK&lt;/pub-location&gt;&lt;publisher&gt;Cambridge University Press&lt;/publisher&gt;&lt;urls/&gt;&lt;/record&gt;&lt;/Cite&gt;&lt;Cite  &gt;&lt;Author&gt;Pikitch&lt;/Author&gt;&lt;Year&gt;2012&lt;/Year&gt;&lt;Prefix&gt;&lt;/Prefix&gt;&lt;Suffix&gt;&lt;/Suffix&gt;&lt;Pages&gt;&lt;/Pages&gt;&lt;record&gt;&lt;rec-number&gt;712&lt;/rec-number&gt;&lt;foreign-keys&gt;&lt;key app="EN" db-id="2pv5prxr6xz2a4ea50h5dww0ewvx0ttdtdsa" timestamp="1449717192"&gt;712&lt;/key&gt;&lt;/foreign-keys&gt;&lt;ref-type name="Book"&gt;6&lt;/ref-type&gt;&lt;contributors&gt;&lt;authors&gt;&lt;author&gt;Pikitch, E.K.&lt;/author&gt;&lt;author&gt;Boersma, P.D.&lt;/author&gt;&lt;author&gt;Boyd, I.L.&lt;/author&gt;&lt;author&gt;Conover, D.O.&lt;/author&gt;&lt;author&gt;Cury, Philippe M.&lt;/author&gt;&lt;author&gt;Essington, Timothy E.&lt;/author&gt;&lt;author&gt;Heppell, S.S.&lt;/author&gt;&lt;author&gt;Houde, E.D.&lt;/author&gt;&lt;author&gt;Mangel, M.&lt;/author&gt;&lt;author&gt;Pauly, D.&lt;/author&gt;&lt;author&gt;Plagányi, Eva&lt;/author&gt;&lt;author&gt;Sainsbury, K.J.&lt;/author&gt;&lt;author&gt;Steneck, R.S.&lt;/author&gt;&lt;/authors&gt;&lt;/contributors&gt;&lt;titles&gt;&lt;title&gt;Little fish: big impact: managing a crucial link in ocean food webs&lt;/title&gt;&lt;/titles&gt;&lt;section&gt;108&lt;/section&gt;&lt;reprint-edition&gt;In File&lt;/reprint-edition&gt;&lt;keywords&gt;&lt;keyword&gt;food web&lt;/keyword&gt;&lt;/keywords&gt;&lt;dates&gt;&lt;year&gt;2012&lt;/year&gt;&lt;pub-dates&gt;&lt;date&gt;2012&lt;/date&gt;&lt;/pub-dates&gt;&lt;/dates&gt;&lt;pub-location&gt;Washington, DC&lt;/pub-location&gt;&lt;publisher&gt;Lenfest Ocean Program&lt;/publisher&gt;&lt;label&gt;736&lt;/label&gt;&lt;urls/&gt;&lt;/record&gt;&lt;/Cite&gt;&lt;/EndNote&gt;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de-DE"/>
        </w:rPr>
        <w:t>(Soutar &amp; Issacs 1969, Schwartzlose et al. 1999, Chavez et al. 2003, Alheit et al. 2009, Pikitch et al. 2012)</w:t>
      </w:r>
      <w:r>
        <w:rPr>
          <w:rFonts w:ascii="Times New Roman" w:eastAsia="Times New Roman" w:hAnsi="Times New Roman" w:cs="Times New Roman"/>
          <w:sz w:val="24"/>
          <w:szCs w:val="24"/>
        </w:rPr>
        <w:fldChar w:fldCharType="end"/>
      </w:r>
      <w:r w:rsidRPr="00BD7860">
        <w:rPr>
          <w:rFonts w:ascii="Times New Roman" w:hAnsi="Times New Roman"/>
          <w:sz w:val="24"/>
          <w:szCs w:val="24"/>
          <w:lang w:val="fr-CA"/>
        </w:rPr>
        <w:t xml:space="preserve">. </w:t>
      </w:r>
      <w:r>
        <w:rPr>
          <w:rFonts w:ascii="Times New Roman" w:hAnsi="Times New Roman"/>
          <w:sz w:val="24"/>
          <w:szCs w:val="24"/>
        </w:rPr>
        <w:t>Forage fish species can experience prolonged periods of ‘bust’ dynamics. For example, Norwegian spring-spawning herring (</w:t>
      </w:r>
      <w:proofErr w:type="spellStart"/>
      <w:r>
        <w:rPr>
          <w:rFonts w:ascii="Times New Roman" w:hAnsi="Times New Roman"/>
          <w:i/>
          <w:iCs/>
          <w:sz w:val="24"/>
          <w:szCs w:val="24"/>
          <w:lang w:val="es-ES_tradnl"/>
        </w:rPr>
        <w:t>Clupea</w:t>
      </w:r>
      <w:proofErr w:type="spellEnd"/>
      <w:r>
        <w:rPr>
          <w:rFonts w:ascii="Times New Roman" w:hAnsi="Times New Roman"/>
          <w:i/>
          <w:iCs/>
          <w:sz w:val="24"/>
          <w:szCs w:val="24"/>
          <w:lang w:val="es-ES_tradnl"/>
        </w:rPr>
        <w:t xml:space="preserve"> </w:t>
      </w:r>
      <w:proofErr w:type="spellStart"/>
      <w:r>
        <w:rPr>
          <w:rFonts w:ascii="Times New Roman" w:hAnsi="Times New Roman"/>
          <w:i/>
          <w:iCs/>
          <w:sz w:val="24"/>
          <w:szCs w:val="24"/>
          <w:lang w:val="es-ES_tradnl"/>
        </w:rPr>
        <w:t>harengus</w:t>
      </w:r>
      <w:proofErr w:type="spellEnd"/>
      <w:r>
        <w:rPr>
          <w:rFonts w:ascii="Times New Roman" w:hAnsi="Times New Roman"/>
          <w:sz w:val="24"/>
          <w:szCs w:val="24"/>
        </w:rPr>
        <w:t xml:space="preserve">) stock collapsed in the late 1960s and remained at very low levels until the late 1980s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&gt;&lt;Author&gt;Toresen&lt;/Author&gt;&lt;Year&gt;2000&lt;/Year&gt;&lt;Prefix&gt;&lt;/Prefix&gt;&lt;Suffix&gt;&lt;/Suffix&gt;&lt;Pages&gt;&lt;/Pages&gt;&lt;DisplayText&gt;(Toresen &amp; Østvedt 2000, Skagseth et al. 2015)&lt;/DisplayText&gt;&lt;record&gt;&lt;rec-number&gt;905&lt;/rec-number&gt;&lt;foreign-keys&gt;&lt;key app="EN" db-id="2pv5prxr6xz2a4ea50h5dww0ewvx0ttdtdsa" timestamp="1517498402"&gt;905&lt;/key&gt;&lt;/foreign-keys&gt;&lt;ref-type name="Journal Article"&gt;17&lt;/ref-type&gt;&lt;contributors&gt;&lt;authors&gt;&lt;author&gt;Toresen, R.&lt;/author&gt;&lt;author&gt;Østvedt, O. J.&lt;/author&gt;&lt;/authors&gt;&lt;/contributors&gt;&lt;titles&gt;&lt;title&gt;Variation in abundance of Norwegian spring-spawning herring (Clupea harengus, Clupeidae) throughout the 20th century and the influence of climatic fluctuations&lt;/title&gt;&lt;secondary-title&gt;Fish and Fisheries&lt;/secondary-title&gt;&lt;/titles&gt;&lt;periodical&gt;&lt;full-title&gt;Fish and Fisheries&lt;/full-title&gt;&lt;/periodical&gt;&lt;pages&gt;231-256&lt;/pages&gt;&lt;volume&gt;1&lt;/volume&gt;&lt;number&gt;3&lt;/number&gt;&lt;keywords&gt;&lt;keyword&gt;herring and climate&lt;/keyword&gt;&lt;keyword&gt;herring biomass fluctuations&lt;/keyword&gt;&lt;keyword&gt;temperature&lt;/keyword&gt;&lt;keyword&gt;time series&lt;/keyword&gt;&lt;/keywords&gt;&lt;dates&gt;&lt;year&gt;2000&lt;/year&gt;&lt;/dates&gt;&lt;publisher&gt;Blackwell Science Ltd&lt;/publisher&gt;&lt;isbn&gt;1467-2979&lt;/isbn&gt;&lt;urls&gt;&lt;related-urls&gt;&lt;url&gt;http://dx.doi.org/10.1111/j.1467-2979.2000.00022.x&lt;/url&gt;&lt;/related-urls&gt;&lt;/urls&gt;&lt;electronic-resource-num&gt;10.1111/j.1467-2979.2000.00022.x&lt;/electronic-resource-num&gt;&lt;/record&gt;&lt;/Cite&gt;&lt;Cite  &gt;&lt;Author&gt;Skagseth&lt;/Author&gt;&lt;Year&gt;2015&lt;/Year&gt;&lt;Prefix&gt;&lt;/Prefix&gt;&lt;Suffix&gt;&lt;/Suffix&gt;&lt;Pages&gt;&lt;/Pages&gt;&lt;record&gt;&lt;rec-number&gt;906&lt;/rec-number&gt;&lt;foreign-keys&gt;&lt;key app="EN" db-id="2pv5prxr6xz2a4ea50h5dww0ewvx0ttdtdsa" timestamp="1517498441"&gt;906&lt;/key&gt;&lt;/foreign-keys&gt;&lt;ref-type name="Journal Article"&gt;17&lt;/ref-type&gt;&lt;contributors&gt;&lt;authors&gt;&lt;author&gt;Skagseth, Øystein&lt;/author&gt;&lt;author&gt;Slotte, Aril&lt;/author&gt;&lt;author&gt;Stenevik, Erling Kåre&lt;/author&gt;&lt;author&gt;Nash, Richard D. M.&lt;/author&gt;&lt;/authors&gt;&lt;/contributors&gt;&lt;titles&gt;&lt;title&gt;Characteristics of the Norwegian Coastal Current during Years with High Recruitment of Norwegian Spring Spawning Herring (Clupea harengus L.)&lt;/title&gt;&lt;secondary-title&gt;PLOS ONE&lt;/secondary-title&gt;&lt;/titles&gt;&lt;periodical&gt;&lt;full-title&gt;PLoS ONE&lt;/full-title&gt;&lt;/periodical&gt;&lt;pages&gt;e0144117&lt;/pages&gt;&lt;volume&gt;10&lt;/volume&gt;&lt;number&gt;12&lt;/number&gt;&lt;dates&gt;&lt;year&gt;2015&lt;/year&gt;&lt;/dates&gt;&lt;publisher&gt;Public Library of Science&lt;/publisher&gt;&lt;urls&gt;&lt;related-urls&gt;&lt;url&gt;https://doi.org/10.1371/journal.pone.0144117&lt;/url&gt;&lt;/related-urls&gt;&lt;/urls&gt;&lt;electronic-resource-num&gt;10.1371/journal.pone.0144117&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da-DK"/>
        </w:rPr>
        <w:t>(Toresen &amp; Østvedt 2000, Skagseth et al. 2015)</w:t>
      </w:r>
      <w:r>
        <w:rPr>
          <w:rFonts w:ascii="Times New Roman" w:eastAsia="Times New Roman" w:hAnsi="Times New Roman" w:cs="Times New Roman"/>
          <w:sz w:val="24"/>
          <w:szCs w:val="24"/>
        </w:rPr>
        <w:fldChar w:fldCharType="end"/>
      </w:r>
      <w:r>
        <w:rPr>
          <w:rFonts w:ascii="Times New Roman" w:hAnsi="Times New Roman"/>
          <w:sz w:val="24"/>
          <w:szCs w:val="24"/>
        </w:rPr>
        <w:t>; and sardine (</w:t>
      </w:r>
      <w:r>
        <w:rPr>
          <w:rFonts w:ascii="Times New Roman" w:hAnsi="Times New Roman"/>
          <w:i/>
          <w:iCs/>
          <w:sz w:val="24"/>
          <w:szCs w:val="24"/>
          <w:lang w:val="it-IT"/>
        </w:rPr>
        <w:t>Sardinops sagax</w:t>
      </w:r>
      <w:r>
        <w:rPr>
          <w:rFonts w:ascii="Times New Roman" w:hAnsi="Times New Roman"/>
          <w:sz w:val="24"/>
          <w:szCs w:val="24"/>
        </w:rPr>
        <w:t>) and anchovy (</w:t>
      </w:r>
      <w:proofErr w:type="spellStart"/>
      <w:r>
        <w:rPr>
          <w:rFonts w:ascii="Times New Roman" w:hAnsi="Times New Roman"/>
          <w:i/>
          <w:iCs/>
          <w:sz w:val="24"/>
          <w:szCs w:val="24"/>
          <w:lang w:val="de-DE"/>
        </w:rPr>
        <w:t>Engraulis</w:t>
      </w:r>
      <w:proofErr w:type="spellEnd"/>
      <w:r>
        <w:rPr>
          <w:rFonts w:ascii="Times New Roman" w:hAnsi="Times New Roman"/>
          <w:sz w:val="24"/>
          <w:szCs w:val="24"/>
        </w:rPr>
        <w:t xml:space="preserve"> spp.) have decade-scale regimes of high and low abundances where populations thrived for 20 to 30 years and then disappeared for similar periods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&gt;&lt;Author&gt;Schwartzlose&lt;/Author&gt;&lt;Year&gt;1999&lt;/Year&gt;&lt;Prefix&gt;&lt;/Prefix&gt;&lt;Suffix&gt;&lt;/Suffix&gt;&lt;Pages&gt;&lt;/Pages&gt;&lt;DisplayText&gt;(Schwartzlose et al. 1999, Chavez et al. 2003)&lt;/DisplayText&gt;&lt;record&gt;&lt;rec-number&gt;732&lt;/rec-number&gt;&lt;foreign-keys&gt;&lt;key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EndNote&gt;</w:instrText>
      </w:r>
      <w:r>
        <w:rPr>
          <w:rFonts w:ascii="Times New Roman" w:eastAsia="Times New Roman" w:hAnsi="Times New Roman" w:cs="Times New Roman"/>
          <w:sz w:val="24"/>
          <w:szCs w:val="24"/>
        </w:rPr>
        <w:fldChar w:fldCharType="separate"/>
      </w:r>
      <w:r w:rsidRPr="006A7BFF">
        <w:rPr>
          <w:rFonts w:ascii="Times New Roman" w:hAnsi="Times New Roman"/>
          <w:sz w:val="24"/>
          <w:szCs w:val="24"/>
          <w:lang w:val="en-CA"/>
          <w:rPrChange w:id="8" w:author="DFO-MPO" w:date="2018-04-13T15:15:00Z">
            <w:rPr>
              <w:rFonts w:ascii="Times New Roman" w:hAnsi="Times New Roman"/>
              <w:sz w:val="24"/>
              <w:szCs w:val="24"/>
              <w:lang w:val="fr-FR"/>
            </w:rPr>
          </w:rPrChange>
        </w:rPr>
        <w:t>(</w:t>
      </w:r>
      <w:proofErr w:type="spellStart"/>
      <w:r w:rsidRPr="006A7BFF">
        <w:rPr>
          <w:rFonts w:ascii="Times New Roman" w:hAnsi="Times New Roman"/>
          <w:sz w:val="24"/>
          <w:szCs w:val="24"/>
          <w:lang w:val="en-CA"/>
          <w:rPrChange w:id="9" w:author="DFO-MPO" w:date="2018-04-13T15:15:00Z">
            <w:rPr>
              <w:rFonts w:ascii="Times New Roman" w:hAnsi="Times New Roman"/>
              <w:sz w:val="24"/>
              <w:szCs w:val="24"/>
              <w:lang w:val="fr-FR"/>
            </w:rPr>
          </w:rPrChange>
        </w:rPr>
        <w:t>Schwartzlose</w:t>
      </w:r>
      <w:proofErr w:type="spellEnd"/>
      <w:r w:rsidRPr="006A7BFF">
        <w:rPr>
          <w:rFonts w:ascii="Times New Roman" w:hAnsi="Times New Roman"/>
          <w:sz w:val="24"/>
          <w:szCs w:val="24"/>
          <w:lang w:val="en-CA"/>
          <w:rPrChange w:id="10" w:author="DFO-MPO" w:date="2018-04-13T15:15:00Z">
            <w:rPr>
              <w:rFonts w:ascii="Times New Roman" w:hAnsi="Times New Roman"/>
              <w:sz w:val="24"/>
              <w:szCs w:val="24"/>
              <w:lang w:val="fr-FR"/>
            </w:rPr>
          </w:rPrChange>
        </w:rPr>
        <w:t xml:space="preserve"> et al. 1999, Chavez et al. 2003)</w:t>
      </w:r>
      <w:r>
        <w:rPr>
          <w:rFonts w:ascii="Times New Roman" w:eastAsia="Times New Roman" w:hAnsi="Times New Roman" w:cs="Times New Roman"/>
          <w:sz w:val="24"/>
          <w:szCs w:val="24"/>
        </w:rPr>
        <w:fldChar w:fldCharType="end"/>
      </w:r>
      <w:r>
        <w:rPr>
          <w:rFonts w:ascii="Times New Roman" w:hAnsi="Times New Roman"/>
          <w:sz w:val="24"/>
          <w:szCs w:val="24"/>
        </w:rPr>
        <w:t>. Capelin (</w:t>
      </w:r>
      <w:proofErr w:type="spellStart"/>
      <w:r>
        <w:rPr>
          <w:rFonts w:ascii="Times New Roman" w:hAnsi="Times New Roman"/>
          <w:i/>
          <w:iCs/>
          <w:sz w:val="24"/>
          <w:szCs w:val="24"/>
        </w:rPr>
        <w:t>Mallotus</w:t>
      </w:r>
      <w:proofErr w:type="spellEnd"/>
      <w:r>
        <w:rPr>
          <w:rFonts w:ascii="Times New Roman" w:hAnsi="Times New Roman"/>
          <w:i/>
          <w:iCs/>
          <w:sz w:val="24"/>
          <w:szCs w:val="24"/>
        </w:rPr>
        <w:t xml:space="preserve"> </w:t>
      </w:r>
      <w:proofErr w:type="spellStart"/>
      <w:r>
        <w:rPr>
          <w:rFonts w:ascii="Times New Roman" w:hAnsi="Times New Roman"/>
          <w:i/>
          <w:iCs/>
          <w:sz w:val="24"/>
          <w:szCs w:val="24"/>
        </w:rPr>
        <w:t>villosus</w:t>
      </w:r>
      <w:proofErr w:type="spellEnd"/>
      <w:r>
        <w:rPr>
          <w:rFonts w:ascii="Times New Roman" w:hAnsi="Times New Roman"/>
          <w:sz w:val="24"/>
          <w:szCs w:val="24"/>
        </w:rPr>
        <w:t xml:space="preserve">) is the focal forage species in ecosystems of the northern Atlantic Ocean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&gt;&lt;Author&gt;Templeman&lt;/Author&gt;&lt;Year&gt;1948&lt;/Year&gt;&lt;Prefix&gt;&lt;/Prefix&gt;&lt;Suffix&gt;&lt;/Suffix&gt;&lt;Pages&gt;&lt;/Pages&gt;&lt;DisplayText&gt;(Templeman 1948, Jangaard 1974, Vilhjálmsson 1994, Carscadden et al. 2001)&lt;/DisplayText&gt;&lt;record&gt;&lt;rec-number&gt;193&lt;/rec-number&gt;&lt;foreign-keys&gt;&lt;key app="EN" db-id="2pv5prxr6xz2a4ea50h5dww0ewvx0ttdtdsa" timestamp="1449717149"&gt;193&lt;/key&gt;&lt;/foreign-keys&gt;&lt;ref-type name="Journal Article"&gt;17&lt;/ref-type&gt;&lt;contributors&gt;&lt;authors&gt;&lt;author&gt;Templeman, Wilfred&lt;/author&gt;&lt;/authors&gt;&lt;/contributors&gt;&lt;titles&gt;&lt;title&gt;&lt;style face="normal" font="default" size="100%"&gt;The life history of the caplin (&lt;/style&gt;&lt;style face="italic" font="default" size="100%"&gt;Mallotus villosus&lt;/style&gt;&lt;style face="normal" font="default" size="100%"&gt; O. F. Müller) in Newfoundland waters&lt;/style&gt;&lt;/title&gt;&lt;secondary-title&gt;Bulletin of the Newfoundland Government Laboratory&lt;/secondary-title&gt;&lt;/titles&gt;&lt;periodical&gt;&lt;full-title&gt;Bulletin of the Newfoundland Government Laboratory&lt;/full-title&gt;&lt;/periodical&gt;&lt;pages&gt;1-151&lt;/pages&gt;&lt;volume&gt;17&lt;/volume&gt;&lt;reprint-edition&gt;Not in File&lt;/reprint-edition&gt;&lt;dates&gt;&lt;year&gt;1948&lt;/year&gt;&lt;pub-dates&gt;&lt;date&gt;1948&lt;/date&gt;&lt;/pub-dates&gt;&lt;/dates&gt;&lt;label&gt;202&lt;/label&gt;&lt;urls/&gt;&lt;/record&gt;&lt;/Cite&gt;&lt;Cite  &gt;&lt;Author&gt;Jangaard&lt;/Author&gt;&lt;Year&gt;1974&lt;/Year&gt;&lt;RecNum&gt;703&lt;/RecNum&gt;&lt;Prefix&gt;&lt;/Prefix&gt;&lt;Suffix&gt;&lt;/Suffix&gt;&lt;Pages&gt;&lt;/Pages&gt;&lt;record&gt;&lt;rec-number&gt;703&lt;/rec-number&gt;&lt;foreign-keys&gt;&lt;key app="EN" db-id="2pv5prxr6xz2a4ea50h5dww0ewvx0ttdtdsa" timestamp="1449717192"&gt;703&lt;/key&gt;&lt;/foreign-keys&gt;&lt;ref-type name="Journal Article"&gt;17&lt;/ref-type&gt;&lt;contributors&gt;&lt;authors&gt;&lt;author&gt;Jangaard, P.M.&lt;/author&gt;&lt;/authors&gt;&lt;/contributors&gt;&lt;titles&gt;&lt;title&gt;&lt;style face="normal" font="default" size="100%"&gt;The capelin (&lt;/style&gt;&lt;style face="italic" font="default" size="100%"&gt;Mallotus villosus&lt;/style&gt;&lt;style face="normal" font="default" size="100%"&gt;): biology, distribution, exploitation, utilization, and composition&lt;/style&gt;&lt;/title&gt;&lt;secondary-title&gt;Bulletin of the Fisheries Research Board of Canada&lt;/secondary-title&gt;&lt;/titles&gt;&lt;periodical&gt;&lt;full-title&gt;Bulletin of the Fisheries Research Board of Canada&lt;/full-title&gt;&lt;/periodical&gt;&lt;pages&gt;1-70&lt;/pages&gt;&lt;volume&gt;186&lt;/volume&gt;&lt;reprint-edition&gt;In File&lt;/reprint-edition&gt;&lt;keywords&gt;&lt;keyword&gt;Capelin&lt;/keyword&gt;&lt;keyword&gt;Mallotus villosus&lt;/keyword&gt;&lt;/keywords&gt;&lt;dates&gt;&lt;year&gt;1974&lt;/year&gt;&lt;pub-dates&gt;&lt;date&gt;1974&lt;/date&gt;&lt;/pub-dates&gt;&lt;/dates&gt;&lt;label&gt;726&lt;/label&gt;&lt;urls/&gt;&lt;/record&gt;&lt;/Cite&gt;&lt;Cite  &gt;&lt;Author&gt;Vilhjálmsson&lt;/Author&gt;&lt;Year&gt;1994&lt;/Year&gt;&lt;Prefix&gt;&lt;/Prefix&gt;&lt;Suffix&gt;&lt;/Suffix&gt;&lt;Pages&gt;&lt;/Pages&gt;&lt;record&gt;&lt;rec-number&gt;176&lt;/rec-number&gt;&lt;foreign-keys&gt;&lt;key app="EN" db-id="2pv5prxr6xz2a4ea50h5dww0ewvx0ttdtdsa" timestamp="1449717149"&gt;176&lt;/key&gt;&lt;/foreign-keys&gt;&lt;ref-type name="Journal Article"&gt;17&lt;/ref-type&gt;&lt;contributors&gt;&lt;authors&gt;&lt;author&gt;Vilhjálmsson, Hjálmar&lt;/author&gt;&lt;/authors&gt;&lt;/contributors&gt;&lt;titles&gt;&lt;title&gt;The Icelandic capelin stock&lt;/title&gt;&lt;secondary-title&gt;Rit Fiskideildar&lt;/secondary-title&gt;&lt;/titles&gt;&lt;periodical&gt;&lt;full-title&gt;Rit Fiskideildar&lt;/full-title&gt;&lt;/periodical&gt;&lt;pages&gt;1-281&lt;/pages&gt;&lt;volume&gt;13&lt;/volume&gt;&lt;number&gt;1&lt;/number&gt;&lt;reprint-edition&gt;Not in File&lt;/reprint-edition&gt;&lt;dates&gt;&lt;year&gt;1994&lt;/year&gt;&lt;pub-dates&gt;&lt;date&gt;1994&lt;/date&gt;&lt;/pub-dates&gt;&lt;/dates&gt;&lt;label&gt;185&lt;/label&gt;&lt;urls/&gt;&lt;/record&gt;&lt;/Cite&gt;&lt;Cite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(Templeman 1948, Jangaard 1974, Vilhjálmsson 1994, 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three most important capelin populations in the North Atlantic are in the Barents Sea, off </w:t>
      </w:r>
      <w:ins w:id="11" w:author="DFO-MPO" w:date="2018-04-13T10:37:00Z">
        <w:r w:rsidR="00265BB1">
          <w:rPr>
            <w:rFonts w:ascii="Times New Roman" w:hAnsi="Times New Roman"/>
            <w:sz w:val="24"/>
            <w:szCs w:val="24"/>
          </w:rPr>
          <w:t xml:space="preserve">the coast of </w:t>
        </w:r>
      </w:ins>
      <w:r>
        <w:rPr>
          <w:rFonts w:ascii="Times New Roman" w:hAnsi="Times New Roman"/>
          <w:sz w:val="24"/>
          <w:szCs w:val="24"/>
        </w:rPr>
        <w:t>Iceland, and o</w:t>
      </w:r>
      <w:del w:id="12" w:author="DFO-MPO" w:date="2018-04-13T10:37:00Z">
        <w:r w:rsidDel="00265BB1">
          <w:rPr>
            <w:rFonts w:ascii="Times New Roman" w:hAnsi="Times New Roman"/>
            <w:sz w:val="24"/>
            <w:szCs w:val="24"/>
          </w:rPr>
          <w:delText>ff</w:delText>
        </w:r>
      </w:del>
      <w:ins w:id="13" w:author="DFO-MPO" w:date="2018-04-13T10:37:00Z">
        <w:r w:rsidR="00265BB1">
          <w:rPr>
            <w:rFonts w:ascii="Times New Roman" w:hAnsi="Times New Roman"/>
            <w:sz w:val="24"/>
            <w:szCs w:val="24"/>
          </w:rPr>
          <w:t>n the</w:t>
        </w:r>
      </w:ins>
      <w:r>
        <w:rPr>
          <w:rFonts w:ascii="Times New Roman" w:hAnsi="Times New Roman"/>
          <w:sz w:val="24"/>
          <w:szCs w:val="24"/>
        </w:rPr>
        <w:t xml:space="preserve"> Newfoundland and Labrador (Canada)</w:t>
      </w:r>
      <w:ins w:id="14" w:author="DFO-MPO" w:date="2018-04-13T10:37:00Z">
        <w:r w:rsidR="00265BB1">
          <w:rPr>
            <w:rFonts w:ascii="Times New Roman" w:hAnsi="Times New Roman"/>
            <w:sz w:val="24"/>
            <w:szCs w:val="24"/>
          </w:rPr>
          <w:t xml:space="preserve"> continental shelf</w:t>
        </w:r>
      </w:ins>
      <w:r>
        <w:rPr>
          <w:rFonts w:ascii="Times New Roman" w:hAnsi="Times New Roman"/>
          <w:sz w:val="24"/>
          <w:szCs w:val="24"/>
        </w:rPr>
        <w:t xml:space="preserve">. The Barents Sea capelin stock </w:t>
      </w:r>
      <w:del w:id="15" w:author="DFO-MPO" w:date="2018-04-13T10:37:00Z">
        <w:r w:rsidDel="00265BB1">
          <w:rPr>
            <w:rFonts w:ascii="Times New Roman" w:hAnsi="Times New Roman"/>
            <w:sz w:val="24"/>
            <w:szCs w:val="24"/>
          </w:rPr>
          <w:delText>unde</w:delText>
        </w:r>
      </w:del>
      <w:del w:id="16" w:author="DFO-MPO" w:date="2018-04-13T10:38:00Z">
        <w:r w:rsidDel="00265BB1">
          <w:rPr>
            <w:rFonts w:ascii="Times New Roman" w:hAnsi="Times New Roman"/>
            <w:sz w:val="24"/>
            <w:szCs w:val="24"/>
          </w:rPr>
          <w:delText>rwent</w:delText>
        </w:r>
      </w:del>
      <w:ins w:id="17" w:author="DFO-MPO" w:date="2018-04-13T10:38:00Z">
        <w:r w:rsidR="00265BB1">
          <w:rPr>
            <w:rFonts w:ascii="Times New Roman" w:hAnsi="Times New Roman"/>
            <w:sz w:val="24"/>
            <w:szCs w:val="24"/>
          </w:rPr>
          <w:t>experienced</w:t>
        </w:r>
      </w:ins>
      <w:r>
        <w:rPr>
          <w:rFonts w:ascii="Times New Roman" w:hAnsi="Times New Roman"/>
          <w:sz w:val="24"/>
          <w:szCs w:val="24"/>
        </w:rPr>
        <w:t xml:space="preserve"> three collapses </w:t>
      </w:r>
      <w:del w:id="18" w:author="DFO-MPO" w:date="2018-04-13T10:38:00Z">
        <w:r w:rsidDel="00265BB1">
          <w:rPr>
            <w:rFonts w:ascii="Times New Roman" w:hAnsi="Times New Roman"/>
            <w:sz w:val="24"/>
            <w:szCs w:val="24"/>
          </w:rPr>
          <w:delText>during</w:delText>
        </w:r>
      </w:del>
      <w:ins w:id="19" w:author="DFO-MPO" w:date="2018-04-13T10:38:00Z">
        <w:r w:rsidR="00265BB1">
          <w:rPr>
            <w:rFonts w:ascii="Times New Roman" w:hAnsi="Times New Roman"/>
            <w:sz w:val="24"/>
            <w:szCs w:val="24"/>
          </w:rPr>
          <w:t>over</w:t>
        </w:r>
      </w:ins>
      <w:r>
        <w:rPr>
          <w:rFonts w:ascii="Times New Roman" w:hAnsi="Times New Roman"/>
          <w:sz w:val="24"/>
          <w:szCs w:val="24"/>
        </w:rPr>
        <w:t xml:space="preserve"> the </w:t>
      </w:r>
      <w:del w:id="20" w:author="DFO-MPO" w:date="2018-04-13T10:38:00Z">
        <w:r w:rsidDel="00265BB1">
          <w:rPr>
            <w:rFonts w:ascii="Times New Roman" w:hAnsi="Times New Roman"/>
            <w:sz w:val="24"/>
            <w:szCs w:val="24"/>
          </w:rPr>
          <w:delText>l</w:delText>
        </w:r>
      </w:del>
      <w:ins w:id="21" w:author="DFO-MPO" w:date="2018-04-13T10:38:00Z">
        <w:r w:rsidR="00265BB1">
          <w:rPr>
            <w:rFonts w:ascii="Times New Roman" w:hAnsi="Times New Roman"/>
            <w:sz w:val="24"/>
            <w:szCs w:val="24"/>
          </w:rPr>
          <w:t>p</w:t>
        </w:r>
      </w:ins>
      <w:r>
        <w:rPr>
          <w:rFonts w:ascii="Times New Roman" w:hAnsi="Times New Roman"/>
          <w:sz w:val="24"/>
          <w:szCs w:val="24"/>
        </w:rPr>
        <w:t>ast 4 decades</w:t>
      </w:r>
      <w:del w:id="22" w:author="DFO-MPO" w:date="2018-04-13T10:38:00Z">
        <w:r w:rsidDel="00265BB1">
          <w:rPr>
            <w:rFonts w:ascii="Times New Roman" w:hAnsi="Times New Roman"/>
            <w:sz w:val="24"/>
            <w:szCs w:val="24"/>
          </w:rPr>
          <w:delText>,</w:delText>
        </w:r>
      </w:del>
      <w:ins w:id="23" w:author="DFO-MPO" w:date="2018-04-13T10:38:00Z">
        <w:r w:rsidR="00265BB1">
          <w:rPr>
            <w:rFonts w:ascii="Times New Roman" w:hAnsi="Times New Roman"/>
            <w:sz w:val="24"/>
            <w:szCs w:val="24"/>
          </w:rPr>
          <w:t>:</w:t>
        </w:r>
      </w:ins>
      <w:r>
        <w:rPr>
          <w:rFonts w:ascii="Times New Roman" w:hAnsi="Times New Roman"/>
          <w:sz w:val="24"/>
          <w:szCs w:val="24"/>
        </w:rPr>
        <w:t xml:space="preserve"> </w:t>
      </w:r>
      <w:del w:id="24" w:author="DFO-MPO" w:date="2018-04-13T10:38:00Z">
        <w:r w:rsidDel="00265BB1">
          <w:rPr>
            <w:rFonts w:ascii="Times New Roman" w:hAnsi="Times New Roman"/>
            <w:sz w:val="24"/>
            <w:szCs w:val="24"/>
          </w:rPr>
          <w:delText xml:space="preserve">during </w:delText>
        </w:r>
      </w:del>
      <w:r>
        <w:rPr>
          <w:rFonts w:ascii="Times New Roman" w:hAnsi="Times New Roman"/>
          <w:sz w:val="24"/>
          <w:szCs w:val="24"/>
        </w:rPr>
        <w:t>the mid- to late</w:t>
      </w:r>
      <w:ins w:id="25" w:author="DFO-MPO" w:date="2018-04-13T10:38:00Z">
        <w:r w:rsidR="00265BB1">
          <w:rPr>
            <w:rFonts w:ascii="Times New Roman" w:hAnsi="Times New Roman"/>
            <w:sz w:val="24"/>
            <w:szCs w:val="24"/>
          </w:rPr>
          <w:t>-</w:t>
        </w:r>
      </w:ins>
      <w:del w:id="26" w:author="DFO-MPO" w:date="2018-04-13T10:38:00Z">
        <w:r w:rsidDel="00265BB1">
          <w:rPr>
            <w:rFonts w:ascii="Times New Roman" w:hAnsi="Times New Roman"/>
            <w:sz w:val="24"/>
            <w:szCs w:val="24"/>
          </w:rPr>
          <w:delText xml:space="preserve"> </w:delText>
        </w:r>
      </w:del>
      <w:r>
        <w:rPr>
          <w:rFonts w:ascii="Times New Roman" w:hAnsi="Times New Roman"/>
          <w:sz w:val="24"/>
          <w:szCs w:val="24"/>
        </w:rPr>
        <w:t xml:space="preserve">1980s, </w:t>
      </w:r>
      <w:ins w:id="27" w:author="DFO-MPO" w:date="2018-04-13T10:38:00Z">
        <w:r w:rsidR="00265BB1">
          <w:rPr>
            <w:rFonts w:ascii="Times New Roman" w:hAnsi="Times New Roman"/>
            <w:sz w:val="24"/>
            <w:szCs w:val="24"/>
          </w:rPr>
          <w:t xml:space="preserve">the </w:t>
        </w:r>
      </w:ins>
      <w:r>
        <w:rPr>
          <w:rFonts w:ascii="Times New Roman" w:hAnsi="Times New Roman"/>
          <w:sz w:val="24"/>
          <w:szCs w:val="24"/>
        </w:rPr>
        <w:t xml:space="preserve">mid-1990s, and </w:t>
      </w:r>
      <w:ins w:id="28" w:author="DFO-MPO" w:date="2018-04-13T10:38:00Z">
        <w:r w:rsidR="00265BB1">
          <w:rPr>
            <w:rFonts w:ascii="Times New Roman" w:hAnsi="Times New Roman"/>
            <w:sz w:val="24"/>
            <w:szCs w:val="24"/>
          </w:rPr>
          <w:t xml:space="preserve">the </w:t>
        </w:r>
      </w:ins>
      <w:r>
        <w:rPr>
          <w:rFonts w:ascii="Times New Roman" w:hAnsi="Times New Roman"/>
          <w:sz w:val="24"/>
          <w:szCs w:val="24"/>
        </w:rPr>
        <w:t xml:space="preserve">mid-2000s. The size of the stock fluctuated between 3 - 7 million </w:t>
      </w:r>
      <w:proofErr w:type="spellStart"/>
      <w:r>
        <w:rPr>
          <w:rFonts w:ascii="Times New Roman" w:hAnsi="Times New Roman"/>
          <w:sz w:val="24"/>
          <w:szCs w:val="24"/>
        </w:rPr>
        <w:t>tonnes</w:t>
      </w:r>
      <w:proofErr w:type="spellEnd"/>
      <w:r>
        <w:rPr>
          <w:rFonts w:ascii="Times New Roman" w:hAnsi="Times New Roman"/>
          <w:sz w:val="24"/>
          <w:szCs w:val="24"/>
        </w:rPr>
        <w:t xml:space="preserve"> during the boom </w:t>
      </w:r>
      <w:ins w:id="29" w:author="DFO-MPO" w:date="2018-04-13T10:38:00Z">
        <w:r w:rsidR="00265BB1">
          <w:rPr>
            <w:rFonts w:ascii="Times New Roman" w:hAnsi="Times New Roman"/>
            <w:sz w:val="24"/>
            <w:szCs w:val="24"/>
          </w:rPr>
          <w:t xml:space="preserve">phase </w:t>
        </w:r>
      </w:ins>
      <w:r>
        <w:rPr>
          <w:rFonts w:ascii="Times New Roman" w:hAnsi="Times New Roman"/>
          <w:sz w:val="24"/>
          <w:szCs w:val="24"/>
        </w:rPr>
        <w:t xml:space="preserve">and around 200 thousand </w:t>
      </w:r>
      <w:proofErr w:type="spellStart"/>
      <w:r>
        <w:rPr>
          <w:rFonts w:ascii="Times New Roman" w:hAnsi="Times New Roman"/>
          <w:sz w:val="24"/>
          <w:szCs w:val="24"/>
        </w:rPr>
        <w:t>tonnes</w:t>
      </w:r>
      <w:proofErr w:type="spellEnd"/>
      <w:r>
        <w:rPr>
          <w:rFonts w:ascii="Times New Roman" w:hAnsi="Times New Roman"/>
          <w:sz w:val="24"/>
          <w:szCs w:val="24"/>
        </w:rPr>
        <w:t xml:space="preserve"> during the bust phases. There is general agreement that ecosystem changes were the driving forces behind these dynamics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&gt;&lt;Author&gt;Gjøsæter&lt;/Author&gt;&lt;Year&gt;2009&lt;/Year&gt;&lt;Prefix&gt;&lt;/Prefix&gt;&lt;Suffix&gt;&lt;/Suffix&gt;&lt;Pages&gt;&lt;/Pages&gt;&lt;DisplayText&gt;(Gjøsæter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da-DK"/>
        </w:rPr>
        <w:t>(Gjøsæter et al. 2009)</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Icelandic capelin stock underwent similar dynamics, with three bust phases </w:t>
      </w:r>
      <w:del w:id="30" w:author="DFO-MPO" w:date="2018-04-13T11:32:00Z">
        <w:r w:rsidDel="00B2409C">
          <w:rPr>
            <w:rFonts w:ascii="Times New Roman" w:hAnsi="Times New Roman"/>
            <w:sz w:val="24"/>
            <w:szCs w:val="24"/>
          </w:rPr>
          <w:delText>in</w:delText>
        </w:r>
      </w:del>
      <w:ins w:id="31" w:author="DFO-MPO" w:date="2018-04-13T11:32:00Z">
        <w:r w:rsidR="00B2409C">
          <w:rPr>
            <w:rFonts w:ascii="Times New Roman" w:hAnsi="Times New Roman"/>
            <w:sz w:val="24"/>
            <w:szCs w:val="24"/>
          </w:rPr>
          <w:t>over</w:t>
        </w:r>
      </w:ins>
      <w:r>
        <w:rPr>
          <w:rFonts w:ascii="Times New Roman" w:hAnsi="Times New Roman"/>
          <w:sz w:val="24"/>
          <w:szCs w:val="24"/>
        </w:rPr>
        <w:t xml:space="preserve"> the </w:t>
      </w:r>
      <w:del w:id="32" w:author="DFO-MPO" w:date="2018-04-13T11:32:00Z">
        <w:r w:rsidDel="00B2409C">
          <w:rPr>
            <w:rFonts w:ascii="Times New Roman" w:hAnsi="Times New Roman"/>
            <w:sz w:val="24"/>
            <w:szCs w:val="24"/>
          </w:rPr>
          <w:delText>l</w:delText>
        </w:r>
      </w:del>
      <w:ins w:id="33" w:author="DFO-MPO" w:date="2018-04-13T11:32:00Z">
        <w:r w:rsidR="00B2409C">
          <w:rPr>
            <w:rFonts w:ascii="Times New Roman" w:hAnsi="Times New Roman"/>
            <w:sz w:val="24"/>
            <w:szCs w:val="24"/>
          </w:rPr>
          <w:t>p</w:t>
        </w:r>
      </w:ins>
      <w:r>
        <w:rPr>
          <w:rFonts w:ascii="Times New Roman" w:hAnsi="Times New Roman"/>
          <w:sz w:val="24"/>
          <w:szCs w:val="24"/>
        </w:rPr>
        <w:t>ast 4 decades</w:t>
      </w:r>
      <w:del w:id="34" w:author="DFO-MPO" w:date="2018-04-13T11:32:00Z">
        <w:r w:rsidDel="00B2409C">
          <w:rPr>
            <w:rFonts w:ascii="Times New Roman" w:hAnsi="Times New Roman"/>
            <w:sz w:val="24"/>
            <w:szCs w:val="24"/>
          </w:rPr>
          <w:delText>,</w:delText>
        </w:r>
      </w:del>
      <w:ins w:id="35" w:author="DFO-MPO" w:date="2018-04-13T11:32:00Z">
        <w:r w:rsidR="00B2409C">
          <w:rPr>
            <w:rFonts w:ascii="Times New Roman" w:hAnsi="Times New Roman"/>
            <w:sz w:val="24"/>
            <w:szCs w:val="24"/>
          </w:rPr>
          <w:t>:</w:t>
        </w:r>
      </w:ins>
      <w:r>
        <w:rPr>
          <w:rFonts w:ascii="Times New Roman" w:hAnsi="Times New Roman"/>
          <w:sz w:val="24"/>
          <w:szCs w:val="24"/>
        </w:rPr>
        <w:t xml:space="preserve"> </w:t>
      </w:r>
      <w:del w:id="36" w:author="DFO-MPO" w:date="2018-04-13T11:32:00Z">
        <w:r w:rsidDel="00B2409C">
          <w:rPr>
            <w:rFonts w:ascii="Times New Roman" w:hAnsi="Times New Roman"/>
            <w:sz w:val="24"/>
            <w:szCs w:val="24"/>
          </w:rPr>
          <w:delText xml:space="preserve">in </w:delText>
        </w:r>
      </w:del>
      <w:r>
        <w:rPr>
          <w:rFonts w:ascii="Times New Roman" w:hAnsi="Times New Roman"/>
          <w:sz w:val="24"/>
          <w:szCs w:val="24"/>
        </w:rPr>
        <w:t xml:space="preserve">the early 1980s, </w:t>
      </w:r>
      <w:del w:id="37" w:author="DFO-MPO" w:date="2018-04-13T11:32:00Z">
        <w:r w:rsidDel="00B2409C">
          <w:rPr>
            <w:rFonts w:ascii="Times New Roman" w:hAnsi="Times New Roman"/>
            <w:sz w:val="24"/>
            <w:szCs w:val="24"/>
          </w:rPr>
          <w:delText xml:space="preserve">in </w:delText>
        </w:r>
      </w:del>
      <w:r>
        <w:rPr>
          <w:rFonts w:ascii="Times New Roman" w:hAnsi="Times New Roman"/>
          <w:sz w:val="24"/>
          <w:szCs w:val="24"/>
        </w:rPr>
        <w:t xml:space="preserve">the </w:t>
      </w:r>
      <w:r>
        <w:rPr>
          <w:rFonts w:ascii="Times New Roman" w:hAnsi="Times New Roman"/>
          <w:sz w:val="24"/>
          <w:szCs w:val="24"/>
        </w:rPr>
        <w:lastRenderedPageBreak/>
        <w:t xml:space="preserve">early 1990s, and </w:t>
      </w:r>
      <w:del w:id="38" w:author="DFO-MPO" w:date="2018-04-13T11:32:00Z">
        <w:r w:rsidDel="00B2409C">
          <w:rPr>
            <w:rFonts w:ascii="Times New Roman" w:hAnsi="Times New Roman"/>
            <w:sz w:val="24"/>
            <w:szCs w:val="24"/>
          </w:rPr>
          <w:delText xml:space="preserve">during </w:delText>
        </w:r>
      </w:del>
      <w:r>
        <w:rPr>
          <w:rFonts w:ascii="Times New Roman" w:hAnsi="Times New Roman"/>
          <w:sz w:val="24"/>
          <w:szCs w:val="24"/>
        </w:rPr>
        <w:t xml:space="preserve">most of the 2000s. The size of the stock was around 1.5 - 2 million </w:t>
      </w:r>
      <w:proofErr w:type="spellStart"/>
      <w:r>
        <w:rPr>
          <w:rFonts w:ascii="Times New Roman" w:hAnsi="Times New Roman"/>
          <w:sz w:val="24"/>
          <w:szCs w:val="24"/>
        </w:rPr>
        <w:t>tonnes</w:t>
      </w:r>
      <w:proofErr w:type="spellEnd"/>
      <w:r>
        <w:rPr>
          <w:rFonts w:ascii="Times New Roman" w:hAnsi="Times New Roman"/>
          <w:sz w:val="24"/>
          <w:szCs w:val="24"/>
        </w:rPr>
        <w:t xml:space="preserve"> during the boom </w:t>
      </w:r>
      <w:ins w:id="39" w:author="DFO-MPO" w:date="2018-04-13T11:33:00Z">
        <w:r w:rsidR="00B2409C">
          <w:rPr>
            <w:rFonts w:ascii="Times New Roman" w:hAnsi="Times New Roman"/>
            <w:sz w:val="24"/>
            <w:szCs w:val="24"/>
          </w:rPr>
          <w:t xml:space="preserve">phase </w:t>
        </w:r>
      </w:ins>
      <w:r>
        <w:rPr>
          <w:rFonts w:ascii="Times New Roman" w:hAnsi="Times New Roman"/>
          <w:sz w:val="24"/>
          <w:szCs w:val="24"/>
        </w:rPr>
        <w:t>and between 100</w:t>
      </w:r>
      <w:ins w:id="40" w:author="DFO-MPO" w:date="2018-04-13T11:33:00Z">
        <w:r w:rsidR="00B2409C">
          <w:rPr>
            <w:rFonts w:ascii="Times New Roman" w:hAnsi="Times New Roman"/>
            <w:sz w:val="24"/>
            <w:szCs w:val="24"/>
          </w:rPr>
          <w:t>-</w:t>
        </w:r>
      </w:ins>
      <w:del w:id="41" w:author="DFO-MPO" w:date="2018-04-13T11:33:00Z">
        <w:r w:rsidDel="00B2409C">
          <w:rPr>
            <w:rFonts w:ascii="Times New Roman" w:hAnsi="Times New Roman"/>
            <w:sz w:val="24"/>
            <w:szCs w:val="24"/>
          </w:rPr>
          <w:delText xml:space="preserve"> and </w:delText>
        </w:r>
      </w:del>
      <w:r>
        <w:rPr>
          <w:rFonts w:ascii="Times New Roman" w:hAnsi="Times New Roman"/>
          <w:sz w:val="24"/>
          <w:szCs w:val="24"/>
        </w:rPr>
        <w:t xml:space="preserve">500 thousand </w:t>
      </w:r>
      <w:proofErr w:type="spellStart"/>
      <w:r>
        <w:rPr>
          <w:rFonts w:ascii="Times New Roman" w:hAnsi="Times New Roman"/>
          <w:sz w:val="24"/>
          <w:szCs w:val="24"/>
        </w:rPr>
        <w:t>tonnes</w:t>
      </w:r>
      <w:proofErr w:type="spellEnd"/>
      <w:r>
        <w:rPr>
          <w:rFonts w:ascii="Times New Roman" w:hAnsi="Times New Roman"/>
          <w:sz w:val="24"/>
          <w:szCs w:val="24"/>
        </w:rPr>
        <w:t xml:space="preserve"> during the bust phases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&gt;&lt;Author&gt;ICES&lt;/Author&gt;&lt;Year&gt;2017&lt;/Year&gt;&lt;Prefix&gt;&lt;/Prefix&gt;&lt;Suffix&gt;&lt;/Suffix&gt;&lt;Pages&gt;&lt;/Pages&gt;&lt;DisplayText&gt;(ICES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(ICES 2017)</w:t>
      </w:r>
      <w:r>
        <w:rPr>
          <w:rFonts w:ascii="Times New Roman" w:eastAsia="Times New Roman" w:hAnsi="Times New Roman" w:cs="Times New Roman"/>
          <w:sz w:val="24"/>
          <w:szCs w:val="24"/>
        </w:rPr>
        <w:fldChar w:fldCharType="end"/>
      </w:r>
      <w:r>
        <w:rPr>
          <w:rFonts w:ascii="Times New Roman" w:hAnsi="Times New Roman"/>
          <w:sz w:val="24"/>
          <w:szCs w:val="24"/>
        </w:rPr>
        <w:t xml:space="preserve">.The first two cases were due to a combination of poor recruitment and the stock being easily available to the fishing fleet, while the last case was likely associated </w:t>
      </w:r>
      <w:del w:id="42" w:author="DFO-MPO" w:date="2018-04-13T11:33:00Z">
        <w:r w:rsidDel="00B2409C">
          <w:rPr>
            <w:rFonts w:ascii="Times New Roman" w:hAnsi="Times New Roman"/>
            <w:sz w:val="24"/>
            <w:szCs w:val="24"/>
          </w:rPr>
          <w:delText>to</w:delText>
        </w:r>
      </w:del>
      <w:ins w:id="43" w:author="DFO-MPO" w:date="2018-04-13T11:33:00Z">
        <w:r w:rsidR="00B2409C">
          <w:rPr>
            <w:rFonts w:ascii="Times New Roman" w:hAnsi="Times New Roman"/>
            <w:sz w:val="24"/>
            <w:szCs w:val="24"/>
          </w:rPr>
          <w:t>with</w:t>
        </w:r>
      </w:ins>
      <w:r>
        <w:rPr>
          <w:rFonts w:ascii="Times New Roman" w:hAnsi="Times New Roman"/>
          <w:sz w:val="24"/>
          <w:szCs w:val="24"/>
        </w:rPr>
        <w:t xml:space="preserve"> a climate-related shift in distribution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&gt;&lt;Author&gt;Pálsson&lt;/Author&gt;&lt;Year&gt;2012&lt;/Year&gt;&lt;Prefix&gt;&lt;/Prefix&gt;&lt;Suffix&gt;&lt;/Suffix&gt;&lt;Pages&gt;&lt;/Pages&gt;&lt;DisplayText&gt;(Pálsson et al. 2012, Carscadden et al. 2013)&lt;/DisplayText&gt;&lt;record&gt;&lt;rec-number&gt;883&lt;/rec-number&gt;&lt;foreign-keys&gt;&lt;key app="EN" db-id="2pv5prxr6xz2a4ea50h5dww0ewvx0ttdtdsa" timestamp="1516206515"&gt;883&lt;/key&gt;&lt;/foreign-keys&gt;&lt;ref-type name="Journal Article"&gt;17&lt;/ref-type&gt;&lt;contributors&gt;&lt;authors&gt;&lt;author&gt;Pálsson, Ólafur K.&lt;/author&gt;&lt;author&gt;Gislason, Astthor&lt;/author&gt;&lt;author&gt;Guðfinnsson, Hafsteinn G.&lt;/author&gt;&lt;author&gt;Gunnarsson, Björn&lt;/author&gt;&lt;author&gt;Ólafsdóttir, Sólveig R.&lt;/author&gt;&lt;author&gt;Petursdottir, Hildur&lt;/author&gt;&lt;author&gt;Sveinbjörnsson, Sveinn&lt;/author&gt;&lt;author&gt;Thorisson, Konrad&lt;/author&gt;&lt;author&gt;Valdimarsson, Héðinn&lt;/author&gt;&lt;/authors&gt;&lt;/contributors&gt;&lt;titles&gt;&lt;title&gt;Ecosystem structure in the Iceland Sea and recent changes to the capelin (Mallotus villosus) population&lt;/title&gt;&lt;secondary-title&gt;ICES Journal of Marine Science&lt;/secondary-title&gt;&lt;/titles&gt;&lt;periodical&gt;&lt;full-title&gt;ICES Journal of Marine Science&lt;/full-title&gt;&lt;/periodical&gt;&lt;pages&gt;1242-1254&lt;/pages&gt;&lt;volume&gt;69&lt;/volume&gt;&lt;number&gt;7&lt;/number&gt;&lt;dates&gt;&lt;year&gt;2012&lt;/year&gt;&lt;/dates&gt;&lt;isbn&gt;1054-3139&lt;/isbn&gt;&lt;urls&gt;&lt;related-urls&gt;&lt;url&gt;http://dx.doi.org/10.1093/icesjms/fss071&lt;/url&gt;&lt;/related-urls&gt;&lt;/urls&gt;&lt;electronic-resource-num&gt;10.1093/icesjms/fss071&lt;/electronic-resource-num&gt;&lt;/record&gt;&lt;/Cite&gt;&lt;Cite  &gt;&lt;Author&gt;Carscadden&lt;/Author&gt;&lt;Year&gt;2013&lt;/Year&gt;&lt;Prefix&gt;&lt;/Prefix&gt;&lt;Suffix&gt;&lt;/Suffix&gt;&lt;Pages&gt;&lt;/Pages&gt;&lt;record&gt;&lt;rec-number&gt;717&lt;/rec-number&gt;&lt;foreign-keys&gt;&lt;key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(Pálsson et al. 2012, Carscadden et al.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Fisheries and Oceans Canada is responsible for the assessment of the Newfoundland and Labrador (NL) capelin stock; it has concluded that there was an order of magnitude decline in the stock in the early 1990s, and that capelin abundance declined to less than 1% of historic levels in 2010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1994, Miller 1994, 1997, DFO 2008, 2010, 2013,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size of the stock fluctuated between 2 - 6 million </w:t>
      </w:r>
      <w:proofErr w:type="spellStart"/>
      <w:r>
        <w:rPr>
          <w:rFonts w:ascii="Times New Roman" w:hAnsi="Times New Roman"/>
          <w:sz w:val="24"/>
          <w:szCs w:val="24"/>
        </w:rPr>
        <w:t>tonnes</w:t>
      </w:r>
      <w:proofErr w:type="spellEnd"/>
      <w:r>
        <w:rPr>
          <w:rFonts w:ascii="Times New Roman" w:hAnsi="Times New Roman"/>
          <w:sz w:val="24"/>
          <w:szCs w:val="24"/>
        </w:rPr>
        <w:t xml:space="preserve"> prior to 1991, and between 25</w:t>
      </w:r>
      <w:del w:id="44" w:author="DFO-MPO" w:date="2018-04-13T11:33:00Z">
        <w:r w:rsidDel="00B2409C">
          <w:rPr>
            <w:rFonts w:ascii="Times New Roman" w:hAnsi="Times New Roman"/>
            <w:sz w:val="24"/>
            <w:szCs w:val="24"/>
          </w:rPr>
          <w:delText xml:space="preserve"> and </w:delText>
        </w:r>
      </w:del>
      <w:ins w:id="45" w:author="DFO-MPO" w:date="2018-04-13T11:33:00Z">
        <w:r w:rsidR="00B2409C">
          <w:rPr>
            <w:rFonts w:ascii="Times New Roman" w:hAnsi="Times New Roman"/>
            <w:sz w:val="24"/>
            <w:szCs w:val="24"/>
          </w:rPr>
          <w:t>-</w:t>
        </w:r>
      </w:ins>
      <w:r>
        <w:rPr>
          <w:rFonts w:ascii="Times New Roman" w:hAnsi="Times New Roman"/>
          <w:sz w:val="24"/>
          <w:szCs w:val="24"/>
        </w:rPr>
        <w:t xml:space="preserve">900 thousand </w:t>
      </w:r>
      <w:proofErr w:type="spellStart"/>
      <w:r>
        <w:rPr>
          <w:rFonts w:ascii="Times New Roman" w:hAnsi="Times New Roman"/>
          <w:sz w:val="24"/>
          <w:szCs w:val="24"/>
        </w:rPr>
        <w:t>tonnes</w:t>
      </w:r>
      <w:proofErr w:type="spellEnd"/>
      <w:r>
        <w:rPr>
          <w:rFonts w:ascii="Times New Roman" w:hAnsi="Times New Roman"/>
          <w:sz w:val="24"/>
          <w:szCs w:val="24"/>
        </w:rPr>
        <w:t xml:space="preserve"> </w:t>
      </w:r>
      <w:commentRangeStart w:id="46"/>
      <w:r>
        <w:rPr>
          <w:rFonts w:ascii="Times New Roman" w:hAnsi="Times New Roman"/>
          <w:sz w:val="24"/>
          <w:szCs w:val="24"/>
        </w:rPr>
        <w:t>during</w:t>
      </w:r>
      <w:commentRangeEnd w:id="46"/>
      <w:r>
        <w:commentReference w:id="46"/>
      </w:r>
      <w:r>
        <w:rPr>
          <w:rFonts w:ascii="Times New Roman" w:hAnsi="Times New Roman"/>
          <w:sz w:val="24"/>
          <w:szCs w:val="24"/>
        </w:rPr>
        <w:t xml:space="preserve"> the ensuing period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.This decline was concomitant with drastic changes in the ecosystem during the late 1980s and early 1990s </w:t>
      </w:r>
      <w:commentRangeStart w:id="47"/>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(Hutchings &amp; Myers 1994, Gomes et al. 1995, Lilly et al. 2000, Rice 2002, Koen-Alonso et al. 2010, Hammill et al. 2011, Pedersen et al. 2017)</w:t>
      </w:r>
      <w:r>
        <w:rPr>
          <w:rFonts w:ascii="Times New Roman" w:eastAsia="Times New Roman" w:hAnsi="Times New Roman" w:cs="Times New Roman"/>
          <w:sz w:val="24"/>
          <w:szCs w:val="24"/>
        </w:rPr>
        <w:fldChar w:fldCharType="end"/>
      </w:r>
      <w:commentRangeEnd w:id="47"/>
      <w:r>
        <w:commentReference w:id="47"/>
      </w:r>
      <w:r>
        <w:rPr>
          <w:rFonts w:ascii="Times New Roman" w:hAnsi="Times New Roman"/>
          <w:sz w:val="24"/>
          <w:szCs w:val="24"/>
        </w:rPr>
        <w:t xml:space="preserve">, </w:t>
      </w:r>
      <w:del w:id="48" w:author="DFO-MPO" w:date="2018-04-13T11:34:00Z">
        <w:r w:rsidDel="00B2409C">
          <w:rPr>
            <w:rFonts w:ascii="Times New Roman" w:hAnsi="Times New Roman"/>
            <w:sz w:val="24"/>
            <w:szCs w:val="24"/>
          </w:rPr>
          <w:delText xml:space="preserve">including </w:delText>
        </w:r>
      </w:del>
      <w:ins w:id="49" w:author="DFO-MPO" w:date="2018-04-13T11:34:00Z">
        <w:r w:rsidR="00B2409C">
          <w:rPr>
            <w:rFonts w:ascii="Times New Roman" w:hAnsi="Times New Roman"/>
            <w:sz w:val="24"/>
            <w:szCs w:val="24"/>
          </w:rPr>
          <w:t xml:space="preserve">and coincided with </w:t>
        </w:r>
      </w:ins>
      <w:commentRangeStart w:id="50"/>
      <w:r>
        <w:rPr>
          <w:rFonts w:ascii="Times New Roman" w:hAnsi="Times New Roman"/>
          <w:sz w:val="24"/>
          <w:szCs w:val="24"/>
        </w:rPr>
        <w:t xml:space="preserve">major changes in the biology and ecology of capelin </w:t>
      </w:r>
      <w:commentRangeEnd w:id="50"/>
      <w:r w:rsidR="00B2409C">
        <w:rPr>
          <w:rStyle w:val="CommentReference"/>
          <w:rFonts w:ascii="Times New Roman" w:eastAsia="Arial Unicode MS" w:hAnsi="Times New Roman" w:cs="Times New Roman"/>
          <w:color w:val="auto"/>
          <w:lang w:eastAsia="en-US"/>
        </w:rPr>
        <w:commentReference w:id="50"/>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 Carscadden et al. 2001, Nakashima &amp; Wheeler 2002, DFO 2010)&lt;/DisplayText&gt;&lt;record&gt;&lt;rec-number&gt;135&lt;/rec-number&gt;&lt;foreign-keys&gt;&lt;key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&gt;&lt;Author&gt;Nakashima&lt;/Author&gt;&lt;Year&gt;2002&lt;/Year&gt;&lt;RecNum&gt;189&lt;/RecNum&gt;&lt;Prefix&gt;&lt;/Prefix&gt;&lt;Suffix&gt;&lt;/Suffix&gt;&lt;Pages&gt;&lt;/Pages&gt;&lt;record&gt;&lt;rec-number&gt;189&lt;/rec-number&gt;&lt;foreign-keys&gt;&lt;key app="EN" db-id="2pv5prxr6xz2a4ea50h5dww0ewvx0ttdtdsa" timestamp="1449717149"&gt;189&lt;/key&gt;&lt;/foreign-keys&gt;&lt;ref-type name="Journal Article"&gt;17&lt;/ref-type&gt;&lt;contributors&gt;&lt;authors&gt;&lt;author&gt;Nakashima, Brian S.&lt;/author&gt;&lt;author&gt;Wheeler, John P.&lt;/author&gt;&lt;/authors&gt;&lt;/contributors&gt;&lt;titles&gt;&lt;title&gt;&lt;style face="normal" font="default" size="100%"&gt;Capelin (&lt;/style&gt;&lt;style face="italic" font="default" size="100%"&gt;Mallotus villosus&lt;/style&gt;&lt;style face="normal" font="default" size="100%"&gt;) spawning behaviour in Newfoundland waters - the interaction between beach and demersal spawning&lt;/style&gt;&lt;/title&gt;&lt;secondary-title&gt;ICES Journal of Marine Science&lt;/secondary-title&gt;&lt;/titles&gt;&lt;periodical&gt;&lt;full-title&gt;ICES Journal of Marine Science&lt;/full-title&gt;&lt;/periodical&gt;&lt;pages&gt;909-916&lt;/pages&gt;&lt;volume&gt;59&lt;/volume&gt;&lt;reprint-edition&gt;Not in File&lt;/reprint-edition&gt;&lt;dates&gt;&lt;year&gt;2002&lt;/year&gt;&lt;pub-dates&gt;&lt;date&gt;2002&lt;/date&gt;&lt;/pub-dates&gt;&lt;/dates&gt;&lt;label&gt;198&lt;/label&gt;&lt;urls/&gt;&lt;/record&gt;&lt;/Cite&gt;&lt;Cite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 Carscadden et al. 2001, Nakashima &amp; Wheeler 2002, DFO 2010)</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collapse was identified as an important signal contributing to a regime shift that occurred in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 Pedersen et al. 2017)&lt;/DisplayText&gt;&lt;record&gt;&lt;rec-number&gt;743&lt;/rec-number&gt;&lt;foreign-keys&gt;&lt;key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 Pedersen et al. 2017)</w:t>
      </w:r>
      <w:r>
        <w:rPr>
          <w:rFonts w:ascii="Times New Roman" w:eastAsia="Times New Roman" w:hAnsi="Times New Roman" w:cs="Times New Roman"/>
          <w:sz w:val="24"/>
          <w:szCs w:val="24"/>
        </w:rPr>
        <w:fldChar w:fldCharType="end"/>
      </w:r>
      <w:r>
        <w:rPr>
          <w:rFonts w:ascii="Times New Roman" w:hAnsi="Times New Roman"/>
          <w:sz w:val="24"/>
          <w:szCs w:val="24"/>
        </w:rPr>
        <w:t>. Several aspects of the stock’s dynamics, such as recruitment, growth, and mortality of pre-</w:t>
      </w:r>
      <w:proofErr w:type="spellStart"/>
      <w:r>
        <w:rPr>
          <w:rFonts w:ascii="Times New Roman" w:hAnsi="Times New Roman"/>
          <w:sz w:val="24"/>
          <w:szCs w:val="24"/>
        </w:rPr>
        <w:t>spawners</w:t>
      </w:r>
      <w:proofErr w:type="spellEnd"/>
      <w:r>
        <w:rPr>
          <w:rFonts w:ascii="Times New Roman" w:hAnsi="Times New Roman"/>
          <w:sz w:val="24"/>
          <w:szCs w:val="24"/>
        </w:rPr>
        <w:t xml:space="preserve">, have been linked to bottom-up processes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Buren et al. 2014a, Obradovich et al. 2014,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&gt;&lt;Author&gt;Buren&lt;/Author&gt;&lt;Year&gt;2014&lt;/Year&gt;&lt;RecNum&gt;743&lt;/RecNum&gt;&lt;Prefix&gt;&lt;/Prefix&gt;&lt;Suffix&gt;&lt;/Suffix&gt;&lt;Pages&gt;&lt;/Pages&gt;&lt;record&gt;&lt;rec-number&gt;743&lt;/rec-number&gt;&lt;foreign-keys&gt;&lt;key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&gt;&lt;Author&gt;Obradovich&lt;/Author&gt;&lt;Year&gt;2014&lt;/Year&gt;&lt;RecNum&gt;889&lt;/RecNum&gt;&lt;Prefix&gt;&lt;/Prefix&gt;&lt;Suffix&gt;&lt;/Suffix&gt;&lt;Pages&gt;&lt;/Pages&gt;&lt;record&gt;&lt;rec-number&gt;889&lt;/rec-number&gt;&lt;foreign-keys&gt;&lt;key app="EN" db-id="2pv5prxr6xz2a4ea50h5dww0ewvx0ttdtdsa" timestamp="1516286159"&gt;889&lt;/key&gt;&lt;/foreign-keys&gt;&lt;ref-type name="Journal Article"&gt;17&lt;/ref-type&gt;&lt;contributors&gt;&lt;authors&gt;&lt;author&gt;Obradovich, Shannon G.&lt;/author&gt;&lt;author&gt;Carruthers, Erin H.&lt;/author&gt;&lt;author&gt;Rose, George A.&lt;/author&gt;&lt;/authors&gt;&lt;/contributors&gt;&lt;titles&gt;&lt;title&gt;Bottom-up limits to Newfoundland capelin (Mallotus villosus) rebuilding: the euphausiid hypothesis&lt;/title&gt;&lt;secondary-title&gt;ICES Journal of Marine Science&lt;/secondary-title&gt;&lt;/titles&gt;&lt;periodical&gt;&lt;full-title&gt;ICES Journal of Marine Science&lt;/full-title&gt;&lt;/periodical&gt;&lt;pages&gt;775-783&lt;/pages&gt;&lt;volume&gt;71&lt;/volume&gt;&lt;number&gt;4&lt;/number&gt;&lt;dates&gt;&lt;year&gt;2014&lt;/year&gt;&lt;/dates&gt;&lt;isbn&gt;1054-3139&lt;/isbn&gt;&lt;urls&gt;&lt;related-urls&gt;&lt;url&gt;http://dx.doi.org/10.1093/icesjms/fst184&lt;/url&gt;&lt;/related-urls&gt;&lt;/urls&gt;&lt;electronic-resource-num&gt;10.1093/icesjms/fst184&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&amp; Leggett 1981, Leggett et al. 1984, Dalley et al. 2002, Buren et al. 2014a, Obradovich et al.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little empirical evidence of top-down processes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driving capelin population dynamics in NL.</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51"/>
      <w:del w:id="52" w:author="DFO-MPO" w:date="2018-04-13T11:35:00Z">
        <w:r w:rsidDel="00B2409C">
          <w:rPr>
            <w:rFonts w:ascii="Times New Roman" w:hAnsi="Times New Roman"/>
            <w:sz w:val="24"/>
            <w:szCs w:val="24"/>
          </w:rPr>
          <w:delText>concluded</w:delText>
        </w:r>
        <w:commentRangeEnd w:id="51"/>
        <w:r w:rsidDel="00B2409C">
          <w:commentReference w:id="51"/>
        </w:r>
        <w:r w:rsidDel="00B2409C">
          <w:rPr>
            <w:rFonts w:ascii="Times New Roman" w:hAnsi="Times New Roman"/>
            <w:sz w:val="24"/>
            <w:szCs w:val="24"/>
          </w:rPr>
          <w:delText xml:space="preserve"> </w:delText>
        </w:r>
      </w:del>
      <w:ins w:id="53" w:author="DFO-MPO" w:date="2018-04-13T11:35:00Z">
        <w:r w:rsidR="00B2409C">
          <w:rPr>
            <w:rFonts w:ascii="Times New Roman" w:hAnsi="Times New Roman"/>
            <w:sz w:val="24"/>
            <w:szCs w:val="24"/>
          </w:rPr>
          <w:t xml:space="preserve">argued </w:t>
        </w:r>
      </w:ins>
      <w:r>
        <w:rPr>
          <w:rFonts w:ascii="Times New Roman" w:hAnsi="Times New Roman"/>
          <w:sz w:val="24"/>
          <w:szCs w:val="24"/>
        </w:rPr>
        <w:t xml:space="preserve">that the capelin stock off NL did not collapse. The debate over the collapse or non-collapse of capelin in the NL region is not new, and it stems </w:t>
      </w:r>
      <w:r>
        <w:rPr>
          <w:rFonts w:ascii="Times New Roman" w:hAnsi="Times New Roman"/>
          <w:sz w:val="24"/>
          <w:szCs w:val="24"/>
        </w:rPr>
        <w:lastRenderedPageBreak/>
        <w:t xml:space="preserve">from the unexplained discordance between the </w:t>
      </w:r>
      <w:commentRangeStart w:id="54"/>
      <w:r>
        <w:rPr>
          <w:rFonts w:ascii="Times New Roman" w:hAnsi="Times New Roman"/>
          <w:sz w:val="24"/>
          <w:szCs w:val="24"/>
        </w:rPr>
        <w:t xml:space="preserve">inshore and offshore indices </w:t>
      </w:r>
      <w:commentRangeEnd w:id="54"/>
      <w:r w:rsidR="00B2409C">
        <w:rPr>
          <w:rStyle w:val="CommentReference"/>
          <w:rFonts w:ascii="Times New Roman" w:eastAsia="Arial Unicode MS" w:hAnsi="Times New Roman" w:cs="Times New Roman"/>
          <w:color w:val="auto"/>
          <w:lang w:eastAsia="en-US"/>
        </w:rPr>
        <w:commentReference w:id="54"/>
      </w:r>
      <w:r>
        <w:rPr>
          <w:rFonts w:ascii="Times New Roman" w:hAnsi="Times New Roman"/>
          <w:sz w:val="24"/>
          <w:szCs w:val="24"/>
        </w:rPr>
        <w:t xml:space="preserve">in the 1990s, when inshore indices suggested little change in capelin biomass since the 1980s while the offshore acoustic survey found a dramatic decrease in capelin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 Carscadden &amp; Nakashima 1997, Carscadden et al. 2001, DFO 2001b)&lt;/DisplayText&gt;&lt;record&gt;&lt;rec-number&gt;927&lt;/rec-number&gt;&lt;foreign-keys&gt;&lt;key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Studies&lt;/full-title&gt;&lt;/periodical&gt;&lt;pages&gt;55-68&lt;/pages&gt;&lt;volume&gt;24&lt;/volume&gt;&lt;dates&gt;&lt;year&gt;1996&lt;/year&gt;&lt;/dates&gt;&lt;urls/&gt;&lt;/record&gt;&lt;/Cite&gt;&lt;Cite  &gt;&lt;Author&gt;Carscadden&lt;/Author&gt;&lt;Year&gt;1997&lt;/Year&gt;&lt;RecNum&gt;135&lt;/RecNum&gt;&lt;Prefix&gt;&lt;/Prefix&gt;&lt;Suffix&gt;&lt;/Suffix&gt;&lt;Pages&gt;&lt;/Pages&gt;&lt;record&gt;&lt;rec-number&gt;135&lt;/rec-number&gt;&lt;foreign-keys&gt;&lt;key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&gt;&lt;Author&gt;DFO&lt;/Author&gt;&lt;Year&gt;2001&lt;/Year&gt;&lt;RecNum&gt;61&lt;/RecNum&gt;&lt;Prefix&gt;&lt;/Prefix&gt;&lt;Suffix&gt;&lt;/Suffix&gt;&lt;Pages&gt;&lt;/Pages&gt;&lt;record&gt;&lt;rec-number&gt;61&lt;/rec-number&gt;&lt;foreign-keys&gt;&lt;key app="EN" db-id="2pv5prxr6xz2a4ea50h5dww0ewvx0ttdtdsa" timestamp="1449717148"&gt;61&lt;/key&gt;&lt;/foreign-keys&gt;&lt;ref-type name="Journal Article"&gt;17&lt;/ref-type&gt;&lt;contributors&gt;&lt;authors&gt;&lt;author&gt;DFO&lt;/author&gt;&lt;/authors&gt;&lt;/contributors&gt;&lt;titles&gt;&lt;title&gt;Capelin in Subarea 2 + Div. 3KL - Update&lt;/title&gt;&lt;secondary-title&gt;DFO Science Stock Status Report&lt;/secondary-title&gt;&lt;/titles&gt;&lt;periodical&gt;&lt;full-title&gt;DFO Science Stock Status Report&lt;/full-title&gt;&lt;/periodical&gt;&lt;pages&gt;1-5&lt;/pages&gt;&lt;volume&gt;B2-02 (2001)&lt;/volume&gt;&lt;reprint-edition&gt;Not in File&lt;/reprint-edition&gt;&lt;dates&gt;&lt;year&gt;2001&lt;/year&gt;&lt;pub-dates&gt;&lt;date&gt;2001&lt;/date&gt;&lt;/pub-dates&gt;&lt;/dates&gt;&lt;label&gt;64&lt;/label&gt;&lt;urls/&gt;&lt;/record&gt;&lt;/Cite&gt;&lt;/EndNote&gt;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(Nakashima 1996, Carscadden &amp; Nakashima 1997, Carscadden et al. 2001, DFO 2001b)</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while this discordance resulted in the exclusion of the offshore acoustic survey as an input into the capelin multiplicative year-class model, this model still had large statistical uncertainties </w:t>
      </w:r>
      <w:del w:id="55" w:author="DFO-MPO" w:date="2018-04-13T11:35:00Z">
        <w:r w:rsidDel="00B2409C">
          <w:rPr>
            <w:rFonts w:ascii="Times New Roman" w:hAnsi="Times New Roman"/>
            <w:sz w:val="24"/>
            <w:szCs w:val="24"/>
          </w:rPr>
          <w:delText>(</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suggesting that the inshore indices alone did not explain capelin year class variability. This model is no longer in use as the number of inshore indices collected has been reduced over time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&gt;&lt;Author&gt;DFO&lt;/Author&gt;&lt;Year&gt;2000&lt;/Year&gt;&lt;RecNum&gt;57&lt;/RecNum&gt;&lt;Prefix&gt;&lt;/Prefix&gt;&lt;Suffix&gt;&lt;/Suffix&gt;&lt;Pages&gt;&lt;/Pages&gt;&lt;DisplayText&gt;(DFO 2000)&lt;/DisplayText&gt;&lt;record&gt;&lt;rec-number&gt;57&lt;/rec-number&gt;&lt;foreign-keys&gt;&lt;key app="EN" db-id="2pv5prxr6xz2a4ea50h5dww0ewvx0ttdtdsa" timestamp="1449717148"&gt;57&lt;/key&gt;&lt;/foreign-keys&gt;&lt;ref-type name="Journal Article"&gt;17&lt;/ref-type&gt;&lt;contributors&gt;&lt;authors&gt;&lt;author&gt;DFO&lt;/author&gt;&lt;/authors&gt;&lt;/contributors&gt;&lt;titles&gt;&lt;title&gt;Capelin in Subarea 2 + Div. 3KL&lt;/title&gt;&lt;secondary-title&gt;DFO Science Stock Status Report&lt;/secondary-title&gt;&lt;/titles&gt;&lt;periodical&gt;&lt;full-title&gt;DFO Science Stock Status Report&lt;/full-title&gt;&lt;/periodical&gt;&lt;pages&gt;1-6&lt;/pages&gt;&lt;volume&gt;B2-02 (2000)&lt;/volume&gt;&lt;reprint-edition&gt;Not in File&lt;/reprint-edition&gt;&lt;dates&gt;&lt;year&gt;2000&lt;/year&gt;&lt;pub-dates&gt;&lt;date&gt;2000&lt;/date&gt;&lt;/pub-dates&gt;&lt;/dates&gt;&lt;label&gt;59&lt;/label&gt;&lt;urls/&gt;&lt;/record&gt;&lt;/Cite&gt;&lt;/EndNote&gt;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Since 1999, the </w:t>
      </w:r>
      <w:ins w:id="56" w:author="DFO-MPO" w:date="2018-04-13T11:36:00Z">
        <w:r w:rsidR="00B2409C">
          <w:rPr>
            <w:rFonts w:ascii="Times New Roman" w:hAnsi="Times New Roman"/>
            <w:sz w:val="24"/>
            <w:szCs w:val="24"/>
          </w:rPr>
          <w:t xml:space="preserve">index of capelin biomass from the </w:t>
        </w:r>
      </w:ins>
      <w:r>
        <w:rPr>
          <w:rFonts w:ascii="Times New Roman" w:hAnsi="Times New Roman"/>
          <w:sz w:val="24"/>
          <w:szCs w:val="24"/>
        </w:rPr>
        <w:t xml:space="preserve">offshore acoustic survey </w:t>
      </w:r>
      <w:del w:id="57" w:author="DFO-MPO" w:date="2018-04-13T11:36:00Z">
        <w:r w:rsidDel="00B2409C">
          <w:rPr>
            <w:rFonts w:ascii="Times New Roman" w:hAnsi="Times New Roman"/>
            <w:sz w:val="24"/>
            <w:szCs w:val="24"/>
          </w:rPr>
          <w:delText>is</w:delText>
        </w:r>
      </w:del>
      <w:ins w:id="58" w:author="DFO-MPO" w:date="2018-04-13T11:36:00Z">
        <w:r w:rsidR="00B2409C">
          <w:rPr>
            <w:rFonts w:ascii="Times New Roman" w:hAnsi="Times New Roman"/>
            <w:sz w:val="24"/>
            <w:szCs w:val="24"/>
          </w:rPr>
          <w:t xml:space="preserve">has been </w:t>
        </w:r>
      </w:ins>
      <w:r>
        <w:rPr>
          <w:rFonts w:ascii="Times New Roman" w:hAnsi="Times New Roman"/>
          <w:sz w:val="24"/>
          <w:szCs w:val="24"/>
        </w:rPr>
        <w:t xml:space="preserve"> considered the best method </w:t>
      </w:r>
      <w:del w:id="59" w:author="DFO-MPO" w:date="2018-04-13T11:36:00Z">
        <w:r w:rsidDel="00B2409C">
          <w:rPr>
            <w:rFonts w:ascii="Times New Roman" w:hAnsi="Times New Roman"/>
            <w:sz w:val="24"/>
            <w:szCs w:val="24"/>
          </w:rPr>
          <w:delText xml:space="preserve">to </w:delText>
        </w:r>
      </w:del>
      <w:ins w:id="60" w:author="DFO-MPO" w:date="2018-04-13T11:36:00Z">
        <w:r w:rsidR="00B2409C">
          <w:rPr>
            <w:rFonts w:ascii="Times New Roman" w:hAnsi="Times New Roman"/>
            <w:sz w:val="24"/>
            <w:szCs w:val="24"/>
          </w:rPr>
          <w:t xml:space="preserve">of </w:t>
        </w:r>
      </w:ins>
      <w:r>
        <w:rPr>
          <w:rFonts w:ascii="Times New Roman" w:hAnsi="Times New Roman"/>
          <w:sz w:val="24"/>
          <w:szCs w:val="24"/>
        </w:rPr>
        <w:t>obtain</w:t>
      </w:r>
      <w:ins w:id="61" w:author="DFO-MPO" w:date="2018-04-13T11:37:00Z">
        <w:r w:rsidR="00B2409C">
          <w:rPr>
            <w:rFonts w:ascii="Times New Roman" w:hAnsi="Times New Roman"/>
            <w:sz w:val="24"/>
            <w:szCs w:val="24"/>
          </w:rPr>
          <w:t>ing</w:t>
        </w:r>
      </w:ins>
      <w:r>
        <w:rPr>
          <w:rFonts w:ascii="Times New Roman" w:hAnsi="Times New Roman"/>
          <w:sz w:val="24"/>
          <w:szCs w:val="24"/>
        </w:rPr>
        <w:t xml:space="preserve"> an index of capelin biomass </w:t>
      </w:r>
      <w:del w:id="62" w:author="DFO-MPO" w:date="2018-04-13T11:37:00Z">
        <w:r w:rsidDel="00B2409C">
          <w:rPr>
            <w:rFonts w:ascii="Times New Roman" w:hAnsi="Times New Roman"/>
            <w:sz w:val="24"/>
            <w:szCs w:val="24"/>
          </w:rPr>
          <w:delText>in</w:delText>
        </w:r>
      </w:del>
      <w:ins w:id="63" w:author="DFO-MPO" w:date="2018-04-13T11:37:00Z">
        <w:r w:rsidR="00B2409C">
          <w:rPr>
            <w:rFonts w:ascii="Times New Roman" w:hAnsi="Times New Roman"/>
            <w:sz w:val="24"/>
            <w:szCs w:val="24"/>
          </w:rPr>
          <w:t>for the Newfoundland and Labrador continental shelf</w:t>
        </w:r>
      </w:ins>
      <w:del w:id="64" w:author="DFO-MPO" w:date="2018-04-13T11:37:00Z">
        <w:r w:rsidDel="00B2409C">
          <w:rPr>
            <w:rFonts w:ascii="Times New Roman" w:hAnsi="Times New Roman"/>
            <w:sz w:val="24"/>
            <w:szCs w:val="24"/>
          </w:rPr>
          <w:delText xml:space="preserve"> NL </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&gt;&lt;Author&gt;O'Driscoll&lt;/Author&gt;&lt;Year&gt;2002&lt;/Year&gt;&lt;RecNum&gt;615&lt;/RecNum&gt;&lt;Prefix&gt;&lt;/Prefix&gt;&lt;Suffix&gt;&lt;/Suffix&gt;&lt;Pages&gt;&lt;/Pages&gt;&lt;DisplayText&gt;(O'Driscoll et al. 2002, Mowbray 2014)&lt;/DisplayText&gt;&lt;record&gt;&lt;rec-number&gt;615&lt;/rec-number&gt;&lt;foreign-keys&gt;&lt;key app="EN" db-id="2pv5prxr6xz2a4ea50h5dww0ewvx0ttdtdsa" timestamp="1449717192"&gt;615&lt;/key&gt;&lt;/foreign-keys&gt;&lt;ref-type name="Journal Article"&gt;17&lt;/ref-type&gt;&lt;contributors&gt;&lt;authors&gt;&lt;author&gt;O'Driscoll, R.L.&lt;/author&gt;&lt;author&gt;Rose, G.A.&lt;/author&gt;&lt;author&gt;Anderson, J.T.&lt;/author&gt;&lt;/authors&gt;&lt;/contributors&gt;&lt;titles&gt;&lt;title&gt;Counting capelin: a comparison of acoustic density and trawl catchability&lt;/title&gt;&lt;secondary-title&gt;ICES Journal of Marine Science&lt;/secondary-title&gt;&lt;/titles&gt;&lt;periodical&gt;&lt;full-title&gt;ICES Journal of Marine Science&lt;/full-title&gt;&lt;/periodical&gt;&lt;pages&gt;1062-1071&lt;/pages&gt;&lt;volume&gt;59&lt;/volume&gt;&lt;number&gt;5&lt;/number&gt;&lt;reprint-edition&gt;Not in File&lt;/reprint-edition&gt;&lt;keywords&gt;&lt;keyword&gt;ABUNDANCE&lt;/keyword&gt;&lt;keyword&gt;Capelin&lt;/keyword&gt;&lt;keyword&gt;Mallotus villosus&lt;/keyword&gt;&lt;/keywords&gt;&lt;dates&gt;&lt;year&gt;2002&lt;/year&gt;&lt;pub-dates&gt;&lt;date&gt;1/1/2002&lt;/date&gt;&lt;/pub-dates&gt;&lt;/dates&gt;&lt;label&gt;637&lt;/label&gt;&lt;urls&gt;&lt;related-urls&gt;&lt;url&gt;http://icesjms.oxfordjournals.org/content/59/5/1062.abstract&lt;/url&gt;&lt;/related-urls&gt;&lt;/urls&gt;&lt;/record&gt;&lt;/Cite&gt;&lt;Cite  &gt;&lt;Author&gt;Mowbray&lt;/Author&gt;&lt;Year&gt;2014&lt;/Year&gt;&lt;RecNum&gt;909&lt;/RecNum&gt;&lt;Prefix&gt;&lt;/Prefix&gt;&lt;Suffix&gt;&lt;/Suffix&gt;&lt;Pages&gt;&lt;/Pages&gt;&lt;record&gt;&lt;rec-number&gt;909&lt;/rec-number&gt;&lt;foreign-keys&gt;&lt;key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(O'Driscoll et al. 2002, Mowbray 2014)</w:t>
      </w:r>
      <w:r>
        <w:rPr>
          <w:rFonts w:ascii="Times New Roman" w:eastAsia="Times New Roman" w:hAnsi="Times New Roman" w:cs="Times New Roman"/>
          <w:sz w:val="24"/>
          <w:szCs w:val="24"/>
        </w:rPr>
        <w:fldChar w:fldCharType="end"/>
      </w:r>
      <w:r>
        <w:rPr>
          <w:rFonts w:ascii="Times New Roman" w:hAnsi="Times New Roman"/>
          <w:sz w:val="24"/>
          <w:szCs w:val="24"/>
        </w:rPr>
        <w:t>, which is in accordance with</w:t>
      </w:r>
      <w:ins w:id="65" w:author="DFO-MPO" w:date="2018-04-13T11:38:00Z">
        <w:r w:rsidR="00B2409C">
          <w:rPr>
            <w:rFonts w:ascii="Times New Roman" w:hAnsi="Times New Roman"/>
            <w:sz w:val="24"/>
            <w:szCs w:val="24"/>
          </w:rPr>
          <w:t xml:space="preserve"> the methods used for capelin fisheries in</w:t>
        </w:r>
      </w:ins>
      <w:r>
        <w:rPr>
          <w:rFonts w:ascii="Times New Roman" w:hAnsi="Times New Roman"/>
          <w:sz w:val="24"/>
          <w:szCs w:val="24"/>
        </w:rPr>
        <w:t xml:space="preserve"> Iceland and the Barents Sea (e.g., </w:t>
      </w:r>
      <w:proofErr w:type="spellStart"/>
      <w:r>
        <w:rPr>
          <w:rFonts w:ascii="Times New Roman" w:hAnsi="Times New Roman"/>
          <w:sz w:val="24"/>
          <w:szCs w:val="24"/>
        </w:rPr>
        <w:t>Gjøsæter</w:t>
      </w:r>
      <w:proofErr w:type="spellEnd"/>
      <w:ins w:id="66" w:author="George Rose" w:date="2018-04-11T12:30:00Z">
        <w:r>
          <w:rPr>
            <w:rFonts w:ascii="Times New Roman" w:hAnsi="Times New Roman"/>
            <w:sz w:val="24"/>
            <w:szCs w:val="24"/>
          </w:rPr>
          <w:t xml:space="preserve"> </w:t>
        </w:r>
      </w:ins>
      <w:r>
        <w:rPr>
          <w:rFonts w:ascii="Times New Roman" w:hAnsi="Times New Roman"/>
          <w:sz w:val="24"/>
          <w:szCs w:val="24"/>
        </w:rPr>
        <w:t xml:space="preserve">et al. 2009, ICES 2017). 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postulated that the reported collapse was not real and proposed two hypotheses to interpret why the offshore spring acoustic surveys have failed to detect large capelin aggregations since 1991: 1) capelin changed </w:t>
      </w:r>
      <w:del w:id="67" w:author="DFO-MPO" w:date="2018-04-13T11:45:00Z">
        <w:r w:rsidDel="0020792C">
          <w:rPr>
            <w:rFonts w:ascii="Times New Roman" w:hAnsi="Times New Roman"/>
            <w:sz w:val="24"/>
            <w:szCs w:val="24"/>
          </w:rPr>
          <w:delText xml:space="preserve">its </w:delText>
        </w:r>
      </w:del>
      <w:ins w:id="68" w:author="DFO-MPO" w:date="2018-04-13T11:45:00Z">
        <w:r w:rsidR="0020792C">
          <w:rPr>
            <w:rFonts w:ascii="Times New Roman" w:hAnsi="Times New Roman"/>
            <w:sz w:val="24"/>
            <w:szCs w:val="24"/>
          </w:rPr>
          <w:t xml:space="preserve">their </w:t>
        </w:r>
      </w:ins>
      <w:r>
        <w:rPr>
          <w:rFonts w:ascii="Times New Roman" w:hAnsi="Times New Roman"/>
          <w:sz w:val="24"/>
          <w:szCs w:val="24"/>
        </w:rPr>
        <w:t xml:space="preserve">migratory patterns while the timing of the acoustic survey has remained constant leading to a </w:t>
      </w:r>
      <w:proofErr w:type="spellStart"/>
      <w:r>
        <w:rPr>
          <w:rFonts w:ascii="Times New Roman" w:hAnsi="Times New Roman"/>
          <w:sz w:val="24"/>
          <w:szCs w:val="24"/>
        </w:rPr>
        <w:t>spatio</w:t>
      </w:r>
      <w:proofErr w:type="spellEnd"/>
      <w:r>
        <w:rPr>
          <w:rFonts w:ascii="Times New Roman" w:hAnsi="Times New Roman"/>
          <w:sz w:val="24"/>
          <w:szCs w:val="24"/>
        </w:rPr>
        <w:t xml:space="preserve">-temporal mismatch between the survey and the stock, and 2) the capelin stock has become less migratory and are remaining in inshore waters, and therefore undetected by the offshore surveys. Support for the non-collapse of capelin was based on changes in biology of capelin post-1991 (e.g., distribution and demography), re-analysis of the offshore research surveys (multi-species bottom trawl and acoustic), and the response of various components of the ecosystem (e.g., zooplankton, northern cod, birds, seals) to the large scale changes that occurred during the early 1990s (Frank et al. 2016). The objective of this paper is to assess the empirical support for the </w:t>
      </w:r>
      <w:r>
        <w:rPr>
          <w:rFonts w:ascii="Times New Roman" w:hAnsi="Times New Roman"/>
          <w:sz w:val="24"/>
          <w:szCs w:val="24"/>
        </w:rPr>
        <w:lastRenderedPageBreak/>
        <w:t xml:space="preserve">hypotheses of stock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vs non-collapse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using all available data.</w:t>
      </w:r>
    </w:p>
    <w:p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Integrated overview of NL ecosystem</w:t>
      </w:r>
    </w:p>
    <w:p w:rsidR="000134ED" w:rsidRDefault="00E5311E">
      <w:pPr>
        <w:pStyle w:val="Heading3"/>
        <w:spacing w:before="0" w:line="480" w:lineRule="auto"/>
        <w:rPr>
          <w:color w:val="000000"/>
          <w:sz w:val="24"/>
          <w:szCs w:val="24"/>
          <w:u w:color="000000"/>
        </w:rPr>
      </w:pPr>
      <w:r>
        <w:rPr>
          <w:color w:val="000000"/>
          <w:sz w:val="24"/>
          <w:szCs w:val="24"/>
          <w:u w:color="000000"/>
        </w:rPr>
        <w:t>Offshore capelin distribution: acoustic surveys</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In the NL region, the capelin stock has been surveyed by both Canada and the former USSR using acoustic methods since the 1970s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&gt;&lt;Author&gt;Mowbray&lt;/Author&gt;&lt;Year&gt;2014&lt;/Year&gt;&lt;RecNum&gt;909&lt;/RecNum&gt;&lt;Prefix&gt;see &lt;/Prefix&gt;&lt;Suffix&gt; for more details&lt;/Suffix&gt;&lt;Pages&gt;&lt;/Pages&gt;&lt;DisplayText&gt;(see Anon 1995, Mowbray 2014 for more details)&lt;/DisplayText&gt;&lt;record&gt;&lt;rec-number&gt;909&lt;/rec-number&gt;&lt;foreign-keys&gt;&lt;key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(see Anon 1995, Mowbray 2014 for more details)</w:t>
      </w:r>
      <w:r>
        <w:rPr>
          <w:rFonts w:ascii="Times New Roman" w:eastAsia="Times New Roman" w:hAnsi="Times New Roman" w:cs="Times New Roman"/>
          <w:sz w:val="24"/>
          <w:szCs w:val="24"/>
        </w:rPr>
        <w:fldChar w:fldCharType="end"/>
      </w:r>
      <w:r>
        <w:rPr>
          <w:rFonts w:ascii="Times New Roman" w:hAnsi="Times New Roman"/>
          <w:sz w:val="24"/>
          <w:szCs w:val="24"/>
        </w:rPr>
        <w:t xml:space="preserve"> (Fig. 1). </w:t>
      </w:r>
      <w:del w:id="69" w:author="DFO-MPO" w:date="2018-04-13T11:46:00Z">
        <w:r w:rsidDel="0020792C">
          <w:rPr>
            <w:rFonts w:ascii="Times New Roman" w:hAnsi="Times New Roman"/>
            <w:sz w:val="24"/>
            <w:szCs w:val="24"/>
          </w:rPr>
          <w:delText>In Canada, f</w:delText>
        </w:r>
      </w:del>
      <w:ins w:id="70" w:author="DFO-MPO" w:date="2018-04-13T11:46:00Z">
        <w:r w:rsidR="0020792C">
          <w:rPr>
            <w:rFonts w:ascii="Times New Roman" w:hAnsi="Times New Roman"/>
            <w:sz w:val="24"/>
            <w:szCs w:val="24"/>
          </w:rPr>
          <w:t>F</w:t>
        </w:r>
      </w:ins>
      <w:r>
        <w:rPr>
          <w:rFonts w:ascii="Times New Roman" w:hAnsi="Times New Roman"/>
          <w:sz w:val="24"/>
          <w:szCs w:val="24"/>
        </w:rPr>
        <w:t xml:space="preserve">rom 1982 to 1992, </w:t>
      </w:r>
      <w:ins w:id="71" w:author="DFO-MPO" w:date="2018-04-13T11:46:00Z">
        <w:r w:rsidR="0020792C">
          <w:rPr>
            <w:rFonts w:ascii="Times New Roman" w:hAnsi="Times New Roman"/>
            <w:sz w:val="24"/>
            <w:szCs w:val="24"/>
          </w:rPr>
          <w:t xml:space="preserve">Canada conducted </w:t>
        </w:r>
      </w:ins>
      <w:del w:id="72" w:author="DFO-MPO" w:date="2018-04-13T11:46:00Z">
        <w:r w:rsidDel="0020792C">
          <w:rPr>
            <w:rFonts w:ascii="Times New Roman" w:hAnsi="Times New Roman"/>
            <w:sz w:val="24"/>
            <w:szCs w:val="24"/>
          </w:rPr>
          <w:delText xml:space="preserve">there were </w:delText>
        </w:r>
      </w:del>
      <w:r>
        <w:rPr>
          <w:rFonts w:ascii="Times New Roman" w:hAnsi="Times New Roman"/>
          <w:sz w:val="24"/>
          <w:szCs w:val="24"/>
        </w:rPr>
        <w:t>two acoustic surveys</w:t>
      </w:r>
      <w:ins w:id="73" w:author="DFO-MPO" w:date="2018-04-13T11:46:00Z">
        <w:r w:rsidR="0020792C">
          <w:rPr>
            <w:rFonts w:ascii="Times New Roman" w:hAnsi="Times New Roman"/>
            <w:sz w:val="24"/>
            <w:szCs w:val="24"/>
          </w:rPr>
          <w:t xml:space="preserve"> </w:t>
        </w:r>
      </w:ins>
      <w:del w:id="74" w:author="DFO-MPO" w:date="2018-04-13T11:47:00Z">
        <w:r w:rsidDel="0020792C">
          <w:rPr>
            <w:rFonts w:ascii="Times New Roman" w:hAnsi="Times New Roman"/>
            <w:sz w:val="24"/>
            <w:szCs w:val="24"/>
          </w:rPr>
          <w:delText xml:space="preserve"> </w:delText>
        </w:r>
      </w:del>
      <w:r>
        <w:rPr>
          <w:rFonts w:ascii="Times New Roman" w:hAnsi="Times New Roman"/>
          <w:sz w:val="24"/>
          <w:szCs w:val="24"/>
        </w:rPr>
        <w:t xml:space="preserve">annually </w:t>
      </w:r>
      <w:ins w:id="75" w:author="DFO-MPO" w:date="2018-04-13T11:47:00Z">
        <w:r w:rsidR="0020792C">
          <w:rPr>
            <w:rFonts w:ascii="Times New Roman" w:hAnsi="Times New Roman"/>
            <w:sz w:val="24"/>
            <w:szCs w:val="24"/>
          </w:rPr>
          <w:t xml:space="preserve">for capelin </w:t>
        </w:r>
      </w:ins>
      <w:r>
        <w:rPr>
          <w:rFonts w:ascii="Times New Roman" w:hAnsi="Times New Roman"/>
          <w:sz w:val="24"/>
          <w:szCs w:val="24"/>
        </w:rPr>
        <w:t xml:space="preserve">that were initially designed to survey two separate stocks (Div. 2J3K and Div. 3L)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&gt;&lt;Author&gt;Campbell&lt;/Author&gt;&lt;Year&gt;1973&lt;/Year&gt;&lt;RecNum&gt;944&lt;/RecNum&gt;&lt;Prefix&gt;&lt;/Prefix&gt;&lt;Suffix&gt;&lt;/Suffix&gt;&lt;Pages&gt;&lt;/Pages&gt;&lt;DisplayText&gt;(Campbell &amp; Winters 1973)&lt;/DisplayText&gt;&lt;record&gt;&lt;rec-number&gt;944&lt;/rec-number&gt;&lt;foreign-keys&gt;&lt;key app="EN" db-id="2pv5prxr6xz2a4ea50h5dww0ewvx0ttdtdsa" timestamp="1522157133"&gt;944&lt;/key&gt;&lt;/foreign-keys&gt;&lt;ref-type name="Journal Article"&gt;17&lt;/ref-type&gt;&lt;contributors&gt;&lt;authors&gt;&lt;author&gt;Campbell, J.S.&lt;/author&gt;&lt;author&gt;Winters, G.H.&lt;/author&gt;&lt;/authors&gt;&lt;/contributors&gt;&lt;titles&gt;&lt;title&gt;&lt;style face="normal" font="default" size="100%"&gt;Some biological characteristics of capelin, &lt;/style&gt;&lt;style face="italic" font="default" size="100%"&gt;Mallotus villosus&lt;/style&gt;&lt;style face="normal" font="default" size="100%"&gt;, in the Newfoundland area&lt;/style&gt;&lt;/title&gt;&lt;secondary-title&gt;International Commission for the Northwest Atlantic Fisheries Research Document&lt;/secondary-title&gt;&lt;/titles&gt;&lt;periodical&gt;&lt;full-title&gt;International Commission for the Northwest Atlantic Fisheries Research Document&lt;/full-title&gt;&lt;/periodical&gt;&lt;volume&gt;73/90&lt;/volume&gt;&lt;dates&gt;&lt;year&gt;1973&lt;/year&gt;&lt;/dates&gt;&lt;urls/&gt;&lt;/record&gt;&lt;/Cite&gt;&lt;/EndNote&gt;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(Campbell &amp; Winters 1973)</w:t>
      </w:r>
      <w:r>
        <w:rPr>
          <w:rFonts w:ascii="Times New Roman" w:eastAsia="Times New Roman" w:hAnsi="Times New Roman" w:cs="Times New Roman"/>
          <w:sz w:val="24"/>
          <w:szCs w:val="24"/>
        </w:rPr>
        <w:fldChar w:fldCharType="end"/>
      </w:r>
      <w:ins w:id="76" w:author="DFO-MPO" w:date="2018-04-13T11:47:00Z">
        <w:r w:rsidR="0020792C">
          <w:rPr>
            <w:rFonts w:ascii="Times New Roman" w:hAnsi="Times New Roman"/>
            <w:sz w:val="24"/>
            <w:szCs w:val="24"/>
          </w:rPr>
          <w:t>.</w:t>
        </w:r>
      </w:ins>
      <w:del w:id="77" w:author="DFO-MPO" w:date="2018-04-13T11:47:00Z">
        <w:r w:rsidDel="0020792C">
          <w:rPr>
            <w:rFonts w:ascii="Times New Roman" w:hAnsi="Times New Roman"/>
            <w:sz w:val="24"/>
            <w:szCs w:val="24"/>
          </w:rPr>
          <w:delText>;</w:delText>
        </w:r>
      </w:del>
      <w:r>
        <w:rPr>
          <w:rFonts w:ascii="Times New Roman" w:hAnsi="Times New Roman"/>
          <w:sz w:val="24"/>
          <w:szCs w:val="24"/>
        </w:rPr>
        <w:t xml:space="preserve"> </w:t>
      </w:r>
      <w:del w:id="78" w:author="DFO-MPO" w:date="2018-04-13T11:47:00Z">
        <w:r w:rsidDel="0020792C">
          <w:rPr>
            <w:rFonts w:ascii="Times New Roman" w:hAnsi="Times New Roman"/>
            <w:sz w:val="24"/>
            <w:szCs w:val="24"/>
          </w:rPr>
          <w:delText>h</w:delText>
        </w:r>
      </w:del>
      <w:ins w:id="79" w:author="DFO-MPO" w:date="2018-04-13T11:47:00Z">
        <w:r w:rsidR="0020792C">
          <w:rPr>
            <w:rFonts w:ascii="Times New Roman" w:hAnsi="Times New Roman"/>
            <w:sz w:val="24"/>
            <w:szCs w:val="24"/>
          </w:rPr>
          <w:t>H</w:t>
        </w:r>
      </w:ins>
      <w:r>
        <w:rPr>
          <w:rFonts w:ascii="Times New Roman" w:hAnsi="Times New Roman"/>
          <w:sz w:val="24"/>
          <w:szCs w:val="24"/>
        </w:rPr>
        <w:t xml:space="preserve">owever, meristic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&gt;&lt;Author&gt;Misra&lt;/Author&gt;&lt;Year&gt;1984&lt;/Year&gt;&lt;RecNum&gt;936&lt;/RecNum&gt;&lt;Prefix&gt;&lt;/Prefix&gt;&lt;Suffix&gt;&lt;/Suffix&gt;&lt;Pages&gt;&lt;/Pages&gt;&lt;DisplayText&gt;(Misra &amp; Carscadden 1984)&lt;/DisplayText&gt;&lt;record&gt;&lt;rec-number&gt;936&lt;/rec-number&gt;&lt;foreign-keys&gt;&lt;key app="EN" db-id="2pv5prxr6xz2a4ea50h5dww0ewvx0ttdtdsa" timestamp="1521821175"&gt;936&lt;/key&gt;&lt;/foreign-keys&gt;&lt;ref-type name="Journal Article"&gt;17&lt;/ref-type&gt;&lt;contributors&gt;&lt;authors&gt;&lt;author&gt;Misra, R.K.&lt;/author&gt;&lt;author&gt;Carscadden, J.&lt;/author&gt;&lt;/authors&gt;&lt;/contributors&gt;&lt;titles&gt;&lt;title&gt;&lt;style face="normal" font="default" size="100%"&gt;Stock discrimination of capelin (&lt;/style&gt;&lt;style face="italic" font="default" size="100%"&gt;Mallotus villosus&lt;/style&gt;&lt;style face="normal" font="default" size="100%"&gt;) in the Northwest Atlantic&lt;/style&gt;&lt;/title&gt;&lt;secondary-title&gt;Journal of Northwest Atlantic Fishery Science&lt;/secondary-title&gt;&lt;/titles&gt;&lt;periodical&gt;&lt;full-title&gt;Journal of Northwest Atlantic Fishery Science&lt;/full-title&gt;&lt;/periodical&gt;&lt;pages&gt;199-205&lt;/pages&gt;&lt;volume&gt;5&lt;/volume&gt;&lt;dates&gt;&lt;year&gt;1984&lt;/year&gt;&lt;/dates&gt;&lt;urls/&gt;&lt;/record&gt;&lt;/Cite&gt;&lt;/EndNote&gt;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(Misra &amp; Carscadden 1984)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tagging studies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&gt;&lt;Author&gt;Nakashima&lt;/Author&gt;&lt;Year&gt;1992&lt;/Year&gt;&lt;RecNum&gt;190&lt;/RecNum&gt;&lt;Prefix&gt;&lt;/Prefix&gt;&lt;Suffix&gt;&lt;/Suffix&gt;&lt;Pages&gt;&lt;/Pages&gt;&lt;DisplayText&gt;(Nakashima 1992)&lt;/DisplayText&gt;&lt;record&gt;&lt;rec-number&gt;190&lt;/rec-number&gt;&lt;foreign-keys&gt;&lt;key app="EN" db-id="2pv5prxr6xz2a4ea50h5dww0ewvx0ttdtdsa" timestamp="1449717149"&gt;190&lt;/key&gt;&lt;/foreign-keys&gt;&lt;ref-type name="Journal Article"&gt;17&lt;/ref-type&gt;&lt;contributors&gt;&lt;authors&gt;&lt;author&gt;Nakashima, Brian S.&lt;/author&gt;&lt;/authors&gt;&lt;/contributors&gt;&lt;titles&gt;&lt;title&gt;&lt;style face="normal" font="default" size="100%"&gt;Patterns in coastal migration and stock structure of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Sciences&lt;/full-title&gt;&lt;/periodical&gt;&lt;pages&gt;2423-2429&lt;/pages&gt;&lt;volume&gt;49&lt;/volume&gt;&lt;reprint-edition&gt;Not in File&lt;/reprint-edition&gt;&lt;dates&gt;&lt;year&gt;1992&lt;/year&gt;&lt;pub-dates&gt;&lt;date&gt;1992&lt;/date&gt;&lt;/pub-dates&gt;&lt;/dates&gt;&lt;label&gt;199&lt;/label&gt;&lt;urls/&gt;&lt;/record&gt;&lt;/Cite&gt;&lt;/EndNote&gt;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1992)</w:t>
      </w:r>
      <w:r>
        <w:rPr>
          <w:rFonts w:ascii="Times New Roman" w:eastAsia="Times New Roman" w:hAnsi="Times New Roman" w:cs="Times New Roman"/>
          <w:sz w:val="24"/>
          <w:szCs w:val="24"/>
        </w:rPr>
        <w:fldChar w:fldCharType="end"/>
      </w:r>
      <w:r>
        <w:rPr>
          <w:rFonts w:ascii="Times New Roman" w:hAnsi="Times New Roman"/>
          <w:sz w:val="24"/>
          <w:szCs w:val="24"/>
        </w:rPr>
        <w:t xml:space="preserve"> supported </w:t>
      </w:r>
      <w:ins w:id="80" w:author="DFO-MPO" w:date="2018-04-13T11:47:00Z">
        <w:r w:rsidR="0020792C">
          <w:rPr>
            <w:rFonts w:ascii="Times New Roman" w:hAnsi="Times New Roman"/>
            <w:sz w:val="24"/>
            <w:szCs w:val="24"/>
          </w:rPr>
          <w:t xml:space="preserve">the existence of only a </w:t>
        </w:r>
      </w:ins>
      <w:del w:id="81" w:author="DFO-MPO" w:date="2018-04-13T11:47:00Z">
        <w:r w:rsidDel="0020792C">
          <w:rPr>
            <w:rFonts w:ascii="Times New Roman" w:hAnsi="Times New Roman"/>
            <w:sz w:val="24"/>
            <w:szCs w:val="24"/>
          </w:rPr>
          <w:delText xml:space="preserve">one </w:delText>
        </w:r>
      </w:del>
      <w:r>
        <w:rPr>
          <w:rFonts w:ascii="Times New Roman" w:hAnsi="Times New Roman"/>
          <w:sz w:val="24"/>
          <w:szCs w:val="24"/>
        </w:rPr>
        <w:t xml:space="preserve">single stock unit in NAFO Div. 2J3KL in 1992. Spring acoustic surveys in May in NAFO Div. 3L targeted an important nursery area for juvenile capelin. </w:t>
      </w:r>
      <w:del w:id="82" w:author="DFO-MPO" w:date="2018-04-13T11:52:00Z">
        <w:r w:rsidDel="0020792C">
          <w:rPr>
            <w:rFonts w:ascii="Times New Roman" w:hAnsi="Times New Roman"/>
            <w:sz w:val="24"/>
            <w:szCs w:val="24"/>
          </w:rPr>
          <w:delText xml:space="preserve">This </w:delText>
        </w:r>
      </w:del>
      <w:ins w:id="83" w:author="DFO-MPO" w:date="2018-04-13T11:52:00Z">
        <w:r w:rsidR="0020792C">
          <w:rPr>
            <w:rFonts w:ascii="Times New Roman" w:hAnsi="Times New Roman"/>
            <w:sz w:val="24"/>
            <w:szCs w:val="24"/>
          </w:rPr>
          <w:t xml:space="preserve">These </w:t>
        </w:r>
      </w:ins>
      <w:r>
        <w:rPr>
          <w:rFonts w:ascii="Times New Roman" w:hAnsi="Times New Roman"/>
          <w:sz w:val="24"/>
          <w:szCs w:val="24"/>
        </w:rPr>
        <w:t>survey</w:t>
      </w:r>
      <w:ins w:id="84" w:author="DFO-MPO" w:date="2018-04-13T11:52:00Z">
        <w:r w:rsidR="0020792C">
          <w:rPr>
            <w:rFonts w:ascii="Times New Roman" w:hAnsi="Times New Roman"/>
            <w:sz w:val="24"/>
            <w:szCs w:val="24"/>
          </w:rPr>
          <w:t>s</w:t>
        </w:r>
      </w:ins>
      <w:r>
        <w:rPr>
          <w:rFonts w:ascii="Times New Roman" w:hAnsi="Times New Roman"/>
          <w:sz w:val="24"/>
          <w:szCs w:val="24"/>
        </w:rPr>
        <w:t xml:space="preserve"> provided </w:t>
      </w:r>
      <w:del w:id="85" w:author="DFO-MPO" w:date="2018-04-13T11:53:00Z">
        <w:r w:rsidDel="0020792C">
          <w:rPr>
            <w:rFonts w:ascii="Times New Roman" w:hAnsi="Times New Roman"/>
            <w:sz w:val="24"/>
            <w:szCs w:val="24"/>
          </w:rPr>
          <w:delText xml:space="preserve">an </w:delText>
        </w:r>
      </w:del>
      <w:r>
        <w:rPr>
          <w:rFonts w:ascii="Times New Roman" w:hAnsi="Times New Roman"/>
          <w:sz w:val="24"/>
          <w:szCs w:val="24"/>
        </w:rPr>
        <w:t>abundance estimate</w:t>
      </w:r>
      <w:ins w:id="86" w:author="DFO-MPO" w:date="2018-04-13T11:53:00Z">
        <w:r w:rsidR="0020792C">
          <w:rPr>
            <w:rFonts w:ascii="Times New Roman" w:hAnsi="Times New Roman"/>
            <w:sz w:val="24"/>
            <w:szCs w:val="24"/>
          </w:rPr>
          <w:t>s</w:t>
        </w:r>
      </w:ins>
      <w:r>
        <w:rPr>
          <w:rFonts w:ascii="Times New Roman" w:hAnsi="Times New Roman"/>
          <w:sz w:val="24"/>
          <w:szCs w:val="24"/>
        </w:rPr>
        <w:t xml:space="preserve"> of age-2 capelin that </w:t>
      </w:r>
      <w:del w:id="87" w:author="DFO-MPO" w:date="2018-04-13T11:53:00Z">
        <w:r w:rsidDel="0020792C">
          <w:rPr>
            <w:rFonts w:ascii="Times New Roman" w:hAnsi="Times New Roman"/>
            <w:sz w:val="24"/>
            <w:szCs w:val="24"/>
          </w:rPr>
          <w:delText>will</w:delText>
        </w:r>
      </w:del>
      <w:ins w:id="88" w:author="DFO-MPO" w:date="2018-04-13T11:53:00Z">
        <w:r w:rsidR="0020792C">
          <w:rPr>
            <w:rFonts w:ascii="Times New Roman" w:hAnsi="Times New Roman"/>
            <w:sz w:val="24"/>
            <w:szCs w:val="24"/>
          </w:rPr>
          <w:t>would</w:t>
        </w:r>
      </w:ins>
      <w:r>
        <w:rPr>
          <w:rFonts w:ascii="Times New Roman" w:hAnsi="Times New Roman"/>
          <w:sz w:val="24"/>
          <w:szCs w:val="24"/>
        </w:rPr>
        <w:t xml:space="preserve"> be recruit</w:t>
      </w:r>
      <w:ins w:id="89" w:author="DFO-MPO" w:date="2018-04-13T11:53:00Z">
        <w:r w:rsidR="0020792C">
          <w:rPr>
            <w:rFonts w:ascii="Times New Roman" w:hAnsi="Times New Roman"/>
            <w:sz w:val="24"/>
            <w:szCs w:val="24"/>
          </w:rPr>
          <w:t>ed</w:t>
        </w:r>
      </w:ins>
      <w:del w:id="90" w:author="DFO-MPO" w:date="2018-04-13T11:53:00Z">
        <w:r w:rsidDel="0020792C">
          <w:rPr>
            <w:rFonts w:ascii="Times New Roman" w:hAnsi="Times New Roman"/>
            <w:sz w:val="24"/>
            <w:szCs w:val="24"/>
          </w:rPr>
          <w:delText>ing</w:delText>
        </w:r>
      </w:del>
      <w:r>
        <w:rPr>
          <w:rFonts w:ascii="Times New Roman" w:hAnsi="Times New Roman"/>
          <w:sz w:val="24"/>
          <w:szCs w:val="24"/>
        </w:rPr>
        <w:t xml:space="preserve"> into the fishery </w:t>
      </w:r>
      <w:ins w:id="91" w:author="DFO-MPO" w:date="2018-04-13T11:53:00Z">
        <w:r w:rsidR="0020792C">
          <w:rPr>
            <w:rFonts w:ascii="Times New Roman" w:hAnsi="Times New Roman"/>
            <w:sz w:val="24"/>
            <w:szCs w:val="24"/>
          </w:rPr>
          <w:t xml:space="preserve">in </w:t>
        </w:r>
      </w:ins>
      <w:r>
        <w:rPr>
          <w:rFonts w:ascii="Times New Roman" w:hAnsi="Times New Roman"/>
          <w:sz w:val="24"/>
          <w:szCs w:val="24"/>
        </w:rPr>
        <w:t xml:space="preserve">the following year. </w:t>
      </w:r>
      <w:del w:id="92" w:author="DFO-MPO" w:date="2018-04-13T11:53:00Z">
        <w:r w:rsidDel="0020792C">
          <w:rPr>
            <w:rFonts w:ascii="Times New Roman" w:hAnsi="Times New Roman"/>
            <w:sz w:val="24"/>
            <w:szCs w:val="24"/>
          </w:rPr>
          <w:delText>The second</w:delText>
        </w:r>
      </w:del>
      <w:ins w:id="93" w:author="DFO-MPO" w:date="2018-04-13T11:53:00Z">
        <w:r w:rsidR="0020792C">
          <w:rPr>
            <w:rFonts w:ascii="Times New Roman" w:hAnsi="Times New Roman"/>
            <w:sz w:val="24"/>
            <w:szCs w:val="24"/>
          </w:rPr>
          <w:t>Fall</w:t>
        </w:r>
      </w:ins>
      <w:r>
        <w:rPr>
          <w:rFonts w:ascii="Times New Roman" w:hAnsi="Times New Roman"/>
          <w:sz w:val="24"/>
          <w:szCs w:val="24"/>
        </w:rPr>
        <w:t xml:space="preserve"> acoustic survey</w:t>
      </w:r>
      <w:ins w:id="94" w:author="DFO-MPO" w:date="2018-04-13T11:53:00Z">
        <w:r w:rsidR="0020792C">
          <w:rPr>
            <w:rFonts w:ascii="Times New Roman" w:hAnsi="Times New Roman"/>
            <w:sz w:val="24"/>
            <w:szCs w:val="24"/>
          </w:rPr>
          <w:t>s</w:t>
        </w:r>
      </w:ins>
      <w:r>
        <w:rPr>
          <w:rFonts w:ascii="Times New Roman" w:hAnsi="Times New Roman"/>
          <w:sz w:val="24"/>
          <w:szCs w:val="24"/>
        </w:rPr>
        <w:t xml:space="preserve"> </w:t>
      </w:r>
      <w:del w:id="95" w:author="DFO-MPO" w:date="2018-04-13T11:54:00Z">
        <w:r w:rsidDel="0020792C">
          <w:rPr>
            <w:rFonts w:ascii="Times New Roman" w:hAnsi="Times New Roman"/>
            <w:sz w:val="24"/>
            <w:szCs w:val="24"/>
          </w:rPr>
          <w:delText>w</w:delText>
        </w:r>
      </w:del>
      <w:del w:id="96" w:author="DFO-MPO" w:date="2018-04-13T11:53:00Z">
        <w:r w:rsidDel="0020792C">
          <w:rPr>
            <w:rFonts w:ascii="Times New Roman" w:hAnsi="Times New Roman"/>
            <w:sz w:val="24"/>
            <w:szCs w:val="24"/>
          </w:rPr>
          <w:delText>as</w:delText>
        </w:r>
      </w:del>
      <w:del w:id="97" w:author="DFO-MPO" w:date="2018-04-13T11:54:00Z">
        <w:r w:rsidDel="0020792C">
          <w:rPr>
            <w:rFonts w:ascii="Times New Roman" w:hAnsi="Times New Roman"/>
            <w:sz w:val="24"/>
            <w:szCs w:val="24"/>
          </w:rPr>
          <w:delText xml:space="preserve"> conducted </w:delText>
        </w:r>
      </w:del>
      <w:r>
        <w:rPr>
          <w:rFonts w:ascii="Times New Roman" w:hAnsi="Times New Roman"/>
          <w:sz w:val="24"/>
          <w:szCs w:val="24"/>
        </w:rPr>
        <w:t xml:space="preserve">in October in NAFO Div. 2J3K </w:t>
      </w:r>
      <w:del w:id="98" w:author="DFO-MPO" w:date="2018-04-13T11:54:00Z">
        <w:r w:rsidDel="0020792C">
          <w:rPr>
            <w:rFonts w:ascii="Times New Roman" w:hAnsi="Times New Roman"/>
            <w:sz w:val="24"/>
            <w:szCs w:val="24"/>
          </w:rPr>
          <w:delText xml:space="preserve">that </w:delText>
        </w:r>
      </w:del>
      <w:r>
        <w:rPr>
          <w:rFonts w:ascii="Times New Roman" w:hAnsi="Times New Roman"/>
          <w:sz w:val="24"/>
          <w:szCs w:val="24"/>
        </w:rPr>
        <w:t xml:space="preserve">targeted the maturing portion of the stock to provide </w:t>
      </w:r>
      <w:del w:id="99" w:author="DFO-MPO" w:date="2018-04-13T11:54:00Z">
        <w:r w:rsidDel="0020792C">
          <w:rPr>
            <w:rFonts w:ascii="Times New Roman" w:hAnsi="Times New Roman"/>
            <w:sz w:val="24"/>
            <w:szCs w:val="24"/>
          </w:rPr>
          <w:delText xml:space="preserve">a </w:delText>
        </w:r>
      </w:del>
      <w:r>
        <w:rPr>
          <w:rFonts w:ascii="Times New Roman" w:hAnsi="Times New Roman"/>
          <w:sz w:val="24"/>
          <w:szCs w:val="24"/>
        </w:rPr>
        <w:t>revised estimate</w:t>
      </w:r>
      <w:ins w:id="100" w:author="DFO-MPO" w:date="2018-04-13T11:54:00Z">
        <w:r w:rsidR="0020792C">
          <w:rPr>
            <w:rFonts w:ascii="Times New Roman" w:hAnsi="Times New Roman"/>
            <w:sz w:val="24"/>
            <w:szCs w:val="24"/>
          </w:rPr>
          <w:t>s</w:t>
        </w:r>
      </w:ins>
      <w:r>
        <w:rPr>
          <w:rFonts w:ascii="Times New Roman" w:hAnsi="Times New Roman"/>
          <w:sz w:val="24"/>
          <w:szCs w:val="24"/>
        </w:rPr>
        <w:t xml:space="preserve"> of the size and number of maturing fish </w:t>
      </w:r>
      <w:ins w:id="101" w:author="DFO-MPO" w:date="2018-04-13T11:54:00Z">
        <w:r w:rsidR="0020792C">
          <w:rPr>
            <w:rFonts w:ascii="Times New Roman" w:hAnsi="Times New Roman"/>
            <w:sz w:val="24"/>
            <w:szCs w:val="24"/>
          </w:rPr>
          <w:t xml:space="preserve">being </w:t>
        </w:r>
      </w:ins>
      <w:r>
        <w:rPr>
          <w:rFonts w:ascii="Times New Roman" w:hAnsi="Times New Roman"/>
          <w:sz w:val="24"/>
          <w:szCs w:val="24"/>
        </w:rPr>
        <w:t>recruit</w:t>
      </w:r>
      <w:ins w:id="102" w:author="DFO-MPO" w:date="2018-04-13T11:54:00Z">
        <w:r w:rsidR="0020792C">
          <w:rPr>
            <w:rFonts w:ascii="Times New Roman" w:hAnsi="Times New Roman"/>
            <w:sz w:val="24"/>
            <w:szCs w:val="24"/>
          </w:rPr>
          <w:t>ed</w:t>
        </w:r>
      </w:ins>
      <w:del w:id="103" w:author="DFO-MPO" w:date="2018-04-13T11:54:00Z">
        <w:r w:rsidDel="0020792C">
          <w:rPr>
            <w:rFonts w:ascii="Times New Roman" w:hAnsi="Times New Roman"/>
            <w:sz w:val="24"/>
            <w:szCs w:val="24"/>
          </w:rPr>
          <w:delText>ing</w:delText>
        </w:r>
      </w:del>
      <w:r>
        <w:rPr>
          <w:rFonts w:ascii="Times New Roman" w:hAnsi="Times New Roman"/>
          <w:sz w:val="24"/>
          <w:szCs w:val="24"/>
        </w:rPr>
        <w:t xml:space="preserve"> to the fishery </w:t>
      </w:r>
      <w:ins w:id="104" w:author="DFO-MPO" w:date="2018-04-13T11:54:00Z">
        <w:r w:rsidR="0020792C">
          <w:rPr>
            <w:rFonts w:ascii="Times New Roman" w:hAnsi="Times New Roman"/>
            <w:sz w:val="24"/>
            <w:szCs w:val="24"/>
          </w:rPr>
          <w:t xml:space="preserve">in </w:t>
        </w:r>
      </w:ins>
      <w:r>
        <w:rPr>
          <w:rFonts w:ascii="Times New Roman" w:hAnsi="Times New Roman"/>
          <w:sz w:val="24"/>
          <w:szCs w:val="24"/>
        </w:rPr>
        <w:t xml:space="preserve">the following year. The dramatic decline </w:t>
      </w:r>
      <w:ins w:id="105" w:author="DFO-MPO" w:date="2018-04-13T11:54:00Z">
        <w:r w:rsidR="0020792C">
          <w:rPr>
            <w:rFonts w:ascii="Times New Roman" w:hAnsi="Times New Roman"/>
            <w:sz w:val="24"/>
            <w:szCs w:val="24"/>
          </w:rPr>
          <w:t xml:space="preserve">of capelin </w:t>
        </w:r>
      </w:ins>
      <w:r>
        <w:rPr>
          <w:rFonts w:ascii="Times New Roman" w:hAnsi="Times New Roman"/>
          <w:sz w:val="24"/>
          <w:szCs w:val="24"/>
        </w:rPr>
        <w:t xml:space="preserve">in the spring acoustic estimate in 1991, which was not reflected in </w:t>
      </w:r>
      <w:commentRangeStart w:id="106"/>
      <w:r>
        <w:rPr>
          <w:rFonts w:ascii="Times New Roman" w:hAnsi="Times New Roman"/>
          <w:sz w:val="24"/>
          <w:szCs w:val="24"/>
        </w:rPr>
        <w:t>the inshore indices</w:t>
      </w:r>
      <w:commentRangeEnd w:id="106"/>
      <w:r w:rsidR="0020792C">
        <w:rPr>
          <w:rStyle w:val="CommentReference"/>
          <w:rFonts w:ascii="Times New Roman" w:eastAsia="Arial Unicode MS" w:hAnsi="Times New Roman" w:cs="Times New Roman"/>
          <w:color w:val="auto"/>
          <w:lang w:eastAsia="en-US"/>
        </w:rPr>
        <w:commentReference w:id="106"/>
      </w:r>
      <w:r>
        <w:rPr>
          <w:rFonts w:ascii="Times New Roman" w:hAnsi="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instigated </w:t>
      </w:r>
      <w:ins w:id="107" w:author="DFO-MPO" w:date="2018-04-13T11:55:00Z">
        <w:r w:rsidR="0020792C">
          <w:rPr>
            <w:rFonts w:ascii="Times New Roman" w:hAnsi="Times New Roman"/>
            <w:sz w:val="24"/>
            <w:szCs w:val="24"/>
          </w:rPr>
          <w:t xml:space="preserve">the </w:t>
        </w:r>
      </w:ins>
      <w:r>
        <w:rPr>
          <w:rFonts w:ascii="Times New Roman" w:hAnsi="Times New Roman"/>
          <w:sz w:val="24"/>
          <w:szCs w:val="24"/>
        </w:rPr>
        <w:t xml:space="preserve">dropping </w:t>
      </w:r>
      <w:ins w:id="108" w:author="DFO-MPO" w:date="2018-04-13T12:00:00Z">
        <w:r w:rsidR="009764A0">
          <w:rPr>
            <w:rFonts w:ascii="Times New Roman" w:hAnsi="Times New Roman"/>
            <w:sz w:val="24"/>
            <w:szCs w:val="24"/>
          </w:rPr>
          <w:t xml:space="preserve">of </w:t>
        </w:r>
      </w:ins>
      <w:r>
        <w:rPr>
          <w:rFonts w:ascii="Times New Roman" w:hAnsi="Times New Roman"/>
          <w:sz w:val="24"/>
          <w:szCs w:val="24"/>
        </w:rPr>
        <w:t xml:space="preserve">the spring survey in </w:t>
      </w:r>
      <w:proofErr w:type="spellStart"/>
      <w:r>
        <w:rPr>
          <w:rFonts w:ascii="Times New Roman" w:hAnsi="Times New Roman"/>
          <w:sz w:val="24"/>
          <w:szCs w:val="24"/>
        </w:rPr>
        <w:t>favour</w:t>
      </w:r>
      <w:proofErr w:type="spellEnd"/>
      <w:r>
        <w:rPr>
          <w:rFonts w:ascii="Times New Roman" w:hAnsi="Times New Roman"/>
          <w:sz w:val="24"/>
          <w:szCs w:val="24"/>
        </w:rPr>
        <w:t xml:space="preserve"> of an expanded fall survey (NAFO Div. 2J3KL) in 1993-94. However, </w:t>
      </w:r>
      <w:proofErr w:type="gramStart"/>
      <w:r>
        <w:rPr>
          <w:rFonts w:ascii="Times New Roman" w:hAnsi="Times New Roman"/>
          <w:sz w:val="24"/>
          <w:szCs w:val="24"/>
        </w:rPr>
        <w:t>th</w:t>
      </w:r>
      <w:proofErr w:type="gramEnd"/>
      <w:del w:id="109" w:author="DFO-MPO" w:date="2018-04-13T12:00:00Z">
        <w:r w:rsidDel="009764A0">
          <w:rPr>
            <w:rFonts w:ascii="Times New Roman" w:hAnsi="Times New Roman"/>
            <w:sz w:val="24"/>
            <w:szCs w:val="24"/>
          </w:rPr>
          <w:delText>is</w:delText>
        </w:r>
      </w:del>
      <w:ins w:id="110" w:author="DFO-MPO" w:date="2018-04-13T12:00:00Z">
        <w:r w:rsidR="009764A0">
          <w:rPr>
            <w:rFonts w:ascii="Times New Roman" w:hAnsi="Times New Roman"/>
            <w:sz w:val="24"/>
            <w:szCs w:val="24"/>
          </w:rPr>
          <w:t>e</w:t>
        </w:r>
      </w:ins>
      <w:r>
        <w:rPr>
          <w:rFonts w:ascii="Times New Roman" w:hAnsi="Times New Roman"/>
          <w:sz w:val="24"/>
          <w:szCs w:val="24"/>
        </w:rPr>
        <w:t xml:space="preserve"> expanded fall acoustic survey did not find the ‘</w:t>
      </w:r>
      <w:r>
        <w:rPr>
          <w:rFonts w:ascii="Times New Roman" w:hAnsi="Times New Roman"/>
          <w:sz w:val="24"/>
          <w:szCs w:val="24"/>
          <w:lang w:val="nl-NL"/>
        </w:rPr>
        <w:t>missing</w:t>
      </w:r>
      <w:r>
        <w:rPr>
          <w:rFonts w:ascii="Times New Roman" w:hAnsi="Times New Roman"/>
          <w:sz w:val="24"/>
          <w:szCs w:val="24"/>
        </w:rPr>
        <w:t xml:space="preserve">’ capelin biomass </w:t>
      </w:r>
      <w:ins w:id="111" w:author="DFO-MPO" w:date="2018-04-13T12:01:00Z">
        <w:r w:rsidR="009764A0">
          <w:rPr>
            <w:rFonts w:ascii="Times New Roman" w:hAnsi="Times New Roman"/>
            <w:sz w:val="24"/>
            <w:szCs w:val="24"/>
          </w:rPr>
          <w:t xml:space="preserve">from the spring survey </w:t>
        </w:r>
      </w:ins>
      <w:r>
        <w:rPr>
          <w:rFonts w:ascii="Times New Roman" w:hAnsi="Times New Roman"/>
          <w:sz w:val="24"/>
          <w:szCs w:val="24"/>
        </w:rPr>
        <w:t xml:space="preserve">and </w:t>
      </w:r>
      <w:ins w:id="112" w:author="George Rose" w:date="2018-04-11T12:33:00Z">
        <w:r>
          <w:rPr>
            <w:rFonts w:ascii="Times New Roman" w:hAnsi="Times New Roman"/>
            <w:sz w:val="24"/>
            <w:szCs w:val="24"/>
          </w:rPr>
          <w:t xml:space="preserve">failed to </w:t>
        </w:r>
      </w:ins>
      <w:r>
        <w:rPr>
          <w:rFonts w:ascii="Times New Roman" w:hAnsi="Times New Roman"/>
          <w:sz w:val="24"/>
          <w:szCs w:val="24"/>
        </w:rPr>
        <w:t xml:space="preserve">reconcile </w:t>
      </w:r>
      <w:ins w:id="113" w:author="DFO-MPO" w:date="2018-04-13T12:01:00Z">
        <w:r w:rsidR="009764A0">
          <w:rPr>
            <w:rFonts w:ascii="Times New Roman" w:hAnsi="Times New Roman"/>
            <w:sz w:val="24"/>
            <w:szCs w:val="24"/>
          </w:rPr>
          <w:t xml:space="preserve">discrepancies between </w:t>
        </w:r>
      </w:ins>
      <w:r>
        <w:rPr>
          <w:rFonts w:ascii="Times New Roman" w:hAnsi="Times New Roman"/>
          <w:sz w:val="24"/>
          <w:szCs w:val="24"/>
        </w:rPr>
        <w:t xml:space="preserve">the inshore and offshore indices. The fall survey was subsequently cancelled and </w:t>
      </w:r>
      <w:del w:id="114" w:author="DFO-MPO" w:date="2018-04-13T12:01:00Z">
        <w:r w:rsidDel="009764A0">
          <w:rPr>
            <w:rFonts w:ascii="Times New Roman" w:hAnsi="Times New Roman"/>
            <w:sz w:val="24"/>
            <w:szCs w:val="24"/>
          </w:rPr>
          <w:delText xml:space="preserve">the </w:delText>
        </w:r>
      </w:del>
      <w:ins w:id="115" w:author="DFO-MPO" w:date="2018-04-13T12:01:00Z">
        <w:r w:rsidR="009764A0">
          <w:rPr>
            <w:rFonts w:ascii="Times New Roman" w:hAnsi="Times New Roman"/>
            <w:sz w:val="24"/>
            <w:szCs w:val="24"/>
          </w:rPr>
          <w:t xml:space="preserve">a </w:t>
        </w:r>
      </w:ins>
      <w:r>
        <w:rPr>
          <w:rFonts w:ascii="Times New Roman" w:hAnsi="Times New Roman"/>
          <w:sz w:val="24"/>
          <w:szCs w:val="24"/>
        </w:rPr>
        <w:t>spring acoustic survey in NAFO Div. 3L has been conducted annually since 1996 (except in 1997, 1998, 2006 and 2016).</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 xml:space="preserve">The capelin stock in NAFO Div. 2J3K was also acoustically surveyed by the former USSR in November from 1972-1992. The USSR acoustic survey covered a more restricted geographic area compared to the Canadian acoustic survey as it did not go as far into the inshore area (Anon 1995). The USSR fall acoustic surveys were conducted after the Canadian surveys and consistently estimated higher capelin abundances, which may have been due to </w:t>
      </w:r>
      <w:del w:id="116" w:author="DFO-MPO" w:date="2018-04-13T12:02:00Z">
        <w:r w:rsidDel="009764A0">
          <w:rPr>
            <w:rFonts w:ascii="Times New Roman" w:hAnsi="Times New Roman"/>
            <w:sz w:val="24"/>
            <w:szCs w:val="24"/>
          </w:rPr>
          <w:delText xml:space="preserve">an effect of </w:delText>
        </w:r>
      </w:del>
      <w:r>
        <w:rPr>
          <w:rFonts w:ascii="Times New Roman" w:hAnsi="Times New Roman"/>
          <w:sz w:val="24"/>
          <w:szCs w:val="24"/>
        </w:rPr>
        <w:t>timing</w:t>
      </w:r>
      <w:ins w:id="117" w:author="DFO-MPO" w:date="2018-04-13T12:02:00Z">
        <w:r w:rsidR="009764A0">
          <w:rPr>
            <w:rFonts w:ascii="Times New Roman" w:hAnsi="Times New Roman"/>
            <w:sz w:val="24"/>
            <w:szCs w:val="24"/>
          </w:rPr>
          <w:t>,</w:t>
        </w:r>
      </w:ins>
      <w:r>
        <w:rPr>
          <w:rFonts w:ascii="Times New Roman" w:hAnsi="Times New Roman"/>
          <w:sz w:val="24"/>
          <w:szCs w:val="24"/>
        </w:rPr>
        <w:t xml:space="preserve"> as capelin cease</w:t>
      </w:r>
      <w:del w:id="118" w:author="DFO-MPO" w:date="2018-04-13T12:02:00Z">
        <w:r w:rsidDel="009764A0">
          <w:rPr>
            <w:rFonts w:ascii="Times New Roman" w:hAnsi="Times New Roman"/>
            <w:sz w:val="24"/>
            <w:szCs w:val="24"/>
          </w:rPr>
          <w:delText>d</w:delText>
        </w:r>
      </w:del>
      <w:r>
        <w:rPr>
          <w:rFonts w:ascii="Times New Roman" w:hAnsi="Times New Roman"/>
          <w:sz w:val="24"/>
          <w:szCs w:val="24"/>
        </w:rPr>
        <w:t xml:space="preserve"> feeding in November and </w:t>
      </w:r>
      <w:del w:id="119" w:author="DFO-MPO" w:date="2018-04-13T12:02:00Z">
        <w:r w:rsidDel="009764A0">
          <w:rPr>
            <w:rFonts w:ascii="Times New Roman" w:hAnsi="Times New Roman"/>
            <w:sz w:val="24"/>
            <w:szCs w:val="24"/>
          </w:rPr>
          <w:delText xml:space="preserve">were </w:delText>
        </w:r>
      </w:del>
      <w:r>
        <w:rPr>
          <w:rFonts w:ascii="Times New Roman" w:hAnsi="Times New Roman"/>
          <w:sz w:val="24"/>
          <w:szCs w:val="24"/>
        </w:rPr>
        <w:t>aggregate</w:t>
      </w:r>
      <w:del w:id="120" w:author="DFO-MPO" w:date="2018-04-13T12:02:00Z">
        <w:r w:rsidDel="009764A0">
          <w:rPr>
            <w:rFonts w:ascii="Times New Roman" w:hAnsi="Times New Roman"/>
            <w:sz w:val="24"/>
            <w:szCs w:val="24"/>
          </w:rPr>
          <w:delText>d</w:delText>
        </w:r>
      </w:del>
      <w:r>
        <w:rPr>
          <w:rFonts w:ascii="Times New Roman" w:hAnsi="Times New Roman"/>
          <w:sz w:val="24"/>
          <w:szCs w:val="24"/>
        </w:rPr>
        <w:t xml:space="preserve"> in</w:t>
      </w:r>
      <w:ins w:id="121" w:author="DFO-MPO" w:date="2018-04-13T12:02:00Z">
        <w:r w:rsidR="009764A0">
          <w:rPr>
            <w:rFonts w:ascii="Times New Roman" w:hAnsi="Times New Roman"/>
            <w:sz w:val="24"/>
            <w:szCs w:val="24"/>
          </w:rPr>
          <w:t>to</w:t>
        </w:r>
      </w:ins>
      <w:r>
        <w:rPr>
          <w:rFonts w:ascii="Times New Roman" w:hAnsi="Times New Roman"/>
          <w:sz w:val="24"/>
          <w:szCs w:val="24"/>
        </w:rPr>
        <w:t xml:space="preserve"> large </w:t>
      </w:r>
      <w:proofErr w:type="gramStart"/>
      <w:ins w:id="122" w:author="DFO-MPO" w:date="2018-04-13T12:02:00Z">
        <w:r w:rsidR="009764A0">
          <w:rPr>
            <w:rFonts w:ascii="Times New Roman" w:hAnsi="Times New Roman"/>
            <w:sz w:val="24"/>
            <w:szCs w:val="24"/>
          </w:rPr>
          <w:t>overwintering(</w:t>
        </w:r>
        <w:proofErr w:type="gramEnd"/>
        <w:r w:rsidR="009764A0">
          <w:rPr>
            <w:rFonts w:ascii="Times New Roman" w:hAnsi="Times New Roman"/>
            <w:sz w:val="24"/>
            <w:szCs w:val="24"/>
          </w:rPr>
          <w:t xml:space="preserve">?) </w:t>
        </w:r>
      </w:ins>
      <w:r>
        <w:rPr>
          <w:rFonts w:ascii="Times New Roman" w:hAnsi="Times New Roman"/>
          <w:sz w:val="24"/>
          <w:szCs w:val="24"/>
        </w:rPr>
        <w:t>schools (Anon 1995). In 1990, the Canadian fall acoustic survey estimated a very low capelin biomass and the USSR acoustic survey estimated the smallest biomass since 1984 (Anon 1995). Both the USSR and Canadian acoustic surveys estimated record low biomasses in the fall of 1991 and 1992 (Anon 1995). The similarity in acoustic estimates collected by two independent research bodies one month apart in 1991 and 1992 supports the hypothesis of a collapse of the capelin stock.</w:t>
      </w:r>
    </w:p>
    <w:p w:rsidR="000134ED" w:rsidRDefault="00E5311E">
      <w:pPr>
        <w:pStyle w:val="Body"/>
        <w:spacing w:after="0" w:line="480" w:lineRule="auto"/>
        <w:rPr>
          <w:rFonts w:ascii="Times New Roman" w:eastAsia="Times New Roman" w:hAnsi="Times New Roman" w:cs="Times New Roman"/>
          <w:i/>
          <w:iCs/>
          <w:sz w:val="24"/>
          <w:szCs w:val="24"/>
        </w:rPr>
      </w:pPr>
      <w:proofErr w:type="spellStart"/>
      <w:r>
        <w:rPr>
          <w:rFonts w:ascii="Times New Roman" w:hAnsi="Times New Roman"/>
          <w:i/>
          <w:iCs/>
          <w:sz w:val="24"/>
          <w:szCs w:val="24"/>
        </w:rPr>
        <w:t>Spatio</w:t>
      </w:r>
      <w:proofErr w:type="spellEnd"/>
      <w:r>
        <w:rPr>
          <w:rFonts w:ascii="Times New Roman" w:hAnsi="Times New Roman"/>
          <w:i/>
          <w:iCs/>
          <w:sz w:val="24"/>
          <w:szCs w:val="24"/>
        </w:rPr>
        <w:t>-temporal mismatch post-1991</w:t>
      </w:r>
    </w:p>
    <w:p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delays in the timing of capelin spawning post-1991 may have led to a mismatch in capelin availability to the acoustic survey. However, due to the age-dependent distribution of capelin with older capelin in the north (Div. 2J3K) and younger capelin in the south (Div. 3L), the spring acoustic survey in NAFO Div. 3L was only ever designed to survey the non-migratory, immature portion of the stock rather than the spawning migration. Specifically, the spring acoustic survey provides an index of abundance of the age-2 portion of the stock. While other age classes are </w:t>
      </w:r>
      <w:del w:id="123" w:author="DFO-MPO" w:date="2018-04-13T12:03:00Z">
        <w:r w:rsidDel="009764A0">
          <w:rPr>
            <w:rFonts w:ascii="Times New Roman" w:hAnsi="Times New Roman"/>
            <w:sz w:val="24"/>
            <w:szCs w:val="24"/>
          </w:rPr>
          <w:delText>acoustically surveyed,</w:delText>
        </w:r>
      </w:del>
      <w:ins w:id="124" w:author="DFO-MPO" w:date="2018-04-13T12:03:00Z">
        <w:r w:rsidR="009764A0">
          <w:rPr>
            <w:rFonts w:ascii="Times New Roman" w:hAnsi="Times New Roman"/>
            <w:sz w:val="24"/>
            <w:szCs w:val="24"/>
          </w:rPr>
          <w:t>encountered in the acoustic survey,</w:t>
        </w:r>
      </w:ins>
      <w:r>
        <w:rPr>
          <w:rFonts w:ascii="Times New Roman" w:hAnsi="Times New Roman"/>
          <w:sz w:val="24"/>
          <w:szCs w:val="24"/>
        </w:rPr>
        <w:t xml:space="preserve"> they are not fully recruited to the </w:t>
      </w:r>
      <w:del w:id="125" w:author="DFO-MPO" w:date="2018-04-13T12:03:00Z">
        <w:r w:rsidDel="009764A0">
          <w:rPr>
            <w:rFonts w:ascii="Times New Roman" w:hAnsi="Times New Roman"/>
            <w:sz w:val="24"/>
            <w:szCs w:val="24"/>
          </w:rPr>
          <w:delText xml:space="preserve">acoustic </w:delText>
        </w:r>
      </w:del>
      <w:r>
        <w:rPr>
          <w:rFonts w:ascii="Times New Roman" w:hAnsi="Times New Roman"/>
          <w:sz w:val="24"/>
          <w:szCs w:val="24"/>
        </w:rPr>
        <w:t xml:space="preserve">survey either due to their poor recruitment to the </w:t>
      </w:r>
      <w:ins w:id="126" w:author="DFO-MPO" w:date="2018-04-13T12:03:00Z">
        <w:r w:rsidR="009764A0">
          <w:rPr>
            <w:rFonts w:ascii="Times New Roman" w:hAnsi="Times New Roman"/>
            <w:sz w:val="24"/>
            <w:szCs w:val="24"/>
          </w:rPr>
          <w:t xml:space="preserve">trawling </w:t>
        </w:r>
      </w:ins>
      <w:r>
        <w:rPr>
          <w:rFonts w:ascii="Times New Roman" w:hAnsi="Times New Roman"/>
          <w:sz w:val="24"/>
          <w:szCs w:val="24"/>
        </w:rPr>
        <w:t xml:space="preserve">gear and </w:t>
      </w:r>
      <w:ins w:id="127" w:author="DFO-MPO" w:date="2018-04-13T12:03:00Z">
        <w:r w:rsidR="009764A0">
          <w:rPr>
            <w:rFonts w:ascii="Times New Roman" w:hAnsi="Times New Roman"/>
            <w:sz w:val="24"/>
            <w:szCs w:val="24"/>
          </w:rPr>
          <w:t xml:space="preserve">their </w:t>
        </w:r>
      </w:ins>
      <w:r>
        <w:rPr>
          <w:rFonts w:ascii="Times New Roman" w:hAnsi="Times New Roman"/>
          <w:sz w:val="24"/>
          <w:szCs w:val="24"/>
        </w:rPr>
        <w:t>weak acoustic signal (age-1</w:t>
      </w:r>
      <w:ins w:id="128" w:author="DFO-MPO" w:date="2018-04-13T12:03:00Z">
        <w:r w:rsidR="009764A0">
          <w:rPr>
            <w:rFonts w:ascii="Times New Roman" w:hAnsi="Times New Roman"/>
            <w:sz w:val="24"/>
            <w:szCs w:val="24"/>
          </w:rPr>
          <w:t xml:space="preserve"> or younger</w:t>
        </w:r>
      </w:ins>
      <w:r>
        <w:rPr>
          <w:rFonts w:ascii="Times New Roman" w:hAnsi="Times New Roman"/>
          <w:sz w:val="24"/>
          <w:szCs w:val="24"/>
        </w:rPr>
        <w:t xml:space="preserve">) or due to their </w:t>
      </w:r>
      <w:proofErr w:type="spellStart"/>
      <w:r>
        <w:rPr>
          <w:rFonts w:ascii="Times New Roman" w:hAnsi="Times New Roman"/>
          <w:sz w:val="24"/>
          <w:szCs w:val="24"/>
        </w:rPr>
        <w:t>behaviour</w:t>
      </w:r>
      <w:proofErr w:type="spellEnd"/>
      <w:r>
        <w:rPr>
          <w:rFonts w:ascii="Times New Roman" w:hAnsi="Times New Roman"/>
          <w:sz w:val="24"/>
          <w:szCs w:val="24"/>
        </w:rPr>
        <w:t xml:space="preserve"> (ages-3+) (e.g.,</w:t>
      </w:r>
      <w:ins w:id="129" w:author="DFO-MPO" w:date="2018-04-13T12:03:00Z">
        <w:r w:rsidR="009764A0">
          <w:rPr>
            <w:rFonts w:ascii="Times New Roman" w:hAnsi="Times New Roman"/>
            <w:sz w:val="24"/>
            <w:szCs w:val="24"/>
          </w:rPr>
          <w:t xml:space="preserve"> more northerly distribution of older fish and </w:t>
        </w:r>
      </w:ins>
      <w:del w:id="130" w:author="DFO-MPO" w:date="2018-04-13T12:03:00Z">
        <w:r w:rsidDel="009764A0">
          <w:rPr>
            <w:rFonts w:ascii="Times New Roman" w:hAnsi="Times New Roman"/>
            <w:sz w:val="24"/>
            <w:szCs w:val="24"/>
          </w:rPr>
          <w:delText xml:space="preserve"> </w:delText>
        </w:r>
      </w:del>
      <w:r>
        <w:rPr>
          <w:rFonts w:ascii="Times New Roman" w:hAnsi="Times New Roman"/>
          <w:sz w:val="24"/>
          <w:szCs w:val="24"/>
        </w:rPr>
        <w:t>highly aggregat</w:t>
      </w:r>
      <w:ins w:id="131" w:author="DFO-MPO" w:date="2018-04-13T12:03:00Z">
        <w:r w:rsidR="009764A0">
          <w:rPr>
            <w:rFonts w:ascii="Times New Roman" w:hAnsi="Times New Roman"/>
            <w:sz w:val="24"/>
            <w:szCs w:val="24"/>
          </w:rPr>
          <w:t>ed</w:t>
        </w:r>
      </w:ins>
      <w:del w:id="132" w:author="DFO-MPO" w:date="2018-04-13T12:03:00Z">
        <w:r w:rsidDel="009764A0">
          <w:rPr>
            <w:rFonts w:ascii="Times New Roman" w:hAnsi="Times New Roman"/>
            <w:sz w:val="24"/>
            <w:szCs w:val="24"/>
          </w:rPr>
          <w:delText>ing</w:delText>
        </w:r>
      </w:del>
      <w:r>
        <w:rPr>
          <w:rFonts w:ascii="Times New Roman" w:hAnsi="Times New Roman"/>
          <w:sz w:val="24"/>
          <w:szCs w:val="24"/>
        </w:rPr>
        <w:t xml:space="preserve"> </w:t>
      </w:r>
      <w:r>
        <w:rPr>
          <w:rFonts w:ascii="Times New Roman" w:hAnsi="Times New Roman"/>
          <w:sz w:val="24"/>
          <w:szCs w:val="24"/>
        </w:rPr>
        <w:lastRenderedPageBreak/>
        <w:t>shoals for a spawning migration) (Fig. 2)</w:t>
      </w:r>
      <w:commentRangeStart w:id="133"/>
      <w:r>
        <w:rPr>
          <w:rFonts w:ascii="Times New Roman" w:hAnsi="Times New Roman"/>
          <w:sz w:val="24"/>
          <w:szCs w:val="24"/>
        </w:rPr>
        <w:t>.</w:t>
      </w:r>
      <w:commentRangeEnd w:id="133"/>
      <w:r>
        <w:commentReference w:id="133"/>
      </w:r>
      <w:r>
        <w:rPr>
          <w:rFonts w:ascii="Times New Roman" w:hAnsi="Times New Roman"/>
          <w:sz w:val="24"/>
          <w:szCs w:val="24"/>
        </w:rPr>
        <w:t xml:space="preserve"> All age classes acoustically surveyed are included in the annual index of capelin biomass in NAFO Div. 3L. The proportion of maturing age-2 capelin has increased post-1991 (4% pre-1991 compared to 37-79%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(Fig. 3), and this change in </w:t>
      </w:r>
      <w:commentRangeStart w:id="134"/>
      <w:r>
        <w:rPr>
          <w:rFonts w:ascii="Times New Roman" w:hAnsi="Times New Roman"/>
          <w:sz w:val="24"/>
          <w:szCs w:val="24"/>
        </w:rPr>
        <w:t>biology</w:t>
      </w:r>
      <w:commentRangeEnd w:id="134"/>
      <w:r>
        <w:commentReference w:id="134"/>
      </w:r>
      <w:r>
        <w:rPr>
          <w:rFonts w:ascii="Times New Roman" w:hAnsi="Times New Roman"/>
          <w:sz w:val="24"/>
          <w:szCs w:val="24"/>
        </w:rPr>
        <w:t xml:space="preserve"> may have introduced a bias in the acoustic survey post-1991 by </w:t>
      </w:r>
      <w:commentRangeStart w:id="135"/>
      <w:r>
        <w:rPr>
          <w:rFonts w:ascii="Times New Roman" w:hAnsi="Times New Roman"/>
          <w:sz w:val="24"/>
          <w:szCs w:val="24"/>
        </w:rPr>
        <w:t>artificially decreasing</w:t>
      </w:r>
      <w:commentRangeEnd w:id="135"/>
      <w:r w:rsidR="009764A0">
        <w:rPr>
          <w:rStyle w:val="CommentReference"/>
          <w:rFonts w:ascii="Times New Roman" w:eastAsia="Arial Unicode MS" w:hAnsi="Times New Roman" w:cs="Times New Roman"/>
          <w:color w:val="auto"/>
          <w:lang w:eastAsia="en-US"/>
        </w:rPr>
        <w:commentReference w:id="135"/>
      </w:r>
      <w:r>
        <w:rPr>
          <w:rFonts w:ascii="Times New Roman" w:hAnsi="Times New Roman"/>
          <w:sz w:val="24"/>
          <w:szCs w:val="24"/>
        </w:rPr>
        <w:t xml:space="preserve"> the age-2 capelin acoustic estimate. However, the acoustic survey has had high internal consistency, with the index of abundance </w:t>
      </w:r>
      <w:del w:id="136" w:author="DFO-MPO" w:date="2018-04-13T12:06:00Z">
        <w:r w:rsidDel="009764A0">
          <w:rPr>
            <w:rFonts w:ascii="Times New Roman" w:hAnsi="Times New Roman"/>
            <w:sz w:val="24"/>
            <w:szCs w:val="24"/>
          </w:rPr>
          <w:delText xml:space="preserve">of </w:delText>
        </w:r>
      </w:del>
      <w:ins w:id="137" w:author="DFO-MPO" w:date="2018-04-13T12:06:00Z">
        <w:r w:rsidR="009764A0">
          <w:rPr>
            <w:rFonts w:ascii="Times New Roman" w:hAnsi="Times New Roman"/>
            <w:sz w:val="24"/>
            <w:szCs w:val="24"/>
          </w:rPr>
          <w:t xml:space="preserve">for </w:t>
        </w:r>
      </w:ins>
      <w:r>
        <w:rPr>
          <w:rFonts w:ascii="Times New Roman" w:hAnsi="Times New Roman"/>
          <w:sz w:val="24"/>
          <w:szCs w:val="24"/>
        </w:rPr>
        <w:t xml:space="preserve">the age-3 cohort </w:t>
      </w:r>
      <w:ins w:id="138" w:author="DFO-MPO" w:date="2018-04-13T12:06:00Z">
        <w:r w:rsidR="009764A0">
          <w:rPr>
            <w:rFonts w:ascii="Times New Roman" w:hAnsi="Times New Roman"/>
            <w:sz w:val="24"/>
            <w:szCs w:val="24"/>
          </w:rPr>
          <w:t xml:space="preserve">being </w:t>
        </w:r>
      </w:ins>
      <w:r>
        <w:rPr>
          <w:rFonts w:ascii="Times New Roman" w:hAnsi="Times New Roman"/>
          <w:sz w:val="24"/>
          <w:szCs w:val="24"/>
        </w:rPr>
        <w:t xml:space="preserve">highly correlated with the index of abundance </w:t>
      </w:r>
      <w:del w:id="139" w:author="DFO-MPO" w:date="2018-04-13T12:06:00Z">
        <w:r w:rsidDel="009764A0">
          <w:rPr>
            <w:rFonts w:ascii="Times New Roman" w:hAnsi="Times New Roman"/>
            <w:sz w:val="24"/>
            <w:szCs w:val="24"/>
          </w:rPr>
          <w:delText>of</w:delText>
        </w:r>
      </w:del>
      <w:ins w:id="140" w:author="DFO-MPO" w:date="2018-04-13T12:06:00Z">
        <w:r w:rsidR="009764A0">
          <w:rPr>
            <w:rFonts w:ascii="Times New Roman" w:hAnsi="Times New Roman"/>
            <w:sz w:val="24"/>
            <w:szCs w:val="24"/>
          </w:rPr>
          <w:t>for</w:t>
        </w:r>
      </w:ins>
      <w:r>
        <w:rPr>
          <w:rFonts w:ascii="Times New Roman" w:hAnsi="Times New Roman"/>
          <w:sz w:val="24"/>
          <w:szCs w:val="24"/>
        </w:rPr>
        <w:t xml:space="preserve"> the age-2 cohort </w:t>
      </w:r>
      <w:del w:id="141" w:author="DFO-MPO" w:date="2018-04-13T12:06:00Z">
        <w:r w:rsidDel="009764A0">
          <w:rPr>
            <w:rFonts w:ascii="Times New Roman" w:hAnsi="Times New Roman"/>
            <w:sz w:val="24"/>
            <w:szCs w:val="24"/>
          </w:rPr>
          <w:delText>of</w:delText>
        </w:r>
      </w:del>
      <w:ins w:id="142" w:author="DFO-MPO" w:date="2018-04-13T12:06:00Z">
        <w:r w:rsidR="009764A0">
          <w:rPr>
            <w:rFonts w:ascii="Times New Roman" w:hAnsi="Times New Roman"/>
            <w:sz w:val="24"/>
            <w:szCs w:val="24"/>
          </w:rPr>
          <w:t>from</w:t>
        </w:r>
      </w:ins>
      <w:r>
        <w:rPr>
          <w:rFonts w:ascii="Times New Roman" w:hAnsi="Times New Roman"/>
          <w:sz w:val="24"/>
          <w:szCs w:val="24"/>
        </w:rPr>
        <w:t xml:space="preserve"> the pr</w:t>
      </w:r>
      <w:del w:id="143" w:author="DFO-MPO" w:date="2018-04-13T12:07:00Z">
        <w:r w:rsidDel="009764A0">
          <w:rPr>
            <w:rFonts w:ascii="Times New Roman" w:hAnsi="Times New Roman"/>
            <w:sz w:val="24"/>
            <w:szCs w:val="24"/>
          </w:rPr>
          <w:delText>evious</w:delText>
        </w:r>
      </w:del>
      <w:ins w:id="144" w:author="DFO-MPO" w:date="2018-04-13T12:07:00Z">
        <w:r w:rsidR="009764A0">
          <w:rPr>
            <w:rFonts w:ascii="Times New Roman" w:hAnsi="Times New Roman"/>
            <w:sz w:val="24"/>
            <w:szCs w:val="24"/>
          </w:rPr>
          <w:t>ior</w:t>
        </w:r>
      </w:ins>
      <w:r>
        <w:rPr>
          <w:rFonts w:ascii="Times New Roman" w:hAnsi="Times New Roman"/>
          <w:sz w:val="24"/>
          <w:szCs w:val="24"/>
        </w:rPr>
        <w:t xml:space="preserve"> year (Mowbray et al. 2018 </w:t>
      </w:r>
      <w:r>
        <w:rPr>
          <w:rFonts w:ascii="Times New Roman" w:hAnsi="Times New Roman"/>
          <w:sz w:val="24"/>
          <w:szCs w:val="24"/>
          <w:shd w:val="clear" w:color="auto" w:fill="FFFF00"/>
          <w:lang w:val="pt-PT"/>
        </w:rPr>
        <w:t>res doc</w:t>
      </w:r>
      <w:r>
        <w:rPr>
          <w:rFonts w:ascii="Times New Roman" w:hAnsi="Times New Roman"/>
          <w:sz w:val="24"/>
          <w:szCs w:val="24"/>
        </w:rPr>
        <w:t xml:space="preserve">). Cohort tracking in the acoustic survey failed in only two years (1990 and 2010), which affected all ages rather than just the age-2 and age-3 cohorts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For spawning capelin, there is a </w:t>
      </w:r>
      <w:proofErr w:type="spellStart"/>
      <w:r>
        <w:rPr>
          <w:rFonts w:ascii="Times New Roman" w:hAnsi="Times New Roman"/>
          <w:sz w:val="24"/>
          <w:szCs w:val="24"/>
        </w:rPr>
        <w:t>spatio</w:t>
      </w:r>
      <w:proofErr w:type="spellEnd"/>
      <w:r>
        <w:rPr>
          <w:rFonts w:ascii="Times New Roman" w:hAnsi="Times New Roman"/>
          <w:sz w:val="24"/>
          <w:szCs w:val="24"/>
        </w:rPr>
        <w:t xml:space="preserve">-temporal mismatch between spawning migrations and the spring acoustic survey due to persistently later spawning post-1991. Moreover, if mature capelin are present in the area, they are unlikely to be detected due to </w:t>
      </w:r>
      <w:ins w:id="145" w:author="DFO-MPO" w:date="2018-04-13T12:07:00Z">
        <w:r w:rsidR="006364AD">
          <w:rPr>
            <w:rFonts w:ascii="Times New Roman" w:hAnsi="Times New Roman"/>
            <w:sz w:val="24"/>
            <w:szCs w:val="24"/>
          </w:rPr>
          <w:t>their being in den</w:t>
        </w:r>
      </w:ins>
      <w:ins w:id="146" w:author="DFO-MPO" w:date="2018-04-13T12:11:00Z">
        <w:r w:rsidR="006364AD">
          <w:rPr>
            <w:rFonts w:ascii="Times New Roman" w:hAnsi="Times New Roman"/>
            <w:sz w:val="24"/>
            <w:szCs w:val="24"/>
          </w:rPr>
          <w:t>s</w:t>
        </w:r>
      </w:ins>
      <w:ins w:id="147" w:author="DFO-MPO" w:date="2018-04-13T12:07:00Z">
        <w:r w:rsidR="009764A0">
          <w:rPr>
            <w:rFonts w:ascii="Times New Roman" w:hAnsi="Times New Roman"/>
            <w:sz w:val="24"/>
            <w:szCs w:val="24"/>
          </w:rPr>
          <w:t xml:space="preserve">e, </w:t>
        </w:r>
      </w:ins>
      <w:r>
        <w:rPr>
          <w:rFonts w:ascii="Times New Roman" w:hAnsi="Times New Roman"/>
          <w:sz w:val="24"/>
          <w:szCs w:val="24"/>
        </w:rPr>
        <w:t xml:space="preserve">highly aggregated shoals </w:t>
      </w:r>
      <w:ins w:id="148" w:author="DFO-MPO" w:date="2018-04-13T12:12:00Z">
        <w:r w:rsidR="006364AD">
          <w:rPr>
            <w:rFonts w:ascii="Times New Roman" w:hAnsi="Times New Roman"/>
            <w:sz w:val="24"/>
            <w:szCs w:val="24"/>
          </w:rPr>
          <w:t xml:space="preserve">of migrating fish </w:t>
        </w:r>
      </w:ins>
      <w:ins w:id="149" w:author="DFO-MPO" w:date="2018-04-13T12:07:00Z">
        <w:r w:rsidR="009764A0">
          <w:rPr>
            <w:rFonts w:ascii="Times New Roman" w:hAnsi="Times New Roman"/>
            <w:sz w:val="24"/>
            <w:szCs w:val="24"/>
          </w:rPr>
          <w:t xml:space="preserve">which are difficult to detect give the </w:t>
        </w:r>
      </w:ins>
      <w:r>
        <w:rPr>
          <w:rFonts w:ascii="Times New Roman" w:hAnsi="Times New Roman"/>
          <w:sz w:val="24"/>
          <w:szCs w:val="24"/>
        </w:rPr>
        <w:t xml:space="preserve">relative </w:t>
      </w:r>
      <w:ins w:id="150" w:author="DFO-MPO" w:date="2018-04-13T12:08:00Z">
        <w:r w:rsidR="009764A0">
          <w:rPr>
            <w:rFonts w:ascii="Times New Roman" w:hAnsi="Times New Roman"/>
            <w:sz w:val="24"/>
            <w:szCs w:val="24"/>
          </w:rPr>
          <w:t xml:space="preserve">sparse </w:t>
        </w:r>
      </w:ins>
      <w:ins w:id="151" w:author="DFO-MPO" w:date="2018-04-13T12:09:00Z">
        <w:r w:rsidR="006364AD">
          <w:rPr>
            <w:rFonts w:ascii="Times New Roman" w:hAnsi="Times New Roman"/>
            <w:sz w:val="24"/>
            <w:szCs w:val="24"/>
          </w:rPr>
          <w:t xml:space="preserve">in terms of both </w:t>
        </w:r>
      </w:ins>
      <w:ins w:id="152" w:author="DFO-MPO" w:date="2018-04-13T12:10:00Z">
        <w:r w:rsidR="006364AD">
          <w:rPr>
            <w:rFonts w:ascii="Times New Roman" w:hAnsi="Times New Roman"/>
            <w:sz w:val="24"/>
            <w:szCs w:val="24"/>
          </w:rPr>
          <w:t xml:space="preserve">the </w:t>
        </w:r>
      </w:ins>
      <w:ins w:id="153" w:author="DFO-MPO" w:date="2018-04-13T12:09:00Z">
        <w:r w:rsidR="006364AD">
          <w:rPr>
            <w:rFonts w:ascii="Times New Roman" w:hAnsi="Times New Roman"/>
            <w:sz w:val="24"/>
            <w:szCs w:val="24"/>
          </w:rPr>
          <w:t xml:space="preserve">spatial (e.g. transect lines are ~10 to 30+ km apart) and </w:t>
        </w:r>
      </w:ins>
      <w:ins w:id="154" w:author="DFO-MPO" w:date="2018-04-13T12:10:00Z">
        <w:r w:rsidR="006364AD">
          <w:rPr>
            <w:rFonts w:ascii="Times New Roman" w:hAnsi="Times New Roman"/>
            <w:sz w:val="24"/>
            <w:szCs w:val="24"/>
          </w:rPr>
          <w:t xml:space="preserve">the </w:t>
        </w:r>
      </w:ins>
      <w:ins w:id="155" w:author="DFO-MPO" w:date="2018-04-13T12:09:00Z">
        <w:r w:rsidR="006364AD">
          <w:rPr>
            <w:rFonts w:ascii="Times New Roman" w:hAnsi="Times New Roman"/>
            <w:sz w:val="24"/>
            <w:szCs w:val="24"/>
          </w:rPr>
          <w:t xml:space="preserve">temporal </w:t>
        </w:r>
      </w:ins>
      <w:ins w:id="156" w:author="DFO-MPO" w:date="2018-04-13T12:08:00Z">
        <w:r w:rsidR="009764A0">
          <w:rPr>
            <w:rFonts w:ascii="Times New Roman" w:hAnsi="Times New Roman"/>
            <w:sz w:val="24"/>
            <w:szCs w:val="24"/>
          </w:rPr>
          <w:t xml:space="preserve">coverage </w:t>
        </w:r>
      </w:ins>
      <w:ins w:id="157" w:author="DFO-MPO" w:date="2018-04-13T12:09:00Z">
        <w:r w:rsidR="006364AD">
          <w:rPr>
            <w:rFonts w:ascii="Times New Roman" w:hAnsi="Times New Roman"/>
            <w:sz w:val="24"/>
            <w:szCs w:val="24"/>
          </w:rPr>
          <w:t xml:space="preserve">(e.g. each transect line is only surveyed once) </w:t>
        </w:r>
      </w:ins>
      <w:del w:id="158" w:author="DFO-MPO" w:date="2018-04-13T12:08:00Z">
        <w:r w:rsidDel="009764A0">
          <w:rPr>
            <w:rFonts w:ascii="Times New Roman" w:hAnsi="Times New Roman"/>
            <w:sz w:val="24"/>
            <w:szCs w:val="24"/>
          </w:rPr>
          <w:delText xml:space="preserve">to the </w:delText>
        </w:r>
      </w:del>
      <w:ins w:id="159" w:author="DFO-MPO" w:date="2018-04-13T12:10:00Z">
        <w:r w:rsidR="006364AD">
          <w:rPr>
            <w:rFonts w:ascii="Times New Roman" w:hAnsi="Times New Roman"/>
            <w:sz w:val="24"/>
            <w:szCs w:val="24"/>
          </w:rPr>
          <w:t xml:space="preserve">of the </w:t>
        </w:r>
      </w:ins>
      <w:r>
        <w:rPr>
          <w:rFonts w:ascii="Times New Roman" w:hAnsi="Times New Roman"/>
          <w:sz w:val="24"/>
          <w:szCs w:val="24"/>
        </w:rPr>
        <w:t xml:space="preserve">survey </w:t>
      </w:r>
      <w:commentRangeStart w:id="160"/>
      <w:del w:id="161" w:author="DFO-MPO" w:date="2018-04-13T12:08:00Z">
        <w:r w:rsidDel="009764A0">
          <w:rPr>
            <w:rFonts w:ascii="Times New Roman" w:hAnsi="Times New Roman"/>
            <w:sz w:val="24"/>
            <w:szCs w:val="24"/>
          </w:rPr>
          <w:delText>effort</w:delText>
        </w:r>
      </w:del>
      <w:commentRangeEnd w:id="160"/>
      <w:r>
        <w:commentReference w:id="160"/>
      </w:r>
      <w:ins w:id="162" w:author="DFO-MPO" w:date="2018-04-13T12:08:00Z">
        <w:r w:rsidR="009764A0">
          <w:rPr>
            <w:rFonts w:ascii="Times New Roman" w:hAnsi="Times New Roman"/>
            <w:sz w:val="24"/>
            <w:szCs w:val="24"/>
          </w:rPr>
          <w:t>program</w:t>
        </w:r>
      </w:ins>
      <w:r>
        <w:rPr>
          <w:rFonts w:ascii="Times New Roman" w:hAnsi="Times New Roman"/>
          <w:sz w:val="24"/>
          <w:szCs w:val="24"/>
        </w:rPr>
        <w:t xml:space="preserve">. </w:t>
      </w:r>
      <w:ins w:id="163" w:author="DFO-MPO" w:date="2018-04-13T12:11:00Z">
        <w:r w:rsidR="006364AD">
          <w:rPr>
            <w:rFonts w:ascii="Times New Roman" w:hAnsi="Times New Roman"/>
            <w:sz w:val="24"/>
            <w:szCs w:val="24"/>
          </w:rPr>
          <w:t xml:space="preserve">This is in contrast to immature </w:t>
        </w:r>
        <w:proofErr w:type="gramStart"/>
        <w:r w:rsidR="006364AD">
          <w:rPr>
            <w:rFonts w:ascii="Times New Roman" w:hAnsi="Times New Roman"/>
            <w:sz w:val="24"/>
            <w:szCs w:val="24"/>
          </w:rPr>
          <w:t>capelin that are</w:t>
        </w:r>
        <w:proofErr w:type="gramEnd"/>
        <w:r w:rsidR="006364AD">
          <w:rPr>
            <w:rFonts w:ascii="Times New Roman" w:hAnsi="Times New Roman"/>
            <w:sz w:val="24"/>
            <w:szCs w:val="24"/>
          </w:rPr>
          <w:t xml:space="preserve"> feeding in the area and are present in broadly distributed schools of f</w:t>
        </w:r>
      </w:ins>
      <w:ins w:id="164" w:author="DFO-MPO" w:date="2018-04-13T12:12:00Z">
        <w:r w:rsidR="006364AD">
          <w:rPr>
            <w:rFonts w:ascii="Times New Roman" w:hAnsi="Times New Roman"/>
            <w:sz w:val="24"/>
            <w:szCs w:val="24"/>
          </w:rPr>
          <w:t>e</w:t>
        </w:r>
      </w:ins>
      <w:ins w:id="165" w:author="DFO-MPO" w:date="2018-04-13T12:11:00Z">
        <w:r w:rsidR="006364AD">
          <w:rPr>
            <w:rFonts w:ascii="Times New Roman" w:hAnsi="Times New Roman"/>
            <w:sz w:val="24"/>
            <w:szCs w:val="24"/>
          </w:rPr>
          <w:t>e</w:t>
        </w:r>
      </w:ins>
      <w:ins w:id="166" w:author="DFO-MPO" w:date="2018-04-13T12:12:00Z">
        <w:r w:rsidR="006364AD">
          <w:rPr>
            <w:rFonts w:ascii="Times New Roman" w:hAnsi="Times New Roman"/>
            <w:sz w:val="24"/>
            <w:szCs w:val="24"/>
          </w:rPr>
          <w:t>ding fish that are n</w:t>
        </w:r>
      </w:ins>
      <w:ins w:id="167" w:author="DFO-MPO" w:date="2018-04-13T12:13:00Z">
        <w:r w:rsidR="006364AD">
          <w:rPr>
            <w:rFonts w:ascii="Times New Roman" w:hAnsi="Times New Roman"/>
            <w:sz w:val="24"/>
            <w:szCs w:val="24"/>
          </w:rPr>
          <w:t xml:space="preserve">on-migratory. </w:t>
        </w:r>
      </w:ins>
      <w:r>
        <w:rPr>
          <w:rFonts w:ascii="Times New Roman" w:hAnsi="Times New Roman"/>
          <w:sz w:val="24"/>
          <w:szCs w:val="24"/>
        </w:rPr>
        <w:t xml:space="preserve">Capelin surveys in other countries are timed to avoid spawning migrations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&gt;&lt;Author&gt;Gjøsæter&lt;/Author&gt;&lt;Year&gt;1998&lt;/Year&gt;&lt;Prefix&gt;&lt;/Prefix&gt;&lt;Suffix&gt;&lt;/Suffix&gt;&lt;Pages&gt;&lt;/Pages&gt;&lt;DisplayText&gt;(Gjøsæter 1998)&lt;/DisplayText&gt;&lt;record&gt;&lt;rec-number&gt;937&lt;/rec-number&gt;&lt;foreign-keys&gt;&lt;key app="EN" db-id="2pv5prxr6xz2a4ea50h5dww0ewvx0ttdtdsa" timestamp="1522084434"&gt;937&lt;/key&gt;&lt;/foreign-keys&gt;&lt;ref-type name="Journal Article"&gt;17&lt;/ref-type&gt;&lt;contributors&gt;&lt;authors&gt;&lt;author&gt;Gjøsæter, Harald&lt;/author&gt;&lt;/authors&gt;&lt;/contributors&gt;&lt;titles&gt;&lt;title&gt;The population biology and exploitation of capelin (Mallotus villosus) in the barents sea&lt;/title&gt;&lt;secondary-title&gt;Sarsia&lt;/secondary-title&gt;&lt;/titles&gt;&lt;periodical&gt;&lt;full-title&gt;Sarsia&lt;/full-title&gt;&lt;/periodical&gt;&lt;pages&gt;453-496&lt;/pages&gt;&lt;volume&gt;83&lt;/volume&gt;&lt;number&gt;6&lt;/number&gt;&lt;dates&gt;&lt;year&gt;1998&lt;/year&gt;&lt;pub-dates&gt;&lt;date&gt;1998/12/30&lt;/date&gt;&lt;/pub-dates&gt;&lt;/dates&gt;&lt;publisher&gt;Taylor &amp;amp; Francis&lt;/publisher&gt;&lt;isbn&gt;0036-4827&lt;/isbn&gt;&lt;urls&gt;&lt;related-urls&gt;&lt;url&gt;https://doi.org/10.1080/00364827.1998.10420445&lt;/url&gt;&lt;/related-urls&gt;&lt;/urls&gt;&lt;electronic-resource-num&gt;10.1080/00364827.1998.10420445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da-DK"/>
        </w:rPr>
        <w:t>(Gjøsæter 1998)</w:t>
      </w:r>
      <w:r>
        <w:rPr>
          <w:rFonts w:ascii="Times New Roman" w:eastAsia="Times New Roman" w:hAnsi="Times New Roman" w:cs="Times New Roman"/>
          <w:sz w:val="24"/>
          <w:szCs w:val="24"/>
        </w:rPr>
        <w:fldChar w:fldCharType="end"/>
      </w:r>
      <w:commentRangeStart w:id="168"/>
      <w:r>
        <w:rPr>
          <w:rFonts w:ascii="Times New Roman" w:hAnsi="Times New Roman"/>
          <w:sz w:val="24"/>
          <w:szCs w:val="24"/>
        </w:rPr>
        <w:t>.</w:t>
      </w:r>
      <w:commentRangeEnd w:id="168"/>
      <w:r>
        <w:commentReference w:id="168"/>
      </w:r>
      <w:r>
        <w:rPr>
          <w:rFonts w:ascii="Times New Roman" w:hAnsi="Times New Roman"/>
          <w:sz w:val="24"/>
          <w:szCs w:val="24"/>
        </w:rPr>
        <w:t xml:space="preserve"> An exception is Iceland, where if capelin are not detected in surveys during the fall feeding period due to shifting stock distribution, follow-up surveys are conducted during spawning migrations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&gt;&lt;Author&gt;Carscadden&lt;/Author&gt;&lt;Year&gt;2013&lt;/Year&gt;&lt;Prefix&gt;reviewed in &lt;/Prefix&gt;&lt;Suffix&gt;&lt;/Suffix&gt;&lt;Pages&gt;&lt;/Pages&gt;&lt;DisplayText&gt;(reviewed in Carscadden et al. 2013)&lt;/DisplayText&gt;&lt;record&gt;&lt;rec-number&gt;717&lt;/rec-number&gt;&lt;foreign-keys&gt;&lt;key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(reviewed in Carscadden et al.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recognition of the difficulty involved in locating highly aggregated spawning shoals within a large expanse of water, Iceland increases their survey efforts for spring spawning migrations and utilizes </w:t>
      </w:r>
      <w:r>
        <w:rPr>
          <w:rFonts w:ascii="Times New Roman" w:hAnsi="Times New Roman"/>
          <w:sz w:val="24"/>
          <w:szCs w:val="24"/>
        </w:rPr>
        <w:lastRenderedPageBreak/>
        <w:t xml:space="preserve">commercial fleet information to exclude survey areas with no capelin, allowing the survey vessels to conduct a more concentrated survey for highly aggregated shoals of migrating </w:t>
      </w:r>
      <w:commentRangeStart w:id="169"/>
      <w:r>
        <w:rPr>
          <w:rFonts w:ascii="Times New Roman" w:hAnsi="Times New Roman"/>
          <w:sz w:val="24"/>
          <w:szCs w:val="24"/>
        </w:rPr>
        <w:t>capelin</w:t>
      </w:r>
      <w:commentRangeEnd w:id="169"/>
      <w:r>
        <w:commentReference w:id="169"/>
      </w:r>
      <w:r>
        <w:rPr>
          <w:rFonts w:ascii="Times New Roman" w:hAnsi="Times New Roman"/>
          <w:sz w:val="24"/>
          <w:szCs w:val="24"/>
        </w:rPr>
        <w:t xml:space="preserve">. This level of survey effort is not possible during the spring survey in the NL region resulting in these migratory </w:t>
      </w:r>
      <w:proofErr w:type="spellStart"/>
      <w:r>
        <w:rPr>
          <w:rFonts w:ascii="Times New Roman" w:hAnsi="Times New Roman"/>
          <w:sz w:val="24"/>
          <w:szCs w:val="24"/>
        </w:rPr>
        <w:t>spawners</w:t>
      </w:r>
      <w:proofErr w:type="spellEnd"/>
      <w:r>
        <w:rPr>
          <w:rFonts w:ascii="Times New Roman" w:hAnsi="Times New Roman"/>
          <w:sz w:val="24"/>
          <w:szCs w:val="24"/>
        </w:rPr>
        <w:t xml:space="preserve"> rarely being intercepted. However, when concerns were raised that the spring acoustic survey may be missing capelin due to a change in spawning timing, repeat acoustic surveys </w:t>
      </w:r>
      <w:ins w:id="170" w:author="DFO-MPO" w:date="2018-04-13T12:14:00Z">
        <w:r w:rsidR="006364AD">
          <w:rPr>
            <w:rFonts w:ascii="Times New Roman" w:hAnsi="Times New Roman"/>
            <w:sz w:val="24"/>
            <w:szCs w:val="24"/>
          </w:rPr>
          <w:t xml:space="preserve">were conducted </w:t>
        </w:r>
      </w:ins>
      <w:r>
        <w:rPr>
          <w:rFonts w:ascii="Times New Roman" w:hAnsi="Times New Roman"/>
          <w:sz w:val="24"/>
          <w:szCs w:val="24"/>
        </w:rPr>
        <w:t xml:space="preserve">in June of 1991 and 2003 </w:t>
      </w:r>
      <w:del w:id="171" w:author="DFO-MPO" w:date="2018-04-13T12:14:00Z">
        <w:r w:rsidDel="006364AD">
          <w:rPr>
            <w:rFonts w:ascii="Times New Roman" w:hAnsi="Times New Roman"/>
            <w:sz w:val="24"/>
            <w:szCs w:val="24"/>
          </w:rPr>
          <w:delText xml:space="preserve">were conducted </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These repeat surveys failed to detect a marked change in capelin biomass between survey months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A delay in migration timing also does not explain the coincidental sudden decline of capelin in the fall acoustic surveys starting in </w:t>
      </w:r>
      <w:proofErr w:type="gramStart"/>
      <w:r>
        <w:rPr>
          <w:rFonts w:ascii="Times New Roman" w:hAnsi="Times New Roman"/>
          <w:sz w:val="24"/>
          <w:szCs w:val="24"/>
        </w:rPr>
        <w:t>1990,</w:t>
      </w:r>
      <w:proofErr w:type="gramEnd"/>
      <w:r>
        <w:rPr>
          <w:rFonts w:ascii="Times New Roman" w:hAnsi="Times New Roman"/>
          <w:sz w:val="24"/>
          <w:szCs w:val="24"/>
        </w:rPr>
        <w:t xml:space="preserve"> a year when spawning was in June. Consequently, we find no evidence that the persistent delay in the spawning migration of capelin post-1991 is responsible for creating an illusion of a sudden and sustained loss of capelin in the acoustic surveys conducted by Canada and the USSR. The offshore spring and fall acoustic surveys support the hypothesis of a capelin collapse. </w:t>
      </w:r>
    </w:p>
    <w:p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Capelin stock is non-migratory and inshore post-1991</w:t>
      </w:r>
    </w:p>
    <w:p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suggested that an alternate explanation to the apparent offshore acoustic survey collapse was an abrupt change in capelin migration patterns post-1991, with capelin now remaining inshore year round. The migration hypothesis postulates that a non-migratory capelin stock post-1991 will mature at an earlier age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To test this hypothesis, we examined trends in capelin maturity from 1982-2015 using data from the spring acoustic survey with capelin partitioned into spatial strata based on both depth and latitude. Annually, the fraction of capelin in each age-class and strata that were classed as mature were divided by the total number of capelin from that age-class. There were a number of changes in capelin maturation trends from 1982-2015. Prior to 1991, ~4% of age-2 and ~58% of age-3 </w:t>
      </w:r>
      <w:r>
        <w:rPr>
          <w:rFonts w:ascii="Times New Roman" w:hAnsi="Times New Roman"/>
          <w:sz w:val="24"/>
          <w:szCs w:val="24"/>
        </w:rPr>
        <w:lastRenderedPageBreak/>
        <w:t xml:space="preserve">capelin were classed as mature and there was substantial variability in the fraction of individuals within an age-class that were mature in a particular year (Fig. 3). At age-4, nearly all capelin were classed as mature on a consistent basis. Between 1991 and 1999, data on capelin maturity was sparse, but from the limited data that were available, it appears that there was a general increase in the percentages of ages-2 and 3 that were mature (Fig. 3). From 2000-2010, 57% </w:t>
      </w:r>
      <w:ins w:id="172" w:author="DFO-MPO" w:date="2018-04-13T12:15:00Z">
        <w:r w:rsidR="006364AD">
          <w:rPr>
            <w:rFonts w:ascii="Times New Roman" w:hAnsi="Times New Roman"/>
            <w:sz w:val="24"/>
            <w:szCs w:val="24"/>
          </w:rPr>
          <w:t xml:space="preserve">of </w:t>
        </w:r>
      </w:ins>
      <w:r>
        <w:rPr>
          <w:rFonts w:ascii="Times New Roman" w:hAnsi="Times New Roman"/>
          <w:sz w:val="24"/>
          <w:szCs w:val="24"/>
        </w:rPr>
        <w:t xml:space="preserve">age-2 and 99% </w:t>
      </w:r>
      <w:ins w:id="173" w:author="DFO-MPO" w:date="2018-04-13T12:15:00Z">
        <w:r w:rsidR="006364AD">
          <w:rPr>
            <w:rFonts w:ascii="Times New Roman" w:hAnsi="Times New Roman"/>
            <w:sz w:val="24"/>
            <w:szCs w:val="24"/>
          </w:rPr>
          <w:t xml:space="preserve">of </w:t>
        </w:r>
      </w:ins>
      <w:r>
        <w:rPr>
          <w:rFonts w:ascii="Times New Roman" w:hAnsi="Times New Roman"/>
          <w:sz w:val="24"/>
          <w:szCs w:val="24"/>
        </w:rPr>
        <w:t xml:space="preserve">age-3 </w:t>
      </w:r>
      <w:proofErr w:type="gramStart"/>
      <w:ins w:id="174" w:author="DFO-MPO" w:date="2018-04-13T12:15:00Z">
        <w:r w:rsidR="006364AD">
          <w:rPr>
            <w:rFonts w:ascii="Times New Roman" w:hAnsi="Times New Roman"/>
            <w:sz w:val="24"/>
            <w:szCs w:val="24"/>
          </w:rPr>
          <w:t xml:space="preserve">capelin </w:t>
        </w:r>
      </w:ins>
      <w:r>
        <w:rPr>
          <w:rFonts w:ascii="Times New Roman" w:hAnsi="Times New Roman"/>
          <w:sz w:val="24"/>
          <w:szCs w:val="24"/>
        </w:rPr>
        <w:t>were</w:t>
      </w:r>
      <w:proofErr w:type="gramEnd"/>
      <w:r>
        <w:rPr>
          <w:rFonts w:ascii="Times New Roman" w:hAnsi="Times New Roman"/>
          <w:sz w:val="24"/>
          <w:szCs w:val="24"/>
        </w:rPr>
        <w:t xml:space="preserve"> mature, which </w:t>
      </w:r>
      <w:del w:id="175" w:author="DFO-MPO" w:date="2018-04-13T12:20:00Z">
        <w:r w:rsidDel="004939C2">
          <w:rPr>
            <w:rFonts w:ascii="Times New Roman" w:hAnsi="Times New Roman"/>
            <w:sz w:val="24"/>
            <w:szCs w:val="24"/>
          </w:rPr>
          <w:delText>was a</w:delText>
        </w:r>
      </w:del>
      <w:ins w:id="176" w:author="DFO-MPO" w:date="2018-04-13T12:20:00Z">
        <w:r w:rsidR="004939C2">
          <w:rPr>
            <w:rFonts w:ascii="Times New Roman" w:hAnsi="Times New Roman"/>
            <w:sz w:val="24"/>
            <w:szCs w:val="24"/>
          </w:rPr>
          <w:t>were</w:t>
        </w:r>
      </w:ins>
      <w:r>
        <w:rPr>
          <w:rFonts w:ascii="Times New Roman" w:hAnsi="Times New Roman"/>
          <w:sz w:val="24"/>
          <w:szCs w:val="24"/>
        </w:rPr>
        <w:t xml:space="preserve"> </w:t>
      </w:r>
      <w:ins w:id="177" w:author="DFO-MPO" w:date="2018-04-13T12:16:00Z">
        <w:r w:rsidR="006364AD">
          <w:rPr>
            <w:rFonts w:ascii="Times New Roman" w:hAnsi="Times New Roman"/>
            <w:sz w:val="24"/>
            <w:szCs w:val="24"/>
          </w:rPr>
          <w:t xml:space="preserve">large </w:t>
        </w:r>
      </w:ins>
      <w:commentRangeStart w:id="178"/>
      <w:del w:id="179" w:author="DFO-MPO" w:date="2018-04-13T12:16:00Z">
        <w:r w:rsidDel="006364AD">
          <w:rPr>
            <w:rFonts w:ascii="Times New Roman" w:hAnsi="Times New Roman"/>
            <w:sz w:val="24"/>
            <w:szCs w:val="24"/>
          </w:rPr>
          <w:delText>significant</w:delText>
        </w:r>
        <w:commentRangeEnd w:id="178"/>
        <w:r w:rsidR="006364AD" w:rsidDel="006364AD">
          <w:rPr>
            <w:rStyle w:val="CommentReference"/>
            <w:rFonts w:ascii="Times New Roman" w:eastAsia="Arial Unicode MS" w:hAnsi="Times New Roman" w:cs="Times New Roman"/>
            <w:color w:val="auto"/>
            <w:lang w:eastAsia="en-US"/>
          </w:rPr>
          <w:commentReference w:id="178"/>
        </w:r>
        <w:r w:rsidDel="006364AD">
          <w:rPr>
            <w:rFonts w:ascii="Times New Roman" w:hAnsi="Times New Roman"/>
            <w:sz w:val="24"/>
            <w:szCs w:val="24"/>
          </w:rPr>
          <w:delText xml:space="preserve"> </w:delText>
        </w:r>
      </w:del>
      <w:r>
        <w:rPr>
          <w:rFonts w:ascii="Times New Roman" w:hAnsi="Times New Roman"/>
          <w:sz w:val="24"/>
          <w:szCs w:val="24"/>
        </w:rPr>
        <w:t>increase</w:t>
      </w:r>
      <w:ins w:id="180" w:author="DFO-MPO" w:date="2018-04-13T12:20:00Z">
        <w:r w:rsidR="004939C2">
          <w:rPr>
            <w:rFonts w:ascii="Times New Roman" w:hAnsi="Times New Roman"/>
            <w:sz w:val="24"/>
            <w:szCs w:val="24"/>
          </w:rPr>
          <w:t xml:space="preserve">s in maturity rates </w:t>
        </w:r>
      </w:ins>
      <w:del w:id="181" w:author="DFO-MPO" w:date="2018-04-13T12:21:00Z">
        <w:r w:rsidDel="004939C2">
          <w:rPr>
            <w:rFonts w:ascii="Times New Roman" w:hAnsi="Times New Roman"/>
            <w:sz w:val="24"/>
            <w:szCs w:val="24"/>
          </w:rPr>
          <w:delText xml:space="preserve"> </w:delText>
        </w:r>
      </w:del>
      <w:ins w:id="182" w:author="DFO-MPO" w:date="2018-04-13T12:21:00Z">
        <w:r w:rsidR="004939C2">
          <w:rPr>
            <w:rFonts w:ascii="Times New Roman" w:hAnsi="Times New Roman"/>
            <w:sz w:val="24"/>
            <w:szCs w:val="24"/>
          </w:rPr>
          <w:t xml:space="preserve">compared to </w:t>
        </w:r>
      </w:ins>
      <w:del w:id="183" w:author="DFO-MPO" w:date="2018-04-13T12:21:00Z">
        <w:r w:rsidDel="004939C2">
          <w:rPr>
            <w:rFonts w:ascii="Times New Roman" w:hAnsi="Times New Roman"/>
            <w:sz w:val="24"/>
            <w:szCs w:val="24"/>
          </w:rPr>
          <w:delText>from 1</w:delText>
        </w:r>
      </w:del>
      <w:ins w:id="184" w:author="DFO-MPO" w:date="2018-04-13T12:21:00Z">
        <w:r w:rsidR="004939C2">
          <w:rPr>
            <w:rFonts w:ascii="Times New Roman" w:hAnsi="Times New Roman"/>
            <w:sz w:val="24"/>
            <w:szCs w:val="24"/>
          </w:rPr>
          <w:t>1</w:t>
        </w:r>
      </w:ins>
      <w:r>
        <w:rPr>
          <w:rFonts w:ascii="Times New Roman" w:hAnsi="Times New Roman"/>
          <w:sz w:val="24"/>
          <w:szCs w:val="24"/>
        </w:rPr>
        <w:t xml:space="preserve">982-1990 (Fig. 3). From 2010-2015, the </w:t>
      </w:r>
      <w:del w:id="185" w:author="DFO-MPO" w:date="2018-04-13T12:21:00Z">
        <w:r w:rsidDel="004939C2">
          <w:rPr>
            <w:rFonts w:ascii="Times New Roman" w:hAnsi="Times New Roman"/>
            <w:sz w:val="24"/>
            <w:szCs w:val="24"/>
          </w:rPr>
          <w:delText>proportion</w:delText>
        </w:r>
      </w:del>
      <w:ins w:id="186" w:author="DFO-MPO" w:date="2018-04-13T12:21:00Z">
        <w:r w:rsidR="004939C2">
          <w:rPr>
            <w:rFonts w:ascii="Times New Roman" w:hAnsi="Times New Roman"/>
            <w:sz w:val="24"/>
            <w:szCs w:val="24"/>
          </w:rPr>
          <w:t>percentage</w:t>
        </w:r>
      </w:ins>
      <w:r>
        <w:rPr>
          <w:rFonts w:ascii="Times New Roman" w:hAnsi="Times New Roman"/>
          <w:sz w:val="24"/>
          <w:szCs w:val="24"/>
        </w:rPr>
        <w:t xml:space="preserve"> of mature age-2’s declined substantially to 40% </w:t>
      </w:r>
      <w:ins w:id="187" w:author="DFO-MPO" w:date="2018-04-13T12:21:00Z">
        <w:r w:rsidR="004939C2">
          <w:rPr>
            <w:rFonts w:ascii="Times New Roman" w:hAnsi="Times New Roman"/>
            <w:sz w:val="24"/>
            <w:szCs w:val="24"/>
          </w:rPr>
          <w:t xml:space="preserve">being mature </w:t>
        </w:r>
      </w:ins>
      <w:r>
        <w:rPr>
          <w:rFonts w:ascii="Times New Roman" w:hAnsi="Times New Roman"/>
          <w:sz w:val="24"/>
          <w:szCs w:val="24"/>
        </w:rPr>
        <w:t xml:space="preserve">and the </w:t>
      </w:r>
      <w:del w:id="188" w:author="DFO-MPO" w:date="2018-04-13T12:21:00Z">
        <w:r w:rsidDel="004939C2">
          <w:rPr>
            <w:rFonts w:ascii="Times New Roman" w:hAnsi="Times New Roman"/>
            <w:sz w:val="24"/>
            <w:szCs w:val="24"/>
          </w:rPr>
          <w:delText>proportion</w:delText>
        </w:r>
      </w:del>
      <w:ins w:id="189" w:author="DFO-MPO" w:date="2018-04-13T12:21:00Z">
        <w:r w:rsidR="004939C2">
          <w:rPr>
            <w:rFonts w:ascii="Times New Roman" w:hAnsi="Times New Roman"/>
            <w:sz w:val="24"/>
            <w:szCs w:val="24"/>
          </w:rPr>
          <w:t>percentage</w:t>
        </w:r>
      </w:ins>
      <w:r>
        <w:rPr>
          <w:rFonts w:ascii="Times New Roman" w:hAnsi="Times New Roman"/>
          <w:sz w:val="24"/>
          <w:szCs w:val="24"/>
        </w:rPr>
        <w:t xml:space="preserve"> of mature </w:t>
      </w:r>
      <w:proofErr w:type="gramStart"/>
      <w:r>
        <w:rPr>
          <w:rFonts w:ascii="Times New Roman" w:hAnsi="Times New Roman"/>
          <w:sz w:val="24"/>
          <w:szCs w:val="24"/>
        </w:rPr>
        <w:t>age-3’s</w:t>
      </w:r>
      <w:proofErr w:type="gramEnd"/>
      <w:r>
        <w:rPr>
          <w:rFonts w:ascii="Times New Roman" w:hAnsi="Times New Roman"/>
          <w:sz w:val="24"/>
          <w:szCs w:val="24"/>
        </w:rPr>
        <w:t xml:space="preserve"> experienced a smaller decline to 93% (Fig. 3). </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While our analysis on maturity pre- and post-1991 is consistent with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hypothesis that a capelin population that is no longer migrating will have a younger age at maturity, our results are also consistent with the hypothesis that age at maturity will decline in fish populations that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a stressed population being defined by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sidRPr="006364AD">
        <w:rPr>
          <w:rFonts w:ascii="Times New Roman" w:hAnsi="Times New Roman"/>
          <w:sz w:val="24"/>
          <w:szCs w:val="24"/>
          <w:lang w:val="en-CA"/>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as “one that has undergone a substantial decline in size”. Furthermore, it is possible to see rapid changes in age at maturity in response to shifts in stock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example, as Atlantic herring stocks increased in the mid-1980s in Georges Bank, there was a 50% decrease in the percentage of mature age-3 fish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&gt;&lt;Author&gt;Melvin&lt;/Author&gt;&lt;Year&gt;1995&lt;/Year&gt;&lt;RecNum&gt;950&lt;/RecNum&gt;&lt;Prefix&gt;&lt;/Prefix&gt;&lt;Suffix&gt;&lt;/Suffix&gt;&lt;Pages&gt;&lt;/Pages&gt;&lt;DisplayText&gt;(Melvin et al. 1995)&lt;/DisplayText&gt;&lt;record&gt;&lt;rec-number&gt;950&lt;/rec-number&gt;&lt;foreign-keys&gt;&lt;key app="EN" db-id="2pv5prxr6xz2a4ea50h5dww0ewvx0ttdtdsa" timestamp="1522261830"&gt;950&lt;/key&gt;&lt;/foreign-keys&gt;&lt;ref-type name="Journal Article"&gt;17&lt;/ref-type&gt;&lt;contributors&gt;&lt;authors&gt;&lt;author&gt;Melvin, G.D.&lt;/author&gt;&lt;author&gt;Fife, F.J.&lt;/author&gt;&lt;author&gt;Sochasky, J.B.&lt;/author&gt;&lt;author&gt;Power, M.J.&lt;/author&gt;&lt;author&gt;Stephenson, R.L.&lt;/author&gt;&lt;/authors&gt;&lt;/contributors&gt;&lt;titles&gt;&lt;title&gt;The 1995 Update on Georges Bank 5Z Herring Stock&lt;/title&gt;&lt;secondary-title&gt;DFO Atlantic Fisheries Research Document&lt;/secondary-title&gt;&lt;/titles&gt;&lt;periodical&gt;&lt;full-title&gt;DFO Atlantic Fisheries Research Document&lt;/full-title&gt;&lt;/periodical&gt;&lt;volume&gt;95/86&lt;/volume&gt;&lt;dates&gt;&lt;year&gt;1995&lt;/year&gt;&lt;/dates&gt;&lt;urls/&gt;&lt;/record&gt;&lt;/Cite&gt;&lt;/EndNote&gt;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(Melvin et al.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 has been a similar response recently in NAFO Div. 2J3KL with a recent decline in the fraction of mature age-2 capelin from 2010-2015, which corresponded with a recent increase in capelin biomass. </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Younger ages at maturity have a number of potentially negative implications for capelin biomass that challenge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migration hypothesis. Male capelin are essentially </w:t>
      </w:r>
      <w:proofErr w:type="spellStart"/>
      <w:r>
        <w:rPr>
          <w:rFonts w:ascii="Times New Roman" w:hAnsi="Times New Roman"/>
          <w:sz w:val="24"/>
          <w:szCs w:val="24"/>
        </w:rPr>
        <w:t>semelparous</w:t>
      </w:r>
      <w:proofErr w:type="spellEnd"/>
      <w:r>
        <w:rPr>
          <w:rFonts w:ascii="Times New Roman" w:hAnsi="Times New Roman"/>
          <w:sz w:val="24"/>
          <w:szCs w:val="24"/>
        </w:rPr>
        <w:t xml:space="preserve">, with typically one reproductive period before dying, while females are </w:t>
      </w:r>
      <w:proofErr w:type="spellStart"/>
      <w:r>
        <w:rPr>
          <w:rFonts w:ascii="Times New Roman" w:hAnsi="Times New Roman"/>
          <w:sz w:val="24"/>
          <w:szCs w:val="24"/>
        </w:rPr>
        <w:t>iteroparous</w:t>
      </w:r>
      <w:proofErr w:type="spellEnd"/>
      <w:r>
        <w:rPr>
          <w:rFonts w:ascii="Times New Roman" w:hAnsi="Times New Roman"/>
          <w:sz w:val="24"/>
          <w:szCs w:val="24"/>
        </w:rPr>
        <w:t xml:space="preserve">, reproducing in multiple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(Huse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A shift towards earlier maturation post-1991, with </w:t>
      </w:r>
      <w:r>
        <w:rPr>
          <w:rFonts w:ascii="Times New Roman" w:hAnsi="Times New Roman"/>
          <w:sz w:val="24"/>
          <w:szCs w:val="24"/>
        </w:rPr>
        <w:lastRenderedPageBreak/>
        <w:t xml:space="preserve">most capelin being mature by age-3, has resulted in a substantial reduction in the number of age-4 male capelin. The reduction in the number of age-4 males impacts age-4 females because, if all other factors remain equal, age-4 females will experience a greater share of predation pressure due to there being fewer age-4 males available to absorb predation. Maturing at a younger age requires capelin to divert energy away from somatic growth towards developing gonads. This results in consistently smaller capelin across age-classes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has an additional effect of reducing the number of eggs that an individual female can produce as the number of eggs produced is related to mass with capelin that have higher masses producing more eggs than capelin with lower masses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&gt;&lt;Author&gt;Penton&lt;/Author&gt;&lt;Year&gt;2013&lt;/Year&gt;&lt;RecNum&gt;948&lt;/RecNum&gt;&lt;Prefix&gt;&lt;/Prefix&gt;&lt;Suffix&gt;&lt;/Suffix&gt;&lt;Pages&gt;&lt;/Pages&gt;&lt;DisplayText&gt;(Penton &amp; Davoren 2013)&lt;/DisplayText&gt;&lt;record&gt;&lt;rec-number&gt;948&lt;/rec-number&gt;&lt;foreign-keys&gt;&lt;key app="EN" db-id="2pv5prxr6xz2a4ea50h5dww0ewvx0ttdtdsa" timestamp="1522161043"&gt;948&lt;/key&gt;&lt;/foreign-keys&gt;&lt;ref-type name="Journal Article"&gt;17&lt;/ref-type&gt;&lt;contributors&gt;&lt;authors&gt;&lt;author&gt;Penton, Paulette M.&lt;/author&gt;&lt;author&gt;Davoren, Gail K.&lt;/author&gt;&lt;/authors&gt;&lt;/contributors&gt;&lt;titles&gt;&lt;title&gt;&lt;style face="normal" font="default" size="100%"&gt;Capelin (&lt;/style&gt;&lt;style face="italic" font="default" size="100%"&gt;Mallotus villosus&lt;/style&gt;&lt;style face="normal" font="default" size="100%"&gt;) fecundity in post-1990s coastal Newfoundland&lt;/style&gt;&lt;/title&gt;&lt;secondary-title&gt;Marine Biology&lt;/secondary-title&gt;&lt;/titles&gt;&lt;periodical&gt;&lt;full-title&gt;Marine Biology&lt;/full-title&gt;&lt;/periodical&gt;&lt;pages&gt;1625-1632&lt;/pages&gt;&lt;volume&gt;160&lt;/volume&gt;&lt;number&gt;7&lt;/number&gt;&lt;dates&gt;&lt;year&gt;2013&lt;/year&gt;&lt;pub-dates&gt;&lt;date&gt;2013/07/01&lt;/date&gt;&lt;/pub-dates&gt;&lt;/dates&gt;&lt;isbn&gt;1432-1793&lt;/isbn&gt;&lt;urls&gt;&lt;related-urls&gt;&lt;url&gt;https://doi.org/10.1007/s00227-013-2215-7&lt;/url&gt;&lt;/related-urls&gt;&lt;/urls&gt;&lt;electronic-resource-num&gt;10.1007/s00227-013-2215-7&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(Penton &amp; Davoren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190" w:author="DFO-MPO" w:date="2018-04-13T12:22:00Z">
        <w:r w:rsidR="004939C2">
          <w:rPr>
            <w:rFonts w:ascii="Times New Roman" w:hAnsi="Times New Roman"/>
            <w:sz w:val="24"/>
            <w:szCs w:val="24"/>
          </w:rPr>
          <w:t xml:space="preserve">In combination, </w:t>
        </w:r>
      </w:ins>
      <w:del w:id="191" w:author="DFO-MPO" w:date="2018-04-13T12:22:00Z">
        <w:r w:rsidDel="004939C2">
          <w:rPr>
            <w:rFonts w:ascii="Times New Roman" w:hAnsi="Times New Roman"/>
            <w:sz w:val="24"/>
            <w:szCs w:val="24"/>
          </w:rPr>
          <w:delText>T</w:delText>
        </w:r>
      </w:del>
      <w:ins w:id="192" w:author="DFO-MPO" w:date="2018-04-13T12:22:00Z">
        <w:r w:rsidR="004939C2">
          <w:rPr>
            <w:rFonts w:ascii="Times New Roman" w:hAnsi="Times New Roman"/>
            <w:sz w:val="24"/>
            <w:szCs w:val="24"/>
          </w:rPr>
          <w:t>t</w:t>
        </w:r>
      </w:ins>
      <w:r>
        <w:rPr>
          <w:rFonts w:ascii="Times New Roman" w:hAnsi="Times New Roman"/>
          <w:sz w:val="24"/>
          <w:szCs w:val="24"/>
        </w:rPr>
        <w:t>hese factors are likely to result in a</w:t>
      </w:r>
      <w:ins w:id="193" w:author="DFO-MPO" w:date="2018-04-13T12:22:00Z">
        <w:r w:rsidR="004939C2">
          <w:rPr>
            <w:rFonts w:ascii="Times New Roman" w:hAnsi="Times New Roman"/>
            <w:sz w:val="24"/>
            <w:szCs w:val="24"/>
          </w:rPr>
          <w:t xml:space="preserve">n overall </w:t>
        </w:r>
      </w:ins>
      <w:del w:id="194" w:author="DFO-MPO" w:date="2018-04-13T12:22:00Z">
        <w:r w:rsidDel="004939C2">
          <w:rPr>
            <w:rFonts w:ascii="Times New Roman" w:hAnsi="Times New Roman"/>
            <w:sz w:val="24"/>
            <w:szCs w:val="24"/>
          </w:rPr>
          <w:delText xml:space="preserve"> </w:delText>
        </w:r>
      </w:del>
      <w:r>
        <w:rPr>
          <w:rFonts w:ascii="Times New Roman" w:hAnsi="Times New Roman"/>
          <w:sz w:val="24"/>
          <w:szCs w:val="24"/>
        </w:rPr>
        <w:t xml:space="preserve">reduction in capelin biomass. </w:t>
      </w:r>
    </w:p>
    <w:p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Trophic cascade</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A decrease in </w:t>
      </w:r>
      <w:proofErr w:type="spellStart"/>
      <w:r>
        <w:rPr>
          <w:rFonts w:ascii="Times New Roman" w:hAnsi="Times New Roman"/>
          <w:sz w:val="24"/>
          <w:szCs w:val="24"/>
        </w:rPr>
        <w:t>groundfish</w:t>
      </w:r>
      <w:proofErr w:type="spellEnd"/>
      <w:r>
        <w:rPr>
          <w:rFonts w:ascii="Times New Roman" w:hAnsi="Times New Roman"/>
          <w:sz w:val="24"/>
          <w:szCs w:val="24"/>
        </w:rPr>
        <w:t xml:space="preserve"> biomass, specifically northern cod (</w:t>
      </w:r>
      <w:proofErr w:type="spellStart"/>
      <w:r>
        <w:rPr>
          <w:rFonts w:ascii="Times New Roman" w:hAnsi="Times New Roman"/>
          <w:i/>
          <w:iCs/>
          <w:sz w:val="24"/>
          <w:szCs w:val="24"/>
        </w:rPr>
        <w:t>Gadus</w:t>
      </w:r>
      <w:proofErr w:type="spellEnd"/>
      <w:r>
        <w:rPr>
          <w:rFonts w:ascii="Times New Roman" w:hAnsi="Times New Roman"/>
          <w:i/>
          <w:iCs/>
          <w:sz w:val="24"/>
          <w:szCs w:val="24"/>
        </w:rPr>
        <w:t xml:space="preserve"> </w:t>
      </w:r>
      <w:proofErr w:type="spellStart"/>
      <w:r>
        <w:rPr>
          <w:rFonts w:ascii="Times New Roman" w:hAnsi="Times New Roman"/>
          <w:i/>
          <w:iCs/>
          <w:sz w:val="24"/>
          <w:szCs w:val="24"/>
        </w:rPr>
        <w:t>morhua</w:t>
      </w:r>
      <w:proofErr w:type="spellEnd"/>
      <w:r>
        <w:rPr>
          <w:rFonts w:ascii="Times New Roman" w:hAnsi="Times New Roman"/>
          <w:sz w:val="24"/>
          <w:szCs w:val="24"/>
        </w:rPr>
        <w:t xml:space="preserve">), in 1991 should have resulted in a rapid increase in capelin biomass due to a trophic cascade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&gt;&lt;Author&gt;Frank&lt;/Author&gt;&lt;Year&gt;2005&lt;/Year&gt;&lt;RecNum&gt;907&lt;/RecNum&gt;&lt;Prefix&gt;&lt;/Prefix&gt;&lt;Suffix&gt;&lt;/Suffix&gt;&lt;Pages&gt;&lt;/Pages&gt;&lt;DisplayText&gt;(Frank et al. 2005)&lt;/DisplayText&gt;&lt;record&gt;&lt;rec-number&gt;907&lt;/rec-number&gt;&lt;foreign-keys&gt;&lt;key app="EN" db-id="2pv5prxr6xz2a4ea50h5dww0ewvx0ttdtdsa" timestamp="1517498694"&gt;907&lt;/key&gt;&lt;/foreign-keys&gt;&lt;ref-type name="Journal Article"&gt;17&lt;/ref-type&gt;&lt;contributors&gt;&lt;authors&gt;&lt;author&gt;Frank, Kenneth T.&lt;/author&gt;&lt;author&gt;Petrie, Brian&lt;/author&gt;&lt;author&gt;Choi, Jae S.&lt;/author&gt;&lt;author&gt;Leggett, William C.&lt;/author&gt;&lt;/authors&gt;&lt;/contributors&gt;&lt;titles&gt;&lt;title&gt;Trophic Cascades in a Formerly Cod-Dominated Ecosystem&lt;/title&gt;&lt;secondary-title&gt;Science&lt;/secondary-title&gt;&lt;/titles&gt;&lt;periodical&gt;&lt;full-title&gt;Science&lt;/full-title&gt;&lt;/periodical&gt;&lt;pages&gt;1621&lt;/pages&gt;&lt;volume&gt;308&lt;/volume&gt;&lt;number&gt;5728&lt;/number&gt;&lt;dates&gt;&lt;year&gt;2005&lt;/year&gt;&lt;/dates&gt;&lt;work-type&gt;10.1126/science.1113075&lt;/work-type&gt;&lt;urls&gt;&lt;related-urls&gt;&lt;url&gt;http://science.sciencemag.org/content/308/5728/1621.abstract&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2005)</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regions where there was a rapid increase in capelin biomass in response to a decline in cod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&gt;&lt;Author&gt;Frank&lt;/Author&gt;&lt;Year&gt;2016&lt;/Year&gt;&lt;RecNum&gt;890&lt;/RecNum&gt;&lt;Prefix&gt;&lt;/Prefix&gt;&lt;Suffix&gt;&lt;/Suffix&gt;&lt;Pages&gt;&lt;/Pages&gt;&lt;DisplayText&gt;(reviewed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(reviewed in 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decline in cod biomass was due to overfishing rather than a broader ecosystem effect. In </w:t>
      </w:r>
      <w:proofErr w:type="gramStart"/>
      <w:r>
        <w:rPr>
          <w:rFonts w:ascii="Times New Roman" w:hAnsi="Times New Roman"/>
          <w:sz w:val="24"/>
          <w:szCs w:val="24"/>
        </w:rPr>
        <w:t>th</w:t>
      </w:r>
      <w:proofErr w:type="gramEnd"/>
      <w:del w:id="195" w:author="DFO-MPO" w:date="2018-04-13T12:25:00Z">
        <w:r w:rsidDel="004939C2">
          <w:rPr>
            <w:rFonts w:ascii="Times New Roman" w:hAnsi="Times New Roman"/>
            <w:sz w:val="24"/>
            <w:szCs w:val="24"/>
          </w:rPr>
          <w:delText>e</w:delText>
        </w:r>
      </w:del>
      <w:ins w:id="196" w:author="DFO-MPO" w:date="2018-04-13T12:25:00Z">
        <w:r w:rsidR="004939C2">
          <w:rPr>
            <w:rFonts w:ascii="Times New Roman" w:hAnsi="Times New Roman"/>
            <w:sz w:val="24"/>
            <w:szCs w:val="24"/>
          </w:rPr>
          <w:t>o</w:t>
        </w:r>
      </w:ins>
      <w:r>
        <w:rPr>
          <w:rFonts w:ascii="Times New Roman" w:hAnsi="Times New Roman"/>
          <w:sz w:val="24"/>
          <w:szCs w:val="24"/>
        </w:rPr>
        <w:t xml:space="preserve">se cases, it is quite straightforward that a decline in predator biomass leads to an increase in prey biomass. This was not the case in the 1991 collapse of capelin, </w:t>
      </w:r>
      <w:ins w:id="197" w:author="DFO-MPO" w:date="2018-04-13T12:23:00Z">
        <w:r w:rsidR="004939C2">
          <w:rPr>
            <w:rFonts w:ascii="Times New Roman" w:hAnsi="Times New Roman"/>
            <w:sz w:val="24"/>
            <w:szCs w:val="24"/>
          </w:rPr>
          <w:t xml:space="preserve">as </w:t>
        </w:r>
      </w:ins>
      <w:r>
        <w:rPr>
          <w:rFonts w:ascii="Times New Roman" w:hAnsi="Times New Roman"/>
          <w:sz w:val="24"/>
          <w:szCs w:val="24"/>
        </w:rPr>
        <w:t xml:space="preserve">cod and a number of other finfish species </w:t>
      </w:r>
      <w:ins w:id="198" w:author="DFO-MPO" w:date="2018-04-13T12:23:00Z">
        <w:r w:rsidR="004939C2">
          <w:rPr>
            <w:rFonts w:ascii="Times New Roman" w:hAnsi="Times New Roman"/>
            <w:sz w:val="24"/>
            <w:szCs w:val="24"/>
          </w:rPr>
          <w:t xml:space="preserve">also collapsed </w:t>
        </w:r>
      </w:ins>
      <w:ins w:id="199" w:author="DFO-MPO" w:date="2018-04-13T12:25:00Z">
        <w:r w:rsidR="004939C2">
          <w:rPr>
            <w:rFonts w:ascii="Times New Roman" w:hAnsi="Times New Roman"/>
            <w:sz w:val="24"/>
            <w:szCs w:val="24"/>
          </w:rPr>
          <w:t xml:space="preserve">at around the same time </w:t>
        </w:r>
      </w:ins>
      <w:r>
        <w:rPr>
          <w:rFonts w:ascii="Times New Roman" w:hAnsi="Times New Roman"/>
          <w:sz w:val="24"/>
          <w:szCs w:val="24"/>
        </w:rPr>
        <w:t>in the NL region</w:t>
      </w:r>
      <w:ins w:id="200" w:author="DFO-MPO" w:date="2018-04-13T12:25:00Z">
        <w:r w:rsidR="004939C2">
          <w:rPr>
            <w:rFonts w:ascii="Times New Roman" w:hAnsi="Times New Roman"/>
            <w:sz w:val="24"/>
            <w:szCs w:val="24"/>
          </w:rPr>
          <w:t xml:space="preserve"> due to </w:t>
        </w:r>
      </w:ins>
      <w:del w:id="201" w:author="DFO-MPO" w:date="2018-04-13T12:25:00Z">
        <w:r w:rsidDel="004939C2">
          <w:rPr>
            <w:rFonts w:ascii="Times New Roman" w:hAnsi="Times New Roman"/>
            <w:sz w:val="24"/>
            <w:szCs w:val="24"/>
          </w:rPr>
          <w:delText xml:space="preserve">. Several species were simultaneously negatively affected by </w:delText>
        </w:r>
      </w:del>
      <w:r>
        <w:rPr>
          <w:rFonts w:ascii="Times New Roman" w:hAnsi="Times New Roman"/>
          <w:sz w:val="24"/>
          <w:szCs w:val="24"/>
        </w:rPr>
        <w:t xml:space="preserve">a common environmental factor (e.g., Drinkwater et al. 1996). As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note, “it is possible that capelin availability had not declined relative to the diminished cod biomass” suggesting capelin in NL in 1991 did not experience a predator release. On the other hand, shellfish biomass </w:t>
      </w:r>
      <w:r>
        <w:rPr>
          <w:rFonts w:ascii="Times New Roman" w:hAnsi="Times New Roman"/>
          <w:sz w:val="24"/>
          <w:szCs w:val="24"/>
        </w:rPr>
        <w:lastRenderedPageBreak/>
        <w:t xml:space="preserve">increased post-1991, likely due to a release from predation and </w:t>
      </w:r>
      <w:proofErr w:type="spellStart"/>
      <w:r>
        <w:rPr>
          <w:rFonts w:ascii="Times New Roman" w:hAnsi="Times New Roman"/>
          <w:sz w:val="24"/>
          <w:szCs w:val="24"/>
        </w:rPr>
        <w:t>favourable</w:t>
      </w:r>
      <w:proofErr w:type="spellEnd"/>
      <w:r>
        <w:rPr>
          <w:rFonts w:ascii="Times New Roman" w:hAnsi="Times New Roman"/>
          <w:sz w:val="24"/>
          <w:szCs w:val="24"/>
        </w:rPr>
        <w:t xml:space="preserve"> environmental conditions following the finfish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&gt;&lt;Author&gt;Lilly&lt;/Author&gt;&lt;Year&gt;2000&lt;/Year&gt;&lt;RecNum&gt;105&lt;/RecNum&gt;&lt;Prefix&gt;&lt;/Prefix&gt;&lt;Suffix&gt;&lt;/Suffix&gt;&lt;Pages&gt;&lt;/Pages&gt;&lt;DisplayText&gt;(Lilly et al. 2000, Worm &amp; Myers 2003)&lt;/DisplayText&gt;&lt;record&gt;&lt;rec-number&gt;105&lt;/rec-number&gt;&lt;foreign-keys&gt;&lt;key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&gt;&lt;Author&gt;Worm&lt;/Author&gt;&lt;Year&gt;2003&lt;/Year&gt;&lt;Prefix&gt;&lt;/Prefix&gt;&lt;Suffix&gt;&lt;/Suffix&gt;&lt;Pages&gt;&lt;/Pages&gt;&lt;record&gt;&lt;rec-number&gt;223&lt;/rec-number&gt;&lt;foreign-keys&gt;&lt;key app="EN" db-id="2pv5prxr6xz2a4ea50h5dww0ewvx0ttdtdsa" timestamp="1449717149"&gt;223&lt;/key&gt;&lt;/foreign-keys&gt;&lt;ref-type name="Journal Article"&gt;17&lt;/ref-type&gt;&lt;contributors&gt;&lt;authors&gt;&lt;author&gt;Worm, Boris&lt;/author&gt;&lt;author&gt;Myers, Ransom A.&lt;/author&gt;&lt;/authors&gt;&lt;/contributors&gt;&lt;titles&gt;&lt;title&gt;Meta-analysis of cod–shrimp interactions reveals top-down control in oceanic food webs&lt;/title&gt;&lt;secondary-title&gt;Ecology&lt;/secondary-title&gt;&lt;/titles&gt;&lt;periodical&gt;&lt;full-title&gt;Ecology&lt;/full-title&gt;&lt;/periodical&gt;&lt;pages&gt;162-173&lt;/pages&gt;&lt;volume&gt;84&lt;/volume&gt;&lt;number&gt;1&lt;/number&gt;&lt;reprint-edition&gt;Not in File&lt;/reprint-edition&gt;&lt;keywords&gt;&lt;keyword&gt;food web&lt;/keyword&gt;&lt;/keywords&gt;&lt;dates&gt;&lt;year&gt;2003&lt;/year&gt;&lt;pub-dates&gt;&lt;date&gt;2003&lt;/date&gt;&lt;/pub-dates&gt;&lt;/dates&gt;&lt;label&gt;233&lt;/label&gt;&lt;urls/&gt;&lt;/record&gt;&lt;/Cite&gt;&lt;/EndNote&gt;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(Lilly et al. 2000, Worm &amp; Myers 2003)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rsidR="004939C2" w:rsidRPr="009715CD" w:rsidRDefault="00E5311E" w:rsidP="004939C2">
      <w:pPr>
        <w:spacing w:line="480" w:lineRule="auto"/>
        <w:ind w:firstLine="720"/>
      </w:pPr>
      <w:r>
        <w:t>To investigate the effect of northern cod decline on capelin mortality, we developed an index of total mortality from the spring acoustic survey from 1982-2015. Annual estimates of abundance by age-class were rearranged to create a time series of abundance estimates for cohorts that were spawned from 1977 to 2013. For each cohort, we solved the exponential decay function</w:t>
      </w:r>
    </w:p>
    <w:p w:rsidR="004939C2" w:rsidRPr="009715CD" w:rsidRDefault="00B610F0">
      <w:pPr>
        <w:spacing w:line="480" w:lineRule="auto"/>
        <w:jc w:val="center"/>
        <w:pPrChange w:id="202" w:author="DFO-MPO" w:date="2018-04-13T12:27:00Z">
          <w:pPr>
            <w:spacing w:line="480" w:lineRule="auto"/>
          </w:pPr>
        </w:pPrChange>
      </w:pPr>
      <m:oMath>
        <m:sSub>
          <m:sSubPr>
            <m:ctrlPr>
              <w:rPr>
                <w:rFonts w:ascii="Cambria Math" w:hAnsi="Cambria Math"/>
                <w:i/>
              </w:rPr>
            </m:ctrlPr>
          </m:sSubPr>
          <m:e>
            <m:r>
              <w:rPr>
                <w:rFonts w:ascii="Cambria Math" w:hAnsi="Cambria Math"/>
              </w:rPr>
              <m:t>N</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e</m:t>
            </m:r>
          </m:e>
          <m:sup>
            <m:r>
              <w:rPr>
                <w:rFonts w:ascii="Cambria Math" w:hAnsi="Cambria Math"/>
              </w:rPr>
              <m:t>-Z</m:t>
            </m:r>
          </m:sup>
        </m:sSup>
      </m:oMath>
      <w:ins w:id="203" w:author="DFO-MPO" w:date="2018-04-13T12:27:00Z">
        <w:r w:rsidR="004939C2">
          <w:t xml:space="preserve">   (1)</w:t>
        </w:r>
      </w:ins>
    </w:p>
    <w:p w:rsidR="000134ED" w:rsidRDefault="00E5311E">
      <w:pPr>
        <w:pStyle w:val="Body"/>
        <w:spacing w:after="0" w:line="480" w:lineRule="auto"/>
        <w:rPr>
          <w:rFonts w:ascii="Times New Roman" w:eastAsia="Times New Roman" w:hAnsi="Times New Roman" w:cs="Times New Roman"/>
          <w:sz w:val="24"/>
          <w:szCs w:val="24"/>
        </w:rPr>
      </w:pPr>
      <w:proofErr w:type="gramStart"/>
      <w:r>
        <w:rPr>
          <w:rFonts w:ascii="Times New Roman" w:hAnsi="Times New Roman"/>
          <w:sz w:val="24"/>
          <w:szCs w:val="24"/>
        </w:rPr>
        <w:t>for</w:t>
      </w:r>
      <w:proofErr w:type="gramEnd"/>
      <w:r>
        <w:rPr>
          <w:rFonts w:ascii="Times New Roman" w:hAnsi="Times New Roman"/>
          <w:sz w:val="24"/>
          <w:szCs w:val="24"/>
        </w:rPr>
        <w:t xml:space="preserve"> </w:t>
      </w:r>
      <w:r>
        <w:rPr>
          <w:rFonts w:ascii="Times New Roman" w:hAnsi="Times New Roman"/>
          <w:i/>
          <w:iCs/>
          <w:sz w:val="24"/>
          <w:szCs w:val="24"/>
        </w:rPr>
        <w:t>Z</w:t>
      </w:r>
      <w:r>
        <w:rPr>
          <w:rFonts w:ascii="Times New Roman" w:hAnsi="Times New Roman"/>
          <w:sz w:val="24"/>
          <w:szCs w:val="24"/>
        </w:rPr>
        <w:t xml:space="preserve">, an index of the total mortality between subsequent estimates of abundance (~1 year), for each pair of consecutive age-classes within a cohort. </w:t>
      </w:r>
      <w:r>
        <w:rPr>
          <w:rFonts w:ascii="Times New Roman" w:hAnsi="Times New Roman"/>
          <w:i/>
          <w:iCs/>
          <w:sz w:val="24"/>
          <w:szCs w:val="24"/>
        </w:rPr>
        <w:t>Z</w:t>
      </w:r>
      <w:r>
        <w:rPr>
          <w:rFonts w:ascii="Times New Roman" w:hAnsi="Times New Roman"/>
          <w:sz w:val="24"/>
          <w:szCs w:val="24"/>
        </w:rPr>
        <w:t xml:space="preserve"> is an index of the total mortality rate rather than an estimate of total mortality as not all age-classes </w:t>
      </w:r>
      <w:del w:id="204" w:author="DFO-MPO" w:date="2018-04-13T12:27:00Z">
        <w:r w:rsidDel="004939C2">
          <w:rPr>
            <w:rFonts w:ascii="Times New Roman" w:hAnsi="Times New Roman"/>
            <w:sz w:val="24"/>
            <w:szCs w:val="24"/>
          </w:rPr>
          <w:delText xml:space="preserve">are </w:delText>
        </w:r>
      </w:del>
      <w:ins w:id="205" w:author="DFO-MPO" w:date="2018-04-13T12:27:00Z">
        <w:r w:rsidR="004939C2">
          <w:rPr>
            <w:rFonts w:ascii="Times New Roman" w:hAnsi="Times New Roman"/>
            <w:sz w:val="24"/>
            <w:szCs w:val="24"/>
          </w:rPr>
          <w:t xml:space="preserve">were </w:t>
        </w:r>
      </w:ins>
      <w:r>
        <w:rPr>
          <w:rFonts w:ascii="Times New Roman" w:hAnsi="Times New Roman"/>
          <w:sz w:val="24"/>
          <w:szCs w:val="24"/>
        </w:rPr>
        <w:t xml:space="preserve">fully recruited to the acoustic survey. Furthermore, differences in spatial coverage and trawling effort between surveys and differences in spatial overlap between the area surveyed and the spatial distributions of the different age-classes of capelin are not accounted for. Other variables in the equation were </w:t>
      </w:r>
      <w:r>
        <w:rPr>
          <w:rFonts w:ascii="Times New Roman" w:hAnsi="Times New Roman"/>
          <w:i/>
          <w:iCs/>
          <w:sz w:val="24"/>
          <w:szCs w:val="24"/>
        </w:rPr>
        <w:t>N</w:t>
      </w:r>
      <w:r>
        <w:rPr>
          <w:rFonts w:ascii="Times New Roman" w:hAnsi="Times New Roman"/>
          <w:sz w:val="24"/>
          <w:szCs w:val="24"/>
        </w:rPr>
        <w:t xml:space="preserve">, the abundance of capelin in an age-class; </w:t>
      </w:r>
      <w:proofErr w:type="spellStart"/>
      <w:proofErr w:type="gramStart"/>
      <w:r>
        <w:rPr>
          <w:rFonts w:ascii="Times New Roman" w:hAnsi="Times New Roman"/>
          <w:i/>
          <w:iCs/>
          <w:sz w:val="24"/>
          <w:szCs w:val="24"/>
        </w:rPr>
        <w:t>a</w:t>
      </w:r>
      <w:proofErr w:type="spellEnd"/>
      <w:r>
        <w:rPr>
          <w:rFonts w:ascii="Times New Roman" w:hAnsi="Times New Roman"/>
          <w:sz w:val="24"/>
          <w:szCs w:val="24"/>
        </w:rPr>
        <w:t xml:space="preserve"> the</w:t>
      </w:r>
      <w:proofErr w:type="gramEnd"/>
      <w:r>
        <w:rPr>
          <w:rFonts w:ascii="Times New Roman" w:hAnsi="Times New Roman"/>
          <w:sz w:val="24"/>
          <w:szCs w:val="24"/>
        </w:rPr>
        <w:t xml:space="preserve"> age-class of interest; and </w:t>
      </w:r>
      <w:r>
        <w:rPr>
          <w:rFonts w:ascii="Times New Roman" w:hAnsi="Times New Roman"/>
          <w:i/>
          <w:iCs/>
          <w:sz w:val="24"/>
          <w:szCs w:val="24"/>
        </w:rPr>
        <w:t>a</w:t>
      </w:r>
      <w:r>
        <w:rPr>
          <w:rFonts w:ascii="Times New Roman" w:hAnsi="Times New Roman"/>
          <w:sz w:val="24"/>
          <w:szCs w:val="24"/>
        </w:rPr>
        <w:t xml:space="preserve"> + 1 is the subsequent age-class. The age-1 to age-2 transition group is not shown as age-1 </w:t>
      </w:r>
      <w:proofErr w:type="gramStart"/>
      <w:r>
        <w:rPr>
          <w:rFonts w:ascii="Times New Roman" w:hAnsi="Times New Roman"/>
          <w:sz w:val="24"/>
          <w:szCs w:val="24"/>
        </w:rPr>
        <w:t>capelin are</w:t>
      </w:r>
      <w:proofErr w:type="gramEnd"/>
      <w:r>
        <w:rPr>
          <w:rFonts w:ascii="Times New Roman" w:hAnsi="Times New Roman"/>
          <w:sz w:val="24"/>
          <w:szCs w:val="24"/>
        </w:rPr>
        <w:t xml:space="preserve"> not fully recruited to the trawl. The indices of total mortality for 2010 and 2011 are suspect as most extant cohorts at that time had very low abundances in 2010 and much higher abundances in 2011 resulting in high index of total mortality values in 2010 and very low index of total mortality values for 2011. Hence, the total mortality index values were grouped for the periods 1983-1990, 2000-2005 and 2008-2015, excluding 2010 and 2011 (Table 1). The mean value for the index of total mortality for each transition group was higher for the 2000-2005 and 2008-2015 time periods than it was for the pre-1991 time period (Table 1). This suggests that rather </w:t>
      </w:r>
      <w:r>
        <w:rPr>
          <w:rFonts w:ascii="Times New Roman" w:hAnsi="Times New Roman"/>
          <w:sz w:val="24"/>
          <w:szCs w:val="24"/>
        </w:rPr>
        <w:lastRenderedPageBreak/>
        <w:t xml:space="preserve">than experiencing a predator release post-1991, capelin </w:t>
      </w:r>
      <w:ins w:id="206" w:author="DFO-MPO" w:date="2018-04-13T12:29:00Z">
        <w:r w:rsidR="00BA5390">
          <w:rPr>
            <w:rFonts w:ascii="Times New Roman" w:hAnsi="Times New Roman"/>
            <w:sz w:val="24"/>
            <w:szCs w:val="24"/>
          </w:rPr>
          <w:t xml:space="preserve">have instead </w:t>
        </w:r>
      </w:ins>
      <w:r>
        <w:rPr>
          <w:rFonts w:ascii="Times New Roman" w:hAnsi="Times New Roman"/>
          <w:sz w:val="24"/>
          <w:szCs w:val="24"/>
        </w:rPr>
        <w:t xml:space="preserve">experienced higher mortality since the collapse of one of </w:t>
      </w:r>
      <w:del w:id="207" w:author="DFO-MPO" w:date="2018-04-13T12:29:00Z">
        <w:r w:rsidDel="00BA5390">
          <w:rPr>
            <w:rFonts w:ascii="Times New Roman" w:hAnsi="Times New Roman"/>
            <w:sz w:val="24"/>
            <w:szCs w:val="24"/>
          </w:rPr>
          <w:delText xml:space="preserve">its </w:delText>
        </w:r>
      </w:del>
      <w:ins w:id="208" w:author="DFO-MPO" w:date="2018-04-13T12:29:00Z">
        <w:r w:rsidR="00BA5390">
          <w:rPr>
            <w:rFonts w:ascii="Times New Roman" w:hAnsi="Times New Roman"/>
            <w:sz w:val="24"/>
            <w:szCs w:val="24"/>
          </w:rPr>
          <w:t xml:space="preserve">their </w:t>
        </w:r>
      </w:ins>
      <w:r>
        <w:rPr>
          <w:rFonts w:ascii="Times New Roman" w:hAnsi="Times New Roman"/>
          <w:sz w:val="24"/>
          <w:szCs w:val="24"/>
        </w:rPr>
        <w:t xml:space="preserve">main predators. </w:t>
      </w:r>
    </w:p>
    <w:p w:rsidR="000134ED" w:rsidRDefault="00E5311E">
      <w:pPr>
        <w:pStyle w:val="Body"/>
        <w:spacing w:after="0" w:line="480" w:lineRule="auto"/>
        <w:ind w:firstLine="720"/>
        <w:rPr>
          <w:ins w:id="209" w:author="George Rose" w:date="2018-04-11T13:23:00Z"/>
          <w:rFonts w:ascii="Times New Roman" w:eastAsia="Times New Roman" w:hAnsi="Times New Roman" w:cs="Times New Roman"/>
          <w:sz w:val="24"/>
          <w:szCs w:val="24"/>
        </w:rPr>
      </w:pPr>
      <w:r>
        <w:rPr>
          <w:rFonts w:ascii="Times New Roman" w:hAnsi="Times New Roman"/>
          <w:sz w:val="24"/>
          <w:szCs w:val="24"/>
        </w:rPr>
        <w:t xml:space="preserve">There are at least four potential non-exclusive explanations as to why the index of total mortality has increased over time. First, while capelin biomass </w:t>
      </w:r>
      <w:del w:id="210" w:author="DFO-MPO" w:date="2018-04-13T15:38:00Z">
        <w:r w:rsidDel="00C620B9">
          <w:rPr>
            <w:rFonts w:ascii="Times New Roman" w:hAnsi="Times New Roman"/>
            <w:sz w:val="24"/>
            <w:szCs w:val="24"/>
          </w:rPr>
          <w:delText xml:space="preserve">has </w:delText>
        </w:r>
      </w:del>
      <w:r>
        <w:rPr>
          <w:rFonts w:ascii="Times New Roman" w:hAnsi="Times New Roman"/>
          <w:sz w:val="24"/>
          <w:szCs w:val="24"/>
        </w:rPr>
        <w:t xml:space="preserve">declined </w:t>
      </w:r>
      <w:ins w:id="211" w:author="DFO-MPO" w:date="2018-04-13T15:38:00Z">
        <w:r w:rsidR="00C620B9">
          <w:rPr>
            <w:rFonts w:ascii="Times New Roman" w:hAnsi="Times New Roman"/>
            <w:sz w:val="24"/>
            <w:szCs w:val="24"/>
          </w:rPr>
          <w:t xml:space="preserve">by </w:t>
        </w:r>
      </w:ins>
      <w:r>
        <w:rPr>
          <w:rFonts w:ascii="Times New Roman" w:hAnsi="Times New Roman"/>
          <w:sz w:val="24"/>
          <w:szCs w:val="24"/>
        </w:rPr>
        <w:t>an order of magnitude</w:t>
      </w:r>
      <w:ins w:id="212" w:author="DFO-MPO" w:date="2018-04-13T15:38:00Z">
        <w:r w:rsidR="00C620B9">
          <w:rPr>
            <w:rFonts w:ascii="Times New Roman" w:hAnsi="Times New Roman"/>
            <w:sz w:val="24"/>
            <w:szCs w:val="24"/>
          </w:rPr>
          <w:t xml:space="preserve"> following the collapse</w:t>
        </w:r>
      </w:ins>
      <w:r>
        <w:rPr>
          <w:rFonts w:ascii="Times New Roman" w:hAnsi="Times New Roman"/>
          <w:sz w:val="24"/>
          <w:szCs w:val="24"/>
        </w:rPr>
        <w:t xml:space="preserve">, the inshore commercial catch </w:t>
      </w:r>
      <w:del w:id="213" w:author="DFO-MPO" w:date="2018-04-13T15:38:00Z">
        <w:r w:rsidDel="00C620B9">
          <w:rPr>
            <w:rFonts w:ascii="Times New Roman" w:hAnsi="Times New Roman"/>
            <w:sz w:val="24"/>
            <w:szCs w:val="24"/>
          </w:rPr>
          <w:delText xml:space="preserve">of capelin has </w:delText>
        </w:r>
      </w:del>
      <w:ins w:id="214" w:author="DFO-MPO" w:date="2018-04-13T15:48:00Z">
        <w:r w:rsidR="002C39E2">
          <w:rPr>
            <w:rFonts w:ascii="Times New Roman" w:hAnsi="Times New Roman"/>
            <w:sz w:val="24"/>
            <w:szCs w:val="24"/>
          </w:rPr>
          <w:t xml:space="preserve"> </w:t>
        </w:r>
      </w:ins>
      <w:r>
        <w:rPr>
          <w:rFonts w:ascii="Times New Roman" w:hAnsi="Times New Roman"/>
          <w:sz w:val="24"/>
          <w:szCs w:val="24"/>
        </w:rPr>
        <w:t>declined by</w:t>
      </w:r>
      <w:r>
        <w:rPr>
          <w:rFonts w:ascii="Times New Roman" w:hAnsi="Times New Roman"/>
          <w:sz w:val="24"/>
          <w:szCs w:val="24"/>
          <w:shd w:val="clear" w:color="auto" w:fill="FFFF00"/>
        </w:rPr>
        <w:t xml:space="preserve"> </w:t>
      </w:r>
      <w:ins w:id="215" w:author="DFO-MPO" w:date="2018-04-13T15:40:00Z">
        <w:r w:rsidR="00C620B9">
          <w:rPr>
            <w:rFonts w:ascii="Times New Roman" w:hAnsi="Times New Roman"/>
            <w:sz w:val="24"/>
            <w:szCs w:val="24"/>
            <w:shd w:val="clear" w:color="auto" w:fill="FFFF00"/>
          </w:rPr>
          <w:t>~60</w:t>
        </w:r>
      </w:ins>
      <w:del w:id="216" w:author="DFO-MPO" w:date="2018-04-13T15:40:00Z">
        <w:r w:rsidDel="00C620B9">
          <w:rPr>
            <w:rFonts w:ascii="Times New Roman" w:hAnsi="Times New Roman"/>
            <w:sz w:val="24"/>
            <w:szCs w:val="24"/>
            <w:shd w:val="clear" w:color="auto" w:fill="FFFF00"/>
          </w:rPr>
          <w:delText>xx</w:delText>
        </w:r>
      </w:del>
      <w:r>
        <w:rPr>
          <w:rFonts w:ascii="Times New Roman" w:hAnsi="Times New Roman"/>
          <w:sz w:val="24"/>
          <w:szCs w:val="24"/>
        </w:rPr>
        <w:t xml:space="preserve">% </w:t>
      </w:r>
      <w:ins w:id="217" w:author="DFO-MPO" w:date="2018-04-13T15:40:00Z">
        <w:r w:rsidR="00C620B9">
          <w:rPr>
            <w:rFonts w:ascii="Times New Roman" w:hAnsi="Times New Roman"/>
            <w:sz w:val="24"/>
            <w:szCs w:val="24"/>
          </w:rPr>
          <w:t>(</w:t>
        </w:r>
        <w:proofErr w:type="spellStart"/>
        <w:r w:rsidR="00C620B9">
          <w:rPr>
            <w:rFonts w:ascii="Times New Roman" w:hAnsi="Times New Roman"/>
            <w:sz w:val="24"/>
            <w:szCs w:val="24"/>
          </w:rPr>
          <w:t>mean</w:t>
        </w:r>
        <w:r w:rsidR="00C620B9">
          <w:rPr>
            <w:rFonts w:ascii="Times New Roman" w:hAnsi="Times New Roman" w:cs="Times New Roman"/>
            <w:sz w:val="24"/>
            <w:szCs w:val="24"/>
          </w:rPr>
          <w:t>±</w:t>
        </w:r>
        <w:r w:rsidR="00C620B9">
          <w:rPr>
            <w:rFonts w:ascii="Times New Roman" w:hAnsi="Times New Roman"/>
            <w:sz w:val="24"/>
            <w:szCs w:val="24"/>
          </w:rPr>
          <w:t>SD</w:t>
        </w:r>
        <w:proofErr w:type="spellEnd"/>
        <w:r w:rsidR="00C620B9">
          <w:rPr>
            <w:rFonts w:ascii="Times New Roman" w:hAnsi="Times New Roman"/>
            <w:sz w:val="24"/>
            <w:szCs w:val="24"/>
          </w:rPr>
          <w:t xml:space="preserve"> inshore catch from 1988-1990: </w:t>
        </w:r>
      </w:ins>
      <w:ins w:id="218" w:author="DFO-MPO" w:date="2018-04-13T15:41:00Z">
        <w:r w:rsidR="00C620B9">
          <w:rPr>
            <w:rFonts w:ascii="Times New Roman" w:hAnsi="Times New Roman"/>
            <w:sz w:val="24"/>
            <w:szCs w:val="24"/>
          </w:rPr>
          <w:t>80</w:t>
        </w:r>
      </w:ins>
      <w:ins w:id="219" w:author="DFO-MPO" w:date="2018-04-13T15:42:00Z">
        <w:r w:rsidR="00C620B9">
          <w:rPr>
            <w:rFonts w:ascii="Times New Roman" w:hAnsi="Times New Roman"/>
            <w:sz w:val="24"/>
            <w:szCs w:val="24"/>
          </w:rPr>
          <w:t>,</w:t>
        </w:r>
      </w:ins>
      <w:ins w:id="220" w:author="DFO-MPO" w:date="2018-04-13T15:41:00Z">
        <w:r w:rsidR="00C620B9">
          <w:rPr>
            <w:rFonts w:ascii="Times New Roman" w:hAnsi="Times New Roman"/>
            <w:sz w:val="24"/>
            <w:szCs w:val="24"/>
          </w:rPr>
          <w:t>953</w:t>
        </w:r>
        <w:r w:rsidR="00C620B9">
          <w:rPr>
            <w:rFonts w:ascii="Times New Roman" w:hAnsi="Times New Roman" w:cs="Times New Roman"/>
            <w:sz w:val="24"/>
            <w:szCs w:val="24"/>
          </w:rPr>
          <w:t>±</w:t>
        </w:r>
        <w:r w:rsidR="00C620B9">
          <w:rPr>
            <w:rFonts w:ascii="Times New Roman" w:hAnsi="Times New Roman"/>
            <w:sz w:val="24"/>
            <w:szCs w:val="24"/>
          </w:rPr>
          <w:t>1</w:t>
        </w:r>
      </w:ins>
      <w:ins w:id="221" w:author="DFO-MPO" w:date="2018-04-13T15:42:00Z">
        <w:r w:rsidR="00C620B9">
          <w:rPr>
            <w:rFonts w:ascii="Times New Roman" w:hAnsi="Times New Roman"/>
            <w:sz w:val="24"/>
            <w:szCs w:val="24"/>
          </w:rPr>
          <w:t>,</w:t>
        </w:r>
      </w:ins>
      <w:ins w:id="222" w:author="DFO-MPO" w:date="2018-04-13T15:41:00Z">
        <w:r w:rsidR="00C620B9">
          <w:rPr>
            <w:rFonts w:ascii="Times New Roman" w:hAnsi="Times New Roman"/>
            <w:sz w:val="24"/>
            <w:szCs w:val="24"/>
          </w:rPr>
          <w:t>9</w:t>
        </w:r>
      </w:ins>
      <w:ins w:id="223" w:author="DFO-MPO" w:date="2018-04-13T15:42:00Z">
        <w:r w:rsidR="00C620B9">
          <w:rPr>
            <w:rFonts w:ascii="Times New Roman" w:hAnsi="Times New Roman"/>
            <w:sz w:val="24"/>
            <w:szCs w:val="24"/>
          </w:rPr>
          <w:t>36</w:t>
        </w:r>
      </w:ins>
      <w:ins w:id="224" w:author="DFO-MPO" w:date="2018-04-13T15:40:00Z">
        <w:r w:rsidR="00C620B9">
          <w:rPr>
            <w:rFonts w:ascii="Times New Roman" w:hAnsi="Times New Roman"/>
            <w:sz w:val="24"/>
            <w:szCs w:val="24"/>
          </w:rPr>
          <w:t xml:space="preserve"> t</w:t>
        </w:r>
      </w:ins>
      <w:ins w:id="225" w:author="DFO-MPO" w:date="2018-04-13T15:42:00Z">
        <w:r w:rsidR="00C620B9">
          <w:rPr>
            <w:rFonts w:ascii="Times New Roman" w:hAnsi="Times New Roman"/>
            <w:sz w:val="24"/>
            <w:szCs w:val="24"/>
          </w:rPr>
          <w:t>; inshore catch from 1991-1993: 32,187</w:t>
        </w:r>
        <w:r w:rsidR="00C620B9">
          <w:rPr>
            <w:rFonts w:ascii="Times New Roman" w:hAnsi="Times New Roman" w:cs="Times New Roman"/>
            <w:sz w:val="24"/>
            <w:szCs w:val="24"/>
          </w:rPr>
          <w:t>±</w:t>
        </w:r>
        <w:r w:rsidR="00C620B9">
          <w:rPr>
            <w:rFonts w:ascii="Times New Roman" w:hAnsi="Times New Roman" w:cs="Times New Roman"/>
            <w:sz w:val="24"/>
            <w:szCs w:val="24"/>
          </w:rPr>
          <w:t xml:space="preserve">12,445 t) </w:t>
        </w:r>
      </w:ins>
      <w:r>
        <w:rPr>
          <w:rFonts w:ascii="Times New Roman" w:hAnsi="Times New Roman"/>
          <w:sz w:val="24"/>
          <w:szCs w:val="24"/>
        </w:rPr>
        <w:t>which would result in an increase in the fishing mortality experienced by capeli</w:t>
      </w:r>
      <w:ins w:id="226" w:author="DFO-MPO" w:date="2018-04-13T15:49:00Z">
        <w:r w:rsidR="002C39E2">
          <w:rPr>
            <w:rFonts w:ascii="Times New Roman" w:hAnsi="Times New Roman"/>
            <w:sz w:val="24"/>
            <w:szCs w:val="24"/>
          </w:rPr>
          <w:t>n</w:t>
        </w:r>
      </w:ins>
      <w:del w:id="227" w:author="DFO-MPO" w:date="2018-04-13T15:49:00Z">
        <w:r w:rsidDel="002C39E2">
          <w:rPr>
            <w:rFonts w:ascii="Times New Roman" w:hAnsi="Times New Roman"/>
            <w:sz w:val="24"/>
            <w:szCs w:val="24"/>
          </w:rPr>
          <w:delText>n</w:delText>
        </w:r>
      </w:del>
      <w:r>
        <w:rPr>
          <w:rFonts w:ascii="Times New Roman" w:hAnsi="Times New Roman"/>
          <w:sz w:val="24"/>
          <w:szCs w:val="24"/>
        </w:rPr>
        <w:t>.</w:t>
      </w:r>
      <w:ins w:id="228" w:author="DFO-MPO" w:date="2018-04-13T15:49:00Z">
        <w:r w:rsidR="002C39E2">
          <w:rPr>
            <w:rFonts w:ascii="Times New Roman" w:hAnsi="Times New Roman"/>
            <w:sz w:val="24"/>
            <w:szCs w:val="24"/>
          </w:rPr>
          <w:t xml:space="preserve"> However, this </w:t>
        </w:r>
      </w:ins>
      <w:ins w:id="229" w:author="DFO-MPO" w:date="2018-04-13T15:52:00Z">
        <w:r w:rsidR="002C39E2">
          <w:rPr>
            <w:rFonts w:ascii="Times New Roman" w:hAnsi="Times New Roman"/>
            <w:sz w:val="24"/>
            <w:szCs w:val="24"/>
          </w:rPr>
          <w:t xml:space="preserve">would be </w:t>
        </w:r>
      </w:ins>
      <w:ins w:id="230" w:author="DFO-MPO" w:date="2018-04-13T15:49:00Z">
        <w:r w:rsidR="002C39E2">
          <w:rPr>
            <w:rFonts w:ascii="Times New Roman" w:hAnsi="Times New Roman"/>
            <w:sz w:val="24"/>
            <w:szCs w:val="24"/>
          </w:rPr>
          <w:t>part</w:t>
        </w:r>
      </w:ins>
      <w:ins w:id="231" w:author="DFO-MPO" w:date="2018-04-13T15:52:00Z">
        <w:r w:rsidR="002C39E2">
          <w:rPr>
            <w:rFonts w:ascii="Times New Roman" w:hAnsi="Times New Roman"/>
            <w:sz w:val="24"/>
            <w:szCs w:val="24"/>
          </w:rPr>
          <w:t>ially</w:t>
        </w:r>
      </w:ins>
      <w:ins w:id="232" w:author="DFO-MPO" w:date="2018-04-13T15:49:00Z">
        <w:r w:rsidR="002C39E2">
          <w:rPr>
            <w:rFonts w:ascii="Times New Roman" w:hAnsi="Times New Roman"/>
            <w:sz w:val="24"/>
            <w:szCs w:val="24"/>
          </w:rPr>
          <w:t xml:space="preserve"> offset by the </w:t>
        </w:r>
      </w:ins>
      <w:ins w:id="233" w:author="DFO-MPO" w:date="2018-04-13T15:50:00Z">
        <w:r w:rsidR="002C39E2">
          <w:rPr>
            <w:rFonts w:ascii="Times New Roman" w:hAnsi="Times New Roman"/>
            <w:sz w:val="24"/>
            <w:szCs w:val="24"/>
          </w:rPr>
          <w:t>ending</w:t>
        </w:r>
      </w:ins>
      <w:ins w:id="234" w:author="DFO-MPO" w:date="2018-04-13T15:49:00Z">
        <w:r w:rsidR="002C39E2">
          <w:rPr>
            <w:rFonts w:ascii="Times New Roman" w:hAnsi="Times New Roman"/>
            <w:sz w:val="24"/>
            <w:szCs w:val="24"/>
          </w:rPr>
          <w:t xml:space="preserve"> </w:t>
        </w:r>
      </w:ins>
      <w:ins w:id="235" w:author="DFO-MPO" w:date="2018-04-13T15:50:00Z">
        <w:r w:rsidR="002C39E2">
          <w:rPr>
            <w:rFonts w:ascii="Times New Roman" w:hAnsi="Times New Roman"/>
            <w:sz w:val="24"/>
            <w:szCs w:val="24"/>
          </w:rPr>
          <w:t xml:space="preserve">of the offshore commercial </w:t>
        </w:r>
      </w:ins>
      <w:ins w:id="236" w:author="DFO-MPO" w:date="2018-04-13T15:53:00Z">
        <w:r w:rsidR="002C39E2">
          <w:rPr>
            <w:rFonts w:ascii="Times New Roman" w:hAnsi="Times New Roman"/>
            <w:sz w:val="24"/>
            <w:szCs w:val="24"/>
          </w:rPr>
          <w:t xml:space="preserve">capelin </w:t>
        </w:r>
      </w:ins>
      <w:ins w:id="237" w:author="DFO-MPO" w:date="2018-04-13T15:50:00Z">
        <w:r w:rsidR="002C39E2">
          <w:rPr>
            <w:rFonts w:ascii="Times New Roman" w:hAnsi="Times New Roman"/>
            <w:sz w:val="24"/>
            <w:szCs w:val="24"/>
          </w:rPr>
          <w:t>fishery</w:t>
        </w:r>
      </w:ins>
      <w:ins w:id="238" w:author="DFO-MPO" w:date="2018-04-13T15:52:00Z">
        <w:r w:rsidR="002C39E2">
          <w:rPr>
            <w:rFonts w:ascii="Times New Roman" w:hAnsi="Times New Roman"/>
            <w:sz w:val="24"/>
            <w:szCs w:val="24"/>
          </w:rPr>
          <w:t xml:space="preserve"> </w:t>
        </w:r>
      </w:ins>
      <w:ins w:id="239" w:author="DFO-MPO" w:date="2018-04-13T15:53:00Z">
        <w:r w:rsidR="002C39E2">
          <w:rPr>
            <w:rFonts w:ascii="Times New Roman" w:hAnsi="Times New Roman"/>
            <w:sz w:val="24"/>
            <w:szCs w:val="24"/>
          </w:rPr>
          <w:t>for</w:t>
        </w:r>
      </w:ins>
      <w:ins w:id="240" w:author="DFO-MPO" w:date="2018-04-13T15:52:00Z">
        <w:r w:rsidR="002C39E2">
          <w:rPr>
            <w:rFonts w:ascii="Times New Roman" w:hAnsi="Times New Roman"/>
            <w:sz w:val="24"/>
            <w:szCs w:val="24"/>
          </w:rPr>
          <w:t xml:space="preserve"> </w:t>
        </w:r>
      </w:ins>
      <w:ins w:id="241" w:author="DFO-MPO" w:date="2018-04-13T15:54:00Z">
        <w:r w:rsidR="002C39E2">
          <w:rPr>
            <w:rFonts w:ascii="Times New Roman" w:hAnsi="Times New Roman"/>
            <w:sz w:val="24"/>
            <w:szCs w:val="24"/>
          </w:rPr>
          <w:t>(</w:t>
        </w:r>
        <w:r w:rsidR="002C39E2" w:rsidRPr="002C39E2">
          <w:rPr>
            <w:rFonts w:ascii="Times New Roman" w:hAnsi="Times New Roman"/>
            <w:sz w:val="24"/>
            <w:szCs w:val="24"/>
            <w:highlight w:val="yellow"/>
            <w:rPrChange w:id="242" w:author="DFO-MPO" w:date="2018-04-13T15:54:00Z">
              <w:rPr>
                <w:rFonts w:ascii="Times New Roman" w:hAnsi="Times New Roman"/>
                <w:sz w:val="24"/>
                <w:szCs w:val="24"/>
              </w:rPr>
            </w:rPrChange>
          </w:rPr>
          <w:t>immature?</w:t>
        </w:r>
        <w:r w:rsidR="002C39E2">
          <w:rPr>
            <w:rFonts w:ascii="Times New Roman" w:hAnsi="Times New Roman"/>
            <w:sz w:val="24"/>
            <w:szCs w:val="24"/>
          </w:rPr>
          <w:t xml:space="preserve">) </w:t>
        </w:r>
      </w:ins>
      <w:ins w:id="243" w:author="DFO-MPO" w:date="2018-04-13T15:52:00Z">
        <w:r w:rsidR="002C39E2">
          <w:rPr>
            <w:rFonts w:ascii="Times New Roman" w:hAnsi="Times New Roman"/>
            <w:sz w:val="24"/>
            <w:szCs w:val="24"/>
          </w:rPr>
          <w:t>capelin</w:t>
        </w:r>
      </w:ins>
      <w:ins w:id="244" w:author="DFO-MPO" w:date="2018-04-13T15:53:00Z">
        <w:r w:rsidR="002C39E2" w:rsidRPr="002C39E2">
          <w:rPr>
            <w:rFonts w:ascii="Times New Roman" w:hAnsi="Times New Roman"/>
            <w:sz w:val="24"/>
            <w:szCs w:val="24"/>
          </w:rPr>
          <w:t xml:space="preserve"> </w:t>
        </w:r>
        <w:r w:rsidR="002C39E2">
          <w:rPr>
            <w:rFonts w:ascii="Times New Roman" w:hAnsi="Times New Roman"/>
            <w:sz w:val="24"/>
            <w:szCs w:val="24"/>
          </w:rPr>
          <w:t xml:space="preserve">in 1992 </w:t>
        </w:r>
        <w:r w:rsidR="002C39E2">
          <w:rPr>
            <w:rFonts w:ascii="Times New Roman" w:hAnsi="Times New Roman"/>
            <w:sz w:val="24"/>
            <w:szCs w:val="24"/>
          </w:rPr>
          <w:t>and</w:t>
        </w:r>
      </w:ins>
      <w:ins w:id="245" w:author="DFO-MPO" w:date="2018-04-13T15:52:00Z">
        <w:r w:rsidR="002C39E2">
          <w:rPr>
            <w:rFonts w:ascii="Times New Roman" w:hAnsi="Times New Roman"/>
            <w:sz w:val="24"/>
            <w:szCs w:val="24"/>
          </w:rPr>
          <w:t xml:space="preserve"> had average landings</w:t>
        </w:r>
      </w:ins>
      <w:ins w:id="246" w:author="DFO-MPO" w:date="2018-04-13T15:53:00Z">
        <w:r w:rsidR="002C39E2">
          <w:rPr>
            <w:rFonts w:ascii="Times New Roman" w:hAnsi="Times New Roman"/>
            <w:sz w:val="24"/>
            <w:szCs w:val="24"/>
          </w:rPr>
          <w:t xml:space="preserve"> of ~21,000 t over the 1980s. </w:t>
        </w:r>
      </w:ins>
      <w:ins w:id="247" w:author="DFO-MPO" w:date="2018-04-13T15:52:00Z">
        <w:r w:rsidR="002C39E2">
          <w:rPr>
            <w:rFonts w:ascii="Times New Roman" w:hAnsi="Times New Roman"/>
            <w:sz w:val="24"/>
            <w:szCs w:val="24"/>
          </w:rPr>
          <w:t xml:space="preserve"> </w:t>
        </w:r>
      </w:ins>
      <w:del w:id="248" w:author="DFO-MPO" w:date="2018-04-13T15:54:00Z">
        <w:r w:rsidDel="002C39E2">
          <w:rPr>
            <w:rFonts w:ascii="Times New Roman" w:hAnsi="Times New Roman"/>
            <w:sz w:val="24"/>
            <w:szCs w:val="24"/>
          </w:rPr>
          <w:delText xml:space="preserve"> </w:delText>
        </w:r>
      </w:del>
      <w:r>
        <w:rPr>
          <w:rFonts w:ascii="Times New Roman" w:hAnsi="Times New Roman"/>
          <w:sz w:val="24"/>
          <w:szCs w:val="24"/>
        </w:rPr>
        <w:t xml:space="preserve">Second, capelin post-1991 are smaller than capelin pre-1991, and, in general, smaller fish experience higher predation mortality rates than larger fish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&gt;&lt;Author&gt;Sogard&lt;/Author&gt;&lt;Year&gt;1997&lt;/Year&gt;&lt;RecNum&gt;946&lt;/RecNum&gt;&lt;Prefix&gt;&lt;/Prefix&gt;&lt;Suffix&gt;&lt;/Suffix&gt;&lt;Pages&gt;&lt;/Pages&gt;&lt;DisplayText&gt;(Sogard 1997, Gislason et al. 2010)&lt;/DisplayText&gt;&lt;record&gt;&lt;rec-number&gt;946&lt;/rec-number&gt;&lt;foreign-keys&gt;&lt;key app="EN" db-id="2pv5prxr6xz2a4ea50h5dww0ewvx0ttdtdsa" timestamp="1522158248"&gt;946&lt;/key&gt;&lt;/foreign-keys&gt;&lt;ref-type name="Journal Article"&gt;17&lt;/ref-type&gt;&lt;contributors&gt;&lt;authors&gt;&lt;author&gt;Sogard, Susan M.&lt;/author&gt;&lt;/authors&gt;&lt;/contributors&gt;&lt;titles&gt;&lt;title&gt;Size-Selective Mortality in the Juvenile Stage of Teleost Fishes: A Review&lt;/title&gt;&lt;secondary-title&gt;Bulletin of Marine Science&lt;/secondary-title&gt;&lt;/titles&gt;&lt;periodical&gt;&lt;full-title&gt;Bulletin of Marine Science&lt;/full-title&gt;&lt;/periodical&gt;&lt;pages&gt;1129-1157&lt;/pages&gt;&lt;volume&gt;60&lt;/volume&gt;&lt;dates&gt;&lt;year&gt;1997&lt;/year&gt;&lt;/dates&gt;&lt;urls/&gt;&lt;/record&gt;&lt;/Cite&gt;&lt;Cite  &gt;&lt;Author&gt;Gislason&lt;/Author&gt;&lt;Year&gt;2010&lt;/Year&gt;&lt;RecNum&gt;945&lt;/RecNum&gt;&lt;Prefix&gt;&lt;/Prefix&gt;&lt;Suffix&gt;&lt;/Suffix&gt;&lt;Pages&gt;&lt;/Pages&gt;&lt;record&gt;&lt;rec-number&gt;945&lt;/rec-number&gt;&lt;foreign-keys&gt;&lt;key app="EN" db-id="2pv5prxr6xz2a4ea50h5dww0ewvx0ttdtdsa" timestamp="1522158076"&gt;945&lt;/key&gt;&lt;/foreign-keys&gt;&lt;ref-type name="Journal Article"&gt;17&lt;/ref-type&gt;&lt;contributors&gt;&lt;authors&gt;&lt;author&gt;Gislason, Henrik&lt;/author&gt;&lt;author&gt;Daan, Niels&lt;/author&gt;&lt;author&gt;Rice Jake, C.&lt;/author&gt;&lt;author&gt;Pope John, G.&lt;/author&gt;&lt;/authors&gt;&lt;/contributors&gt;&lt;titles&gt;&lt;title&gt;Size, growth, temperature and the natural mortality of marine fish&lt;/title&gt;&lt;secondary-title&gt;Fish and Fisheries&lt;/secondary-title&gt;&lt;/titles&gt;&lt;periodical&gt;&lt;full-title&gt;Fish and Fisheries&lt;/full-title&gt;&lt;/periodical&gt;&lt;pages&gt;149-158&lt;/pages&gt;&lt;volume&gt;11&lt;/volume&gt;&lt;number&gt;2&lt;/number&gt;&lt;keywords&gt;&lt;keyword&gt;Asymptotic length&lt;/keyword&gt;&lt;keyword&gt;fish&lt;/keyword&gt;&lt;keyword&gt;growth&lt;/keyword&gt;&lt;keyword&gt;length&lt;/keyword&gt;&lt;keyword&gt;natural mortality&lt;/keyword&gt;&lt;keyword&gt;temperature&lt;/keyword&gt;&lt;/keywords&gt;&lt;dates&gt;&lt;year&gt;2010&lt;/year&gt;&lt;/dates&gt;&lt;publisher&gt;Wiley/Blackwell (10.1111)&lt;/publisher&gt;&lt;isbn&gt;1467-2960&lt;/isbn&gt;&lt;urls&gt;&lt;related-urls&gt;&lt;url&gt;https://doi.org/10.1111/j.1467-2979.2009.00350.x&lt;/url&gt;&lt;/related-urls&gt;&lt;/urls&gt;&lt;electronic-resource-num&gt;10.1111/j.1467-2979.2009.00350.x&lt;/electronic-resource-num&gt;&lt;access-date&gt;2018/03/27&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(Sogard 1997, Gislason et al. 2010)</w:t>
      </w:r>
      <w:r>
        <w:rPr>
          <w:rFonts w:ascii="Times New Roman" w:eastAsia="Times New Roman" w:hAnsi="Times New Roman" w:cs="Times New Roman"/>
          <w:sz w:val="24"/>
          <w:szCs w:val="24"/>
        </w:rPr>
        <w:fldChar w:fldCharType="end"/>
      </w:r>
      <w:r>
        <w:rPr>
          <w:rFonts w:ascii="Times New Roman" w:hAnsi="Times New Roman"/>
          <w:sz w:val="24"/>
          <w:szCs w:val="24"/>
        </w:rPr>
        <w:t xml:space="preserve">. Third, with an earlier age at maturation, younger age classes of capelin are experiencing higher rates of mortality due to </w:t>
      </w:r>
      <w:ins w:id="249" w:author="DFO-MPO" w:date="2018-04-13T14:10:00Z">
        <w:r w:rsidR="007D7F93">
          <w:rPr>
            <w:rFonts w:ascii="Times New Roman" w:hAnsi="Times New Roman"/>
            <w:sz w:val="24"/>
            <w:szCs w:val="24"/>
          </w:rPr>
          <w:t xml:space="preserve">their </w:t>
        </w:r>
      </w:ins>
      <w:r>
        <w:rPr>
          <w:rFonts w:ascii="Times New Roman" w:hAnsi="Times New Roman"/>
          <w:sz w:val="24"/>
          <w:szCs w:val="24"/>
        </w:rPr>
        <w:t xml:space="preserve">mortality associated with reproduction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(Huse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Fourth, there may have been a shift in the spatial distribution of capelin that has resulted in a systematic increase in the index of total </w:t>
      </w:r>
      <w:ins w:id="250" w:author="George Rose" w:date="2018-04-11T13:23:00Z">
        <w:r>
          <w:rPr>
            <w:rFonts w:ascii="Times New Roman" w:hAnsi="Times New Roman"/>
            <w:sz w:val="24"/>
            <w:szCs w:val="24"/>
          </w:rPr>
          <w:t>Potential contact statistics for measuring scale-dependent spatial pattern and association: an example of northern cod (</w:t>
        </w:r>
        <w:proofErr w:type="spellStart"/>
        <w:r>
          <w:rPr>
            <w:rFonts w:ascii="Times New Roman" w:hAnsi="Times New Roman"/>
            <w:sz w:val="24"/>
            <w:szCs w:val="24"/>
          </w:rPr>
          <w:t>Gadus</w:t>
        </w:r>
        <w:proofErr w:type="spellEnd"/>
        <w:r>
          <w:rPr>
            <w:rFonts w:ascii="Times New Roman" w:hAnsi="Times New Roman"/>
            <w:sz w:val="24"/>
            <w:szCs w:val="24"/>
          </w:rPr>
          <w:t xml:space="preserve"> </w:t>
        </w:r>
        <w:proofErr w:type="spellStart"/>
        <w:r>
          <w:rPr>
            <w:rFonts w:ascii="Times New Roman" w:hAnsi="Times New Roman"/>
            <w:sz w:val="24"/>
            <w:szCs w:val="24"/>
          </w:rPr>
          <w:t>morhua</w:t>
        </w:r>
        <w:proofErr w:type="spellEnd"/>
        <w:r>
          <w:rPr>
            <w:rFonts w:ascii="Times New Roman" w:hAnsi="Times New Roman"/>
            <w:sz w:val="24"/>
            <w:szCs w:val="24"/>
          </w:rPr>
          <w:t>) and capelin (</w:t>
        </w:r>
        <w:proofErr w:type="spellStart"/>
        <w:r>
          <w:rPr>
            <w:rFonts w:ascii="Times New Roman" w:hAnsi="Times New Roman"/>
            <w:sz w:val="24"/>
            <w:szCs w:val="24"/>
          </w:rPr>
          <w:t>Mallotus</w:t>
        </w:r>
        <w:proofErr w:type="spellEnd"/>
        <w:r>
          <w:rPr>
            <w:rFonts w:ascii="Times New Roman" w:hAnsi="Times New Roman"/>
            <w:sz w:val="24"/>
            <w:szCs w:val="24"/>
          </w:rPr>
          <w:t xml:space="preserve"> </w:t>
        </w:r>
        <w:proofErr w:type="spellStart"/>
        <w:r>
          <w:rPr>
            <w:rFonts w:ascii="Times New Roman" w:hAnsi="Times New Roman"/>
            <w:sz w:val="24"/>
            <w:szCs w:val="24"/>
          </w:rPr>
          <w:t>villosus</w:t>
        </w:r>
        <w:proofErr w:type="spellEnd"/>
        <w:r>
          <w:rPr>
            <w:rFonts w:ascii="Times New Roman" w:hAnsi="Times New Roman"/>
            <w:sz w:val="24"/>
            <w:szCs w:val="24"/>
          </w:rPr>
          <w:t>)</w:t>
        </w:r>
      </w:ins>
    </w:p>
    <w:p w:rsidR="000134ED" w:rsidRDefault="000134ED">
      <w:pPr>
        <w:pStyle w:val="Body"/>
        <w:spacing w:after="0" w:line="480" w:lineRule="auto"/>
        <w:ind w:firstLine="720"/>
        <w:rPr>
          <w:ins w:id="251" w:author="George Rose" w:date="2018-04-11T13:23:00Z"/>
          <w:rFonts w:ascii="Times New Roman" w:eastAsia="Times New Roman" w:hAnsi="Times New Roman" w:cs="Times New Roman"/>
          <w:sz w:val="24"/>
          <w:szCs w:val="24"/>
        </w:rPr>
      </w:pPr>
    </w:p>
    <w:p w:rsidR="000134ED" w:rsidRDefault="00E5311E">
      <w:pPr>
        <w:pStyle w:val="Body"/>
        <w:spacing w:after="0" w:line="480" w:lineRule="auto"/>
        <w:ind w:firstLine="720"/>
        <w:rPr>
          <w:ins w:id="252" w:author="George Rose" w:date="2018-04-11T13:23:00Z"/>
          <w:rFonts w:ascii="Times New Roman" w:eastAsia="Times New Roman" w:hAnsi="Times New Roman" w:cs="Times New Roman"/>
          <w:sz w:val="24"/>
          <w:szCs w:val="24"/>
        </w:rPr>
      </w:pPr>
      <w:ins w:id="253" w:author="George Rose" w:date="2018-04-11T13:23:00Z">
        <w:r>
          <w:rPr>
            <w:rFonts w:ascii="Times New Roman" w:hAnsi="Times New Roman"/>
            <w:sz w:val="24"/>
            <w:szCs w:val="24"/>
            <w:lang w:val="de-DE"/>
          </w:rPr>
          <w:t xml:space="preserve">Richard L </w:t>
        </w:r>
        <w:proofErr w:type="spellStart"/>
        <w:r>
          <w:rPr>
            <w:rFonts w:ascii="Times New Roman" w:hAnsi="Times New Roman"/>
            <w:sz w:val="24"/>
            <w:szCs w:val="24"/>
            <w:lang w:val="de-DE"/>
          </w:rPr>
          <w:t>O'Driscoll</w:t>
        </w:r>
        <w:proofErr w:type="spellEnd"/>
        <w:proofErr w:type="gramStart"/>
        <w:r>
          <w:rPr>
            <w:rFonts w:ascii="Times New Roman" w:hAnsi="Times New Roman"/>
            <w:sz w:val="24"/>
            <w:szCs w:val="24"/>
            <w:lang w:val="de-DE"/>
          </w:rPr>
          <w:t>, ,</w:t>
        </w:r>
        <w:proofErr w:type="gramEnd"/>
        <w:r>
          <w:rPr>
            <w:rFonts w:ascii="Times New Roman" w:hAnsi="Times New Roman"/>
            <w:sz w:val="24"/>
            <w:szCs w:val="24"/>
            <w:lang w:val="de-DE"/>
          </w:rPr>
          <w:t xml:space="preserve"> David C Schneider, , George A Rose, </w:t>
        </w:r>
        <w:proofErr w:type="spellStart"/>
        <w:r>
          <w:rPr>
            <w:rFonts w:ascii="Times New Roman" w:hAnsi="Times New Roman"/>
            <w:sz w:val="24"/>
            <w:szCs w:val="24"/>
            <w:lang w:val="de-DE"/>
          </w:rPr>
          <w:t>and</w:t>
        </w:r>
        <w:proofErr w:type="spellEnd"/>
        <w:r>
          <w:rPr>
            <w:rFonts w:ascii="Times New Roman" w:hAnsi="Times New Roman"/>
            <w:sz w:val="24"/>
            <w:szCs w:val="24"/>
            <w:lang w:val="de-DE"/>
          </w:rPr>
          <w:t xml:space="preserve"> , George R Lilly</w:t>
        </w:r>
      </w:ins>
    </w:p>
    <w:p w:rsidR="000134ED" w:rsidRDefault="000134ED">
      <w:pPr>
        <w:pStyle w:val="Body"/>
        <w:spacing w:after="0" w:line="480" w:lineRule="auto"/>
        <w:ind w:firstLine="720"/>
        <w:rPr>
          <w:ins w:id="254" w:author="George Rose" w:date="2018-04-11T13:23:00Z"/>
          <w:rFonts w:ascii="Times New Roman" w:eastAsia="Times New Roman" w:hAnsi="Times New Roman" w:cs="Times New Roman"/>
          <w:sz w:val="24"/>
          <w:szCs w:val="24"/>
        </w:rPr>
      </w:pPr>
    </w:p>
    <w:p w:rsidR="000134ED" w:rsidRDefault="00E5311E">
      <w:pPr>
        <w:pStyle w:val="Body"/>
        <w:spacing w:after="0" w:line="480" w:lineRule="auto"/>
        <w:ind w:firstLine="720"/>
        <w:rPr>
          <w:ins w:id="255" w:author="George Rose" w:date="2018-04-11T13:23:00Z"/>
          <w:rFonts w:ascii="Times New Roman" w:eastAsia="Times New Roman" w:hAnsi="Times New Roman" w:cs="Times New Roman"/>
          <w:sz w:val="24"/>
          <w:szCs w:val="24"/>
        </w:rPr>
      </w:pPr>
      <w:proofErr w:type="gramStart"/>
      <w:ins w:id="256" w:author="George Rose" w:date="2018-04-11T13:23:00Z">
        <w:r>
          <w:rPr>
            <w:rFonts w:ascii="Times New Roman" w:hAnsi="Times New Roman"/>
            <w:sz w:val="24"/>
            <w:szCs w:val="24"/>
          </w:rPr>
          <w:t>Published on the web 12 April 2011.</w:t>
        </w:r>
        <w:proofErr w:type="gramEnd"/>
      </w:ins>
    </w:p>
    <w:p w:rsidR="000134ED" w:rsidRDefault="000134ED">
      <w:pPr>
        <w:pStyle w:val="Body"/>
        <w:spacing w:after="0" w:line="480" w:lineRule="auto"/>
        <w:ind w:firstLine="720"/>
        <w:rPr>
          <w:ins w:id="257" w:author="George Rose" w:date="2018-04-11T13:23:00Z"/>
          <w:rFonts w:ascii="Times New Roman" w:eastAsia="Times New Roman" w:hAnsi="Times New Roman" w:cs="Times New Roman"/>
          <w:sz w:val="24"/>
          <w:szCs w:val="24"/>
        </w:rPr>
      </w:pPr>
    </w:p>
    <w:p w:rsidR="000134ED" w:rsidRDefault="00E5311E">
      <w:pPr>
        <w:pStyle w:val="Body"/>
        <w:spacing w:after="0" w:line="480" w:lineRule="auto"/>
        <w:ind w:firstLine="720"/>
        <w:rPr>
          <w:rFonts w:ascii="Times New Roman" w:eastAsia="Times New Roman" w:hAnsi="Times New Roman" w:cs="Times New Roman"/>
          <w:sz w:val="24"/>
          <w:szCs w:val="24"/>
        </w:rPr>
      </w:pPr>
      <w:ins w:id="258" w:author="George Rose" w:date="2018-04-11T13:23:00Z">
        <w:r>
          <w:rPr>
            <w:rFonts w:ascii="Times New Roman" w:hAnsi="Times New Roman"/>
            <w:sz w:val="24"/>
            <w:szCs w:val="24"/>
          </w:rPr>
          <w:lastRenderedPageBreak/>
          <w:t>Canadian Journal of Fisheries and Aquatic Sciences, 2000, 57(7): 1355-1368, https://doi.org/10.1139/f00-079</w:t>
        </w:r>
      </w:ins>
      <w:commentRangeStart w:id="259"/>
      <w:r>
        <w:rPr>
          <w:rFonts w:ascii="Times New Roman" w:hAnsi="Times New Roman"/>
          <w:sz w:val="24"/>
          <w:szCs w:val="24"/>
        </w:rPr>
        <w:t>mortality</w:t>
      </w:r>
      <w:commentRangeEnd w:id="259"/>
      <w:r>
        <w:commentReference w:id="259"/>
      </w:r>
      <w:r>
        <w:rPr>
          <w:rFonts w:ascii="Times New Roman" w:hAnsi="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&gt;&lt;Author&gt;Frank&lt;/Author&gt;&lt;Year&gt;2016&lt;/Year&gt;&lt;RecNum&gt;890&lt;/RecNum&gt;&lt;Prefix&gt;e.g.`, &lt;/Prefix&gt;&lt;Suffix&gt;&lt;/Suffix&gt;&lt;Pages&gt;&lt;/Pages&gt;&lt;DisplayText&gt;(e.g.,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(e.g., Frank et al. 2016)</w:t>
      </w:r>
      <w:r>
        <w:rPr>
          <w:rFonts w:ascii="Times New Roman" w:eastAsia="Times New Roman" w:hAnsi="Times New Roman" w:cs="Times New Roman"/>
          <w:sz w:val="24"/>
          <w:szCs w:val="24"/>
        </w:rPr>
        <w:fldChar w:fldCharType="end"/>
      </w:r>
      <w:commentRangeStart w:id="260"/>
      <w:del w:id="261" w:author="George Rose" w:date="2018-04-11T13:20:00Z">
        <w:r>
          <w:rPr>
            <w:rFonts w:ascii="Times New Roman" w:hAnsi="Times New Roman"/>
            <w:sz w:val="24"/>
            <w:szCs w:val="24"/>
          </w:rPr>
          <w:delText>.</w:delText>
        </w:r>
      </w:del>
      <w:commentRangeEnd w:id="260"/>
      <w:r>
        <w:commentReference w:id="260"/>
      </w:r>
      <w:r>
        <w:rPr>
          <w:rFonts w:ascii="Times New Roman" w:hAnsi="Times New Roman"/>
          <w:sz w:val="24"/>
          <w:szCs w:val="24"/>
        </w:rPr>
        <w:t xml:space="preserve"> </w:t>
      </w:r>
      <w:commentRangeStart w:id="262"/>
      <w:r>
        <w:rPr>
          <w:rFonts w:ascii="Times New Roman" w:hAnsi="Times New Roman"/>
          <w:sz w:val="24"/>
          <w:szCs w:val="24"/>
        </w:rPr>
        <w:t>The</w:t>
      </w:r>
      <w:commentRangeEnd w:id="262"/>
      <w:r>
        <w:commentReference w:id="262"/>
      </w:r>
      <w:r>
        <w:rPr>
          <w:rFonts w:ascii="Times New Roman" w:hAnsi="Times New Roman"/>
          <w:sz w:val="24"/>
          <w:szCs w:val="24"/>
        </w:rPr>
        <w:t xml:space="preserve"> last explanation is unlikely as our </w:t>
      </w:r>
      <w:proofErr w:type="spellStart"/>
      <w:r>
        <w:rPr>
          <w:rFonts w:ascii="Times New Roman" w:hAnsi="Times New Roman"/>
          <w:sz w:val="24"/>
          <w:szCs w:val="24"/>
        </w:rPr>
        <w:t>centre</w:t>
      </w:r>
      <w:proofErr w:type="spellEnd"/>
      <w:r>
        <w:rPr>
          <w:rFonts w:ascii="Times New Roman" w:hAnsi="Times New Roman"/>
          <w:sz w:val="24"/>
          <w:szCs w:val="24"/>
        </w:rPr>
        <w:t xml:space="preserve"> of gravity analysis found no evidence of a systematic shift in capelin distribution eastwards or westwards (see next section; Fig. 6). Therefore the patterns of variation in the rates of mortality of capelin do not support the hypothesis of non-collapse.</w:t>
      </w:r>
    </w:p>
    <w:p w:rsidR="000134ED" w:rsidRDefault="00E5311E">
      <w:pPr>
        <w:pStyle w:val="Heading3"/>
        <w:spacing w:before="0" w:line="480" w:lineRule="auto"/>
        <w:rPr>
          <w:color w:val="000000"/>
          <w:sz w:val="24"/>
          <w:szCs w:val="24"/>
          <w:u w:color="000000"/>
        </w:rPr>
      </w:pPr>
      <w:r>
        <w:rPr>
          <w:color w:val="000000"/>
          <w:sz w:val="24"/>
          <w:szCs w:val="24"/>
          <w:u w:color="000000"/>
        </w:rPr>
        <w:t>Offshore capelin distribution: annual multi-species bottom-trawl surveys</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Fall multispecies bottom trawl surveys (FBTS) have been conducted in NAFO Div. 2J3KL since 1978. The FBTS is a random depth-stratified sampling design with trawls of fixed duration and speed. From 1978-1994, trawls were conducted using an Engel otter trawl. In 1995, the FBTS switched to using the smaller mesh size </w:t>
      </w:r>
      <w:proofErr w:type="spellStart"/>
      <w:r>
        <w:rPr>
          <w:rFonts w:ascii="Times New Roman" w:hAnsi="Times New Roman"/>
          <w:sz w:val="24"/>
          <w:szCs w:val="24"/>
        </w:rPr>
        <w:t>Campelen</w:t>
      </w:r>
      <w:proofErr w:type="spellEnd"/>
      <w:r>
        <w:rPr>
          <w:rFonts w:ascii="Times New Roman" w:hAnsi="Times New Roman"/>
          <w:sz w:val="24"/>
          <w:szCs w:val="24"/>
        </w:rPr>
        <w:t xml:space="preserve"> 1800 shrimp trawl, and the trawls were adjusted to a slower speed and shorter duration to account for larger catches. The change in trawls in 1995 increased the catchability of small fish species, like capelin, in the FBTS. With the cancellation of the fall acoustic survey, the FBTS is the only source of data on the distribution and presence/absence of maturing capelin in the fall in NAFO Div. 2J3KL. </w:t>
      </w:r>
      <w:commentRangeStart w:id="263"/>
      <w:ins w:id="264" w:author="George Rose" w:date="2018-04-11T13:28:00Z">
        <w:r>
          <w:rPr>
            <w:rFonts w:ascii="Times New Roman" w:hAnsi="Times New Roman"/>
            <w:sz w:val="24"/>
            <w:szCs w:val="24"/>
          </w:rPr>
          <w:t>Despite</w:t>
        </w:r>
      </w:ins>
      <w:commentRangeEnd w:id="263"/>
      <w:r>
        <w:commentReference w:id="263"/>
      </w:r>
      <w:ins w:id="265" w:author="George Rose" w:date="2018-04-11T13:28:00Z">
        <w:r>
          <w:rPr>
            <w:rFonts w:ascii="Times New Roman" w:hAnsi="Times New Roman"/>
            <w:sz w:val="24"/>
            <w:szCs w:val="24"/>
          </w:rPr>
          <w:t xml:space="preserve"> limits on how quantitative these data are (O’Driscoll et al. 2002), t</w:t>
        </w:r>
      </w:ins>
      <w:del w:id="266" w:author="George Rose" w:date="2018-04-11T13:27:00Z">
        <w:r>
          <w:rPr>
            <w:rFonts w:ascii="Times New Roman" w:hAnsi="Times New Roman"/>
            <w:sz w:val="24"/>
            <w:szCs w:val="24"/>
          </w:rPr>
          <w:delText>T</w:delText>
        </w:r>
      </w:del>
      <w:r>
        <w:rPr>
          <w:rFonts w:ascii="Times New Roman" w:hAnsi="Times New Roman"/>
          <w:sz w:val="24"/>
          <w:szCs w:val="24"/>
        </w:rPr>
        <w:t>here is a concordance in the multi-year trends of age-dependent capelin distributions in the FBTS and the spring acoustic survey (Fig. 4), with a latitudinal cline in age composition in the FBTS with the youngest capelin in the south (Div. 3L) and the older ages more prevalent in the north (Div.2J3K).</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color w:val="333333"/>
          <w:sz w:val="24"/>
          <w:szCs w:val="24"/>
          <w:u w:color="333333"/>
        </w:rPr>
        <w:t xml:space="preserve">In addition to changes in the trawl in 1995, ecosystem and </w:t>
      </w:r>
      <w:proofErr w:type="spellStart"/>
      <w:r>
        <w:rPr>
          <w:rFonts w:ascii="Times New Roman" w:hAnsi="Times New Roman"/>
          <w:color w:val="333333"/>
          <w:sz w:val="24"/>
          <w:szCs w:val="24"/>
          <w:u w:color="333333"/>
        </w:rPr>
        <w:t>behavioural</w:t>
      </w:r>
      <w:proofErr w:type="spellEnd"/>
      <w:r>
        <w:rPr>
          <w:rFonts w:ascii="Times New Roman" w:hAnsi="Times New Roman"/>
          <w:color w:val="333333"/>
          <w:sz w:val="24"/>
          <w:szCs w:val="24"/>
          <w:u w:color="333333"/>
        </w:rPr>
        <w:t xml:space="preserve"> changes in capelin post-1991 improved capelin’s catchability in the FBTS. </w:t>
      </w:r>
      <w:r>
        <w:rPr>
          <w:rFonts w:ascii="Times New Roman" w:hAnsi="Times New Roman"/>
          <w:sz w:val="24"/>
          <w:szCs w:val="24"/>
        </w:rPr>
        <w:t xml:space="preserve">Capelin were sampled closer to the seabed when cod were not present, and as cod abundance declined in the late 1980s, the proportion of capelin biomass in the trawl zone (bottom 4 m of the water column) increased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ins w:id="267" w:author="George Rose" w:date="2018-04-11T13:37:00Z">
        <w:r>
          <w:rPr>
            <w:rFonts w:ascii="Times New Roman" w:hAnsi="Times New Roman"/>
            <w:sz w:val="24"/>
            <w:szCs w:val="24"/>
          </w:rPr>
          <w:t xml:space="preserve">, likely a response to a decline in the risk of cod predation that may drive </w:t>
        </w:r>
        <w:r>
          <w:rPr>
            <w:rFonts w:ascii="Times New Roman" w:hAnsi="Times New Roman"/>
            <w:sz w:val="24"/>
            <w:szCs w:val="24"/>
          </w:rPr>
          <w:lastRenderedPageBreak/>
          <w:t>capelin into the pelagic zone (Rose 1993)</w:t>
        </w:r>
      </w:ins>
      <w:r>
        <w:rPr>
          <w:rFonts w:ascii="Times New Roman" w:hAnsi="Times New Roman"/>
          <w:sz w:val="24"/>
          <w:szCs w:val="24"/>
        </w:rPr>
        <w:t xml:space="preserve">. Furthermore, when capelin densities were low, capelin were found in closer association with the bottom and displayed less vertical </w:t>
      </w:r>
      <w:proofErr w:type="spellStart"/>
      <w:r>
        <w:rPr>
          <w:rFonts w:ascii="Times New Roman" w:hAnsi="Times New Roman"/>
          <w:sz w:val="24"/>
          <w:szCs w:val="24"/>
        </w:rPr>
        <w:t>behaviour</w:t>
      </w:r>
      <w:proofErr w:type="spellEnd"/>
      <w:r>
        <w:rPr>
          <w:rFonts w:ascii="Times New Roman" w:hAnsi="Times New Roman"/>
          <w:sz w:val="24"/>
          <w:szCs w:val="24"/>
        </w:rPr>
        <w:t xml:space="preserve"> compared to when capelin densities were high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change in a pelagic fish’s vertical </w:t>
      </w:r>
      <w:proofErr w:type="spellStart"/>
      <w:r>
        <w:rPr>
          <w:rFonts w:ascii="Times New Roman" w:hAnsi="Times New Roman"/>
          <w:sz w:val="24"/>
          <w:szCs w:val="24"/>
        </w:rPr>
        <w:t>behaviour</w:t>
      </w:r>
      <w:proofErr w:type="spellEnd"/>
      <w:r>
        <w:rPr>
          <w:rFonts w:ascii="Times New Roman" w:hAnsi="Times New Roman"/>
          <w:sz w:val="24"/>
          <w:szCs w:val="24"/>
        </w:rPr>
        <w:t xml:space="preserve"> was also seen in Atlantic herring in the Gulf of St. Lawrence where in the absence of Atlantic cod predation, Atlantic herring moved into the </w:t>
      </w:r>
      <w:proofErr w:type="spellStart"/>
      <w:r>
        <w:rPr>
          <w:rFonts w:ascii="Times New Roman" w:hAnsi="Times New Roman"/>
          <w:sz w:val="24"/>
          <w:szCs w:val="24"/>
        </w:rPr>
        <w:t>suprabenthic</w:t>
      </w:r>
      <w:proofErr w:type="spellEnd"/>
      <w:r>
        <w:rPr>
          <w:rFonts w:ascii="Times New Roman" w:hAnsi="Times New Roman"/>
          <w:sz w:val="24"/>
          <w:szCs w:val="24"/>
        </w:rPr>
        <w:t xml:space="preserve"> zone and increased their availability to the bottom trawl despite declines 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&gt;&lt;Author&gt;McQuinn&lt;/Author&gt;&lt;Year&gt;2009&lt;/Year&gt;&lt;RecNum&gt;757&lt;/RecNum&gt;&lt;Prefix&gt;&lt;/Prefix&gt;&lt;Suffix&gt;&lt;/Suffix&gt;&lt;Pages&gt;&lt;/Pages&gt;&lt;DisplayText&gt;(McQuinn 2009)&lt;/DisplayText&gt;&lt;record&gt;&lt;rec-number&gt;757&lt;/rec-number&gt;&lt;foreign-keys&gt;&lt;key app="EN" db-id="2pv5prxr6xz2a4ea50h5dww0ewvx0ttdtdsa" timestamp="1449717192"&gt;757&lt;/key&gt;&lt;/foreign-keys&gt;&lt;ref-type name="Journal Article"&gt;17&lt;/ref-type&gt;&lt;contributors&gt;&lt;authors&gt;&lt;author&gt;McQuinn, Ian H.&lt;/author&gt;&lt;/authors&gt;&lt;/contributors&gt;&lt;titles&gt;&lt;title&gt;&lt;style face="normal" font="default" size="100%"&gt;Pelagic fish outburst or suprabenthic habitat occupation: legacy of the Atlantic cod (&lt;/style&gt;&lt;style face="italic" font="default" size="100%"&gt;Gadus morhua&lt;/style&gt;&lt;style face="normal" font="default" size="100%"&gt;) collapse in eastern Canada&lt;/style&gt;&lt;/title&gt;&lt;secondary-title&gt;Canadian Journal of Fisheries and Aquatic Sciences&lt;/secondary-title&gt;&lt;/titles&gt;&lt;periodical&gt;&lt;full-title&gt;Canadian Journal of Fisheries and Aquatic Sciences&lt;/full-title&gt;&lt;/periodical&gt;&lt;pages&gt;2256-2262&lt;/pages&gt;&lt;volume&gt;66&lt;/volume&gt;&lt;number&gt;12&lt;/number&gt;&lt;reprint-edition&gt;Not in File&lt;/reprint-edition&gt;&lt;keywords&gt;&lt;keyword&gt;Atlantic cod&lt;/keyword&gt;&lt;keyword&gt;Canada&lt;/keyword&gt;&lt;keyword&gt;Cod&lt;/keyword&gt;&lt;keyword&gt;Gadus morhua&lt;/keyword&gt;&lt;/keywords&gt;&lt;dates&gt;&lt;year&gt;2009&lt;/year&gt;&lt;pub-dates&gt;&lt;date&gt;11/24/2009&lt;/date&gt;&lt;/pub-dates&gt;&lt;/dates&gt;&lt;isbn&gt;0706-652X&lt;/isbn&gt;&lt;label&gt;782&lt;/label&gt;&lt;urls&gt;&lt;related-urls&gt;&lt;url&gt;http://dx.doi.org/10.1139/F09-143&lt;/url&gt;&lt;/related-urls&gt;&lt;/urls&gt;&lt;electronic-resource-num&gt;doi: 10.1139/F09-143&lt;/electronic-resource-num&gt;&lt;access-date&gt;10/8/2013&lt;/access-date&gt;&lt;/record&gt;&lt;/Cite&gt;&lt;/EndNote&gt;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(McQuinn 2009)</w:t>
      </w:r>
      <w:r>
        <w:rPr>
          <w:rFonts w:ascii="Times New Roman" w:eastAsia="Times New Roman" w:hAnsi="Times New Roman" w:cs="Times New Roman"/>
          <w:sz w:val="24"/>
          <w:szCs w:val="24"/>
        </w:rPr>
        <w:fldChar w:fldCharType="end"/>
      </w:r>
      <w:r>
        <w:rPr>
          <w:rFonts w:ascii="Times New Roman" w:hAnsi="Times New Roman"/>
          <w:sz w:val="24"/>
          <w:szCs w:val="24"/>
        </w:rPr>
        <w:t xml:space="preserve">. These changes in vertical distribution are a cause for concern for acoustic surveys, as acoustic surveys are unable to resolve targets on or near the seabed, also known as the bottom </w:t>
      </w:r>
      <w:proofErr w:type="spellStart"/>
      <w:r>
        <w:rPr>
          <w:rFonts w:ascii="Times New Roman" w:hAnsi="Times New Roman"/>
          <w:sz w:val="24"/>
          <w:szCs w:val="24"/>
        </w:rPr>
        <w:t>deadzone</w:t>
      </w:r>
      <w:proofErr w:type="spellEnd"/>
      <w:r>
        <w:rPr>
          <w:rFonts w:ascii="Times New Roman" w:hAnsi="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&gt;&lt;Author&gt;Ona&lt;/Author&gt;&lt;Year&gt;1996&lt;/Year&gt;&lt;RecNum&gt;940&lt;/RecNum&gt;&lt;Prefix&gt;&lt;/Prefix&gt;&lt;Suffix&gt;&lt;/Suffix&gt;&lt;Pages&gt;&lt;/Pages&gt;&lt;DisplayText&gt;(Ona &amp; Mitson 1996)&lt;/DisplayText&gt;&lt;record&gt;&lt;rec-number&gt;940&lt;/rec-number&gt;&lt;foreign-keys&gt;&lt;key app="EN" db-id="2pv5prxr6xz2a4ea50h5dww0ewvx0ttdtdsa" timestamp="1522086129"&gt;940&lt;/key&gt;&lt;/foreign-keys&gt;&lt;ref-type name="Journal Article"&gt;17&lt;/ref-type&gt;&lt;contributors&gt;&lt;authors&gt;&lt;author&gt;Ona, E.&lt;/author&gt;&lt;author&gt;Mitson, R.B.&lt;/author&gt;&lt;/authors&gt;&lt;/contributors&gt;&lt;titles&gt;&lt;title&gt;Acoustic sampling and signal processing near the seabed: the deadzone revisited&lt;/title&gt;&lt;secondary-title&gt;ICES Journal of Marine Science&lt;/secondary-title&gt;&lt;/titles&gt;&lt;periodical&gt;&lt;full-title&gt;ICES Journal of Marine Science&lt;/full-title&gt;&lt;/periodical&gt;&lt;pages&gt;677-690&lt;/pages&gt;&lt;volume&gt;53&lt;/volume&gt;&lt;dates&gt;&lt;year&gt;1996&lt;/year&gt;&lt;/dates&gt;&lt;urls/&gt;&lt;/record&gt;&lt;/Cite&gt;&lt;/EndNote&gt;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(Ona &amp; Mitson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height of the </w:t>
      </w:r>
      <w:proofErr w:type="spellStart"/>
      <w:r>
        <w:rPr>
          <w:rFonts w:ascii="Times New Roman" w:hAnsi="Times New Roman"/>
          <w:sz w:val="24"/>
          <w:szCs w:val="24"/>
        </w:rPr>
        <w:t>deadzone</w:t>
      </w:r>
      <w:proofErr w:type="spellEnd"/>
      <w:r>
        <w:rPr>
          <w:rFonts w:ascii="Times New Roman" w:hAnsi="Times New Roman"/>
          <w:sz w:val="24"/>
          <w:szCs w:val="24"/>
        </w:rPr>
        <w:t xml:space="preserve"> is a function of the pulse length and frequency of the acoustic system used</w:t>
      </w:r>
      <w:ins w:id="268" w:author="George Rose" w:date="2018-04-11T13:40:00Z">
        <w:r>
          <w:rPr>
            <w:rFonts w:ascii="Times New Roman" w:hAnsi="Times New Roman"/>
            <w:sz w:val="24"/>
            <w:szCs w:val="24"/>
          </w:rPr>
          <w:t xml:space="preserve"> and the seafloor slope and roughness. Over most of the relatively flat seafloor of the surveyed area </w:t>
        </w:r>
      </w:ins>
      <w:del w:id="269" w:author="George Rose" w:date="2018-04-11T13:40:00Z">
        <w:r>
          <w:rPr>
            <w:rFonts w:ascii="Times New Roman" w:hAnsi="Times New Roman"/>
            <w:sz w:val="24"/>
            <w:szCs w:val="24"/>
          </w:rPr>
          <w:delText xml:space="preserve">, and </w:delText>
        </w:r>
      </w:del>
      <w:r>
        <w:rPr>
          <w:rFonts w:ascii="Times New Roman" w:hAnsi="Times New Roman"/>
          <w:sz w:val="24"/>
          <w:szCs w:val="24"/>
        </w:rPr>
        <w:t xml:space="preserve">the bottom </w:t>
      </w:r>
      <w:proofErr w:type="spellStart"/>
      <w:r>
        <w:rPr>
          <w:rFonts w:ascii="Times New Roman" w:hAnsi="Times New Roman"/>
          <w:sz w:val="24"/>
          <w:szCs w:val="24"/>
        </w:rPr>
        <w:t>deadzone</w:t>
      </w:r>
      <w:proofErr w:type="spellEnd"/>
      <w:r>
        <w:rPr>
          <w:rFonts w:ascii="Times New Roman" w:hAnsi="Times New Roman"/>
          <w:sz w:val="24"/>
          <w:szCs w:val="24"/>
        </w:rPr>
        <w:t xml:space="preserve"> was approximately 0.75 m for the capelin spring acoustic survey.</w:t>
      </w:r>
      <w:r>
        <w:rPr>
          <w:rFonts w:ascii="Times New Roman" w:hAnsi="Times New Roman"/>
          <w:color w:val="333333"/>
          <w:sz w:val="24"/>
          <w:szCs w:val="24"/>
          <w:u w:color="333333"/>
        </w:rPr>
        <w:t xml:space="preserve"> </w:t>
      </w:r>
      <w:r>
        <w:rPr>
          <w:rFonts w:ascii="Times New Roman" w:hAnsi="Times New Roman"/>
          <w:sz w:val="24"/>
          <w:szCs w:val="24"/>
        </w:rPr>
        <w:t xml:space="preserve">In order to address the potential impact of vertical distribution changes on the availability of capelin to the acoustic surveys, dedicated experiments were carried out in 1995 and 1999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The range of values for diel changes in capelin detectability obtained from these experiments were used in the calculation of confidence estimates for each survey since 1988 using a Monte Carlo simulation. Confidence estimates indicate a significant decline in capelin biomass between the late 1980s and 1991 (Fig. 5).</w:t>
      </w:r>
    </w:p>
    <w:p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Capelin stock is non-migratory and inshore post-1991</w:t>
      </w:r>
    </w:p>
    <w:p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there was an abrupt change in capelin migration patterns post-1991, with capelin now remaining inshore year round. The FBTS data was used to point to a westerly, inshore shift in the center of capelin concentration in 1996-2010 compared to 1985-1995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However, their own annual mapping demonstrates the high degree of </w:t>
      </w:r>
      <w:proofErr w:type="spellStart"/>
      <w:r>
        <w:rPr>
          <w:rFonts w:ascii="Times New Roman" w:hAnsi="Times New Roman"/>
          <w:sz w:val="24"/>
          <w:szCs w:val="24"/>
        </w:rPr>
        <w:t>interannual</w:t>
      </w:r>
      <w:proofErr w:type="spellEnd"/>
      <w:r>
        <w:rPr>
          <w:rFonts w:ascii="Times New Roman" w:hAnsi="Times New Roman"/>
          <w:sz w:val="24"/>
          <w:szCs w:val="24"/>
        </w:rPr>
        <w:t xml:space="preserve"> variability in capelin abundance within the earlier period (1985-1995), with </w:t>
      </w:r>
      <w:r>
        <w:rPr>
          <w:rFonts w:ascii="Times New Roman" w:hAnsi="Times New Roman"/>
          <w:sz w:val="24"/>
          <w:szCs w:val="24"/>
        </w:rPr>
        <w:lastRenderedPageBreak/>
        <w:t xml:space="preserve">inshore distributions occurring in three high abundance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&gt;&lt;Author&gt;Frank&lt;/Author&gt;&lt;Year&gt;2016&lt;/Year&gt;&lt;RecNum&gt;890&lt;/RecNum&gt;&lt;Prefix&gt;1986-1988`, Fig S2 in &lt;/Prefix&gt;&lt;Suffix&gt;&lt;/Suffix&gt;&lt;Pages&gt;&lt;/Pages&gt;&lt;DisplayText&gt;(1986-1988, Fig S2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(1986-1988, Fig S2 in 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To test this migration hypothesis using the FBTS data, we used the center of gravity approach described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Specifically, we used the VAST package in R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&gt;&lt;Author&gt;Thorson&lt;/Author&gt;&lt;Year&gt;2017&lt;/Year&gt;&lt;RecNum&gt;941&lt;/RecNum&gt;&lt;Prefix&gt;&lt;/Prefix&gt;&lt;Suffix&gt;&lt;/Suffix&gt;&lt;Pages&gt;&lt;/Pages&gt;&lt;DisplayText&gt;(Thorson &amp; Barnett 2017)&lt;/DisplayText&gt;&lt;record&gt;&lt;rec-number&gt;941&lt;/rec-number&gt;&lt;foreign-keys&gt;&lt;key app="EN" db-id="2pv5prxr6xz2a4ea50h5dww0ewvx0ttdtdsa" timestamp="1522086344"&gt;941&lt;/key&gt;&lt;/foreign-keys&gt;&lt;ref-type name="Journal Article"&gt;17&lt;/ref-type&gt;&lt;contributors&gt;&lt;authors&gt;&lt;author&gt;Thorson, James T.&lt;/author&gt;&lt;author&gt;Barnett, Lewis A. K.&lt;/author&gt;&lt;/authors&gt;&lt;/contributors&gt;&lt;titles&gt;&lt;title&gt;Comparing estimates of abundance trends and distribution shifts using single- and multispecies models of fishes and biogenic habitat&lt;/title&gt;&lt;secondary-title&gt;ICES Journal of Marine Science&lt;/secondary-title&gt;&lt;/titles&gt;&lt;periodical&gt;&lt;full-title&gt;ICES Journal of Marine Science&lt;/full-title&gt;&lt;/periodical&gt;&lt;pages&gt;1311-1321&lt;/pages&gt;&lt;volume&gt;74&lt;/volume&gt;&lt;number&gt;5&lt;/number&gt;&lt;dates&gt;&lt;year&gt;2017&lt;/year&gt;&lt;/dates&gt;&lt;isbn&gt;1054-3139&lt;/isbn&gt;&lt;urls&gt;&lt;related-urls&gt;&lt;url&gt;http://dx.doi.org/10.1093/icesjms/fsw193&lt;/url&gt;&lt;/related-urls&gt;&lt;/urls&gt;&lt;electronic-resource-num&gt;10.1093/icesjms/fsw193&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&amp; Barnett 2017)</w:t>
      </w:r>
      <w:r>
        <w:rPr>
          <w:rFonts w:ascii="Times New Roman" w:eastAsia="Times New Roman" w:hAnsi="Times New Roman" w:cs="Times New Roman"/>
          <w:sz w:val="24"/>
          <w:szCs w:val="24"/>
        </w:rPr>
        <w:fldChar w:fldCharType="end"/>
      </w:r>
      <w:r>
        <w:rPr>
          <w:rFonts w:ascii="Times New Roman" w:hAnsi="Times New Roman"/>
          <w:sz w:val="24"/>
          <w:szCs w:val="24"/>
        </w:rPr>
        <w:t xml:space="preserve"> to fit a geostatistical delta-generalized linear mixed model to estimate the spatial and temporal distribution of capelin. The main advantage of this approach is that it accounts for changes in the spatial distribution of sampling effort from one year to the next. This method also provides a means of estimating the standard error of the center of gravity metric, which provides a perspective on the significance of distributional shifts. This geostatistical analysis did not support the hypothesis that capelin have shifted their distribution towards the inshore post-1991 with no evidence of an easterly or westerly movement in the </w:t>
      </w:r>
      <w:proofErr w:type="spellStart"/>
      <w:r>
        <w:rPr>
          <w:rFonts w:ascii="Times New Roman" w:hAnsi="Times New Roman"/>
          <w:sz w:val="24"/>
          <w:szCs w:val="24"/>
        </w:rPr>
        <w:t>centre</w:t>
      </w:r>
      <w:proofErr w:type="spellEnd"/>
      <w:r>
        <w:rPr>
          <w:rFonts w:ascii="Times New Roman" w:hAnsi="Times New Roman"/>
          <w:sz w:val="24"/>
          <w:szCs w:val="24"/>
        </w:rPr>
        <w:t xml:space="preserve"> of gravity of capelin (Fig. 6). Instead, the center of gravity of capelin shifts northward as abundance increases and southwards as abundance decreases (Fig. 6). Other analyses also indicate that it is unrealistic that 3 to 6 Mt of capelin are residing in the inshore. The ‘blind-spot</w:t>
      </w:r>
      <w:commentRangeStart w:id="270"/>
      <w:r>
        <w:rPr>
          <w:rFonts w:ascii="Times New Roman" w:hAnsi="Times New Roman"/>
          <w:sz w:val="24"/>
          <w:szCs w:val="24"/>
        </w:rPr>
        <w:t>’</w:t>
      </w:r>
      <w:commentRangeEnd w:id="270"/>
      <w:r>
        <w:commentReference w:id="270"/>
      </w:r>
      <w:r>
        <w:rPr>
          <w:rFonts w:ascii="Times New Roman" w:hAnsi="Times New Roman"/>
          <w:sz w:val="24"/>
          <w:szCs w:val="24"/>
        </w:rPr>
        <w:t xml:space="preserve"> of the FBTS is between ~35,000 to ~71,000 km</w:t>
      </w:r>
      <w:r>
        <w:rPr>
          <w:rFonts w:ascii="Times New Roman" w:hAnsi="Times New Roman"/>
          <w:sz w:val="24"/>
          <w:szCs w:val="24"/>
          <w:vertAlign w:val="superscript"/>
        </w:rPr>
        <w:t>2</w:t>
      </w:r>
      <w:r>
        <w:rPr>
          <w:rFonts w:ascii="Times New Roman" w:hAnsi="Times New Roman"/>
          <w:sz w:val="24"/>
          <w:szCs w:val="24"/>
        </w:rPr>
        <w:t>, depending on whether the inshore strata are counted or not. The minimum density of 3 to 6 Mt of capelin in these inshore waters would have to be between ~41,000 to ~170,000 kg / km</w:t>
      </w:r>
      <w:r>
        <w:rPr>
          <w:rFonts w:ascii="Times New Roman" w:hAnsi="Times New Roman"/>
          <w:sz w:val="24"/>
          <w:szCs w:val="24"/>
          <w:vertAlign w:val="superscript"/>
        </w:rPr>
        <w:t>2</w:t>
      </w:r>
      <w:r>
        <w:rPr>
          <w:rFonts w:ascii="Times New Roman" w:hAnsi="Times New Roman"/>
          <w:sz w:val="24"/>
          <w:szCs w:val="24"/>
        </w:rPr>
        <w:t>, uniformly distributed throughout the blind area. The maximum mean density of capelin observed in the Trinity Bay survey strata in June, which corresponds with the start of the spawning period when capelin are highly aggregated inshore, was 10,000 kg / km</w:t>
      </w:r>
      <w:r>
        <w:rPr>
          <w:rFonts w:ascii="Times New Roman" w:hAnsi="Times New Roman"/>
          <w:sz w:val="24"/>
          <w:szCs w:val="24"/>
          <w:vertAlign w:val="superscript"/>
        </w:rPr>
        <w:t>2</w:t>
      </w:r>
      <w:r>
        <w:rPr>
          <w:rFonts w:ascii="Times New Roman" w:hAnsi="Times New Roman"/>
          <w:sz w:val="24"/>
          <w:szCs w:val="24"/>
        </w:rPr>
        <w:t xml:space="preserve"> (Fig. 7). Maximum mean density of capelin observed outside the spawning period was only 40 kg / km</w:t>
      </w:r>
      <w:r>
        <w:rPr>
          <w:rFonts w:ascii="Times New Roman" w:hAnsi="Times New Roman"/>
          <w:sz w:val="24"/>
          <w:szCs w:val="24"/>
          <w:vertAlign w:val="superscript"/>
        </w:rPr>
        <w:t>2</w:t>
      </w:r>
      <w:r>
        <w:rPr>
          <w:rFonts w:ascii="Times New Roman" w:hAnsi="Times New Roman"/>
          <w:sz w:val="24"/>
          <w:szCs w:val="24"/>
        </w:rPr>
        <w:t xml:space="preserve"> (Fig. 7). Neither observation can account for the required amount of capelin hypothesized to be residing inshore if there was no collapse of capelin in the NL region. Therefore, the FBTS supports the capelin collapse hypothesis. </w:t>
      </w:r>
    </w:p>
    <w:p w:rsidR="000134ED" w:rsidRDefault="00E5311E">
      <w:pPr>
        <w:pStyle w:val="Heading3"/>
        <w:spacing w:before="0" w:line="480" w:lineRule="auto"/>
        <w:rPr>
          <w:b w:val="0"/>
          <w:bCs w:val="0"/>
          <w:color w:val="000000"/>
          <w:sz w:val="24"/>
          <w:szCs w:val="24"/>
          <w:u w:color="000000"/>
        </w:rPr>
      </w:pPr>
      <w:r>
        <w:rPr>
          <w:color w:val="000000"/>
          <w:sz w:val="24"/>
          <w:szCs w:val="24"/>
          <w:u w:color="000000"/>
        </w:rPr>
        <w:lastRenderedPageBreak/>
        <w:t>Inshore fishery-dependent capelin catch data</w:t>
      </w:r>
    </w:p>
    <w:p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Capelin stock is non-migratory and inshore post-1991</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Annual age composition data from the spring acoustic survey and the inshore commercial capelin fishery using all fishing gears (purse, beach and tuck seines, and traps) in NAFO Div. 3KL were used to test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hypothesis that capelin are no longer migratory post-1991. If capelin had stopped migrating offshore in the fall, we would expect to see fewer, older capelin in offshore waters compared to inshore waters. We found that there were large shifts in capelin age compositions from 1980-2016. Prior to 1991, ~97% of the spring acoustic survey catches were composed of ages 2, 3, and 4 (Fig. 2). Post-1991, contributions of ages 2, 3 have remained consistent at ~60% and ~28% of the catch, respectively, while age-1 capelin has gone from being 1% of the catch to ~10% of the catch and contributions of ages 4, 5, and 6 have declined (Fig. 2). In the inshore commercial fishery pre-1991, ~96-99% of the catches in NAFO Div. 3KL consisted of ages 3, 4, 5 with age-2 capelin comprising 0.6 - 3.4% of total catch (Fig. 8). Post-1991, the 3 oldest age-classes of capelin (ages 4, 5 and 6) experienced severe declines with the 2 oldest age-classes effectively disappearing from the inshore commercial fishery (Fig. 8). Age-2 capelin averaged 32% (60-fold increase) of the catch in Div. 3K and 42% (12-fold increase) of the catch in Div. 3L, while the contribution of age-3 fish to commercial inshore catches has been relatively unchanged (Fig. 8). </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decrease in numbers of older capelin being caught in the spring acoustic survey </w:t>
      </w:r>
      <w:commentRangeStart w:id="271"/>
      <w:r>
        <w:rPr>
          <w:rFonts w:ascii="Times New Roman" w:hAnsi="Times New Roman"/>
          <w:sz w:val="24"/>
          <w:szCs w:val="24"/>
        </w:rPr>
        <w:t>supports</w:t>
      </w:r>
      <w:commentRangeEnd w:id="271"/>
      <w:r>
        <w:commentReference w:id="271"/>
      </w:r>
      <w:r>
        <w:rPr>
          <w:rFonts w:ascii="Times New Roman" w:hAnsi="Times New Roman"/>
          <w:sz w:val="24"/>
          <w:szCs w:val="24"/>
        </w:rPr>
        <w:t xml:space="preserve"> Frank et al. (2016)’s migration hypothesis. However, the lack of a corresponding increase in the numbers of older capelin caught in the inshore commercial fishery, where their numbers have actually decreased both in absolute terms and as a proportion of the overall catch, supports the rejection of the migration hypothesis. The truncation of the age-structure of capelin </w:t>
      </w:r>
      <w:r>
        <w:rPr>
          <w:rFonts w:ascii="Times New Roman" w:hAnsi="Times New Roman"/>
          <w:sz w:val="24"/>
          <w:szCs w:val="24"/>
        </w:rPr>
        <w:lastRenderedPageBreak/>
        <w:t xml:space="preserve">in both inshore and offshore waters and a subsequent shift to younger age-classes does support </w:t>
      </w:r>
      <w:commentRangeStart w:id="272"/>
      <w:proofErr w:type="spellStart"/>
      <w:r>
        <w:rPr>
          <w:rFonts w:ascii="Times New Roman" w:hAnsi="Times New Roman"/>
          <w:sz w:val="24"/>
          <w:szCs w:val="24"/>
          <w:lang w:val="de-DE"/>
        </w:rPr>
        <w:t>Fisheries</w:t>
      </w:r>
      <w:commentRangeEnd w:id="272"/>
      <w:proofErr w:type="spellEnd"/>
      <w:r>
        <w:commentReference w:id="272"/>
      </w:r>
      <w:r>
        <w:rPr>
          <w:rFonts w:ascii="Times New Roman" w:hAnsi="Times New Roman"/>
          <w:sz w:val="24"/>
          <w:szCs w:val="24"/>
        </w:rPr>
        <w:t xml:space="preserve"> and Oceans Canada findings that the capelin population in NAFO Div. 2J3KL collapsed relative to the 1980s and has not yet recovered. </w:t>
      </w:r>
    </w:p>
    <w:p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Inshore catch rate as an index of capelin spawning biomass</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We postulate that changes in capelin biology and </w:t>
      </w:r>
      <w:proofErr w:type="spellStart"/>
      <w:r>
        <w:rPr>
          <w:rFonts w:ascii="Times New Roman" w:hAnsi="Times New Roman"/>
          <w:sz w:val="24"/>
          <w:szCs w:val="24"/>
        </w:rPr>
        <w:t>behaviour</w:t>
      </w:r>
      <w:proofErr w:type="spellEnd"/>
      <w:r>
        <w:rPr>
          <w:rFonts w:ascii="Times New Roman" w:hAnsi="Times New Roman"/>
          <w:sz w:val="24"/>
          <w:szCs w:val="24"/>
        </w:rPr>
        <w:t xml:space="preserve"> post-1991 negatively impacted the effectiveness of the inshore catch rate index in providing estimates of capelin spawning biomass. Due to the small sizes of spawning capelin post-1991, management regulations introduced a size criterion to reduce dumping of undersized capelin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size criterion effectively closed the fishery in 1994 and 1995. From 1996, management regulations to reduce discarding of small, unmarketable capelin resulted in fishing effort being concentrated to a few days when capelin was highly available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inter-annual variability in participation in the fishery due to quality of fish and market forces in combination with high catch rates in a short period of time rendered the inshore catch rate index useless as an indicator of stock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year-class multiplicative model, the inshore catch rate index was only used for the years 1981-1993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years of inshore catch rate data post-1991 does not provide support for either a collapse or non-collapse of capelin. The inclusion of inshore catch rate data after 1993 in the analysis presented in Figure 6 in 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is misleading and not reflective of capelin inshore abundance. </w:t>
      </w:r>
    </w:p>
    <w:p w:rsidR="000134ED" w:rsidRDefault="00E5311E">
      <w:pPr>
        <w:pStyle w:val="Heading3"/>
        <w:spacing w:before="0" w:line="480" w:lineRule="auto"/>
        <w:rPr>
          <w:color w:val="000000"/>
          <w:sz w:val="24"/>
          <w:szCs w:val="24"/>
          <w:u w:color="000000"/>
        </w:rPr>
      </w:pPr>
      <w:r>
        <w:rPr>
          <w:color w:val="000000"/>
          <w:sz w:val="24"/>
          <w:szCs w:val="24"/>
          <w:u w:color="000000"/>
        </w:rPr>
        <w:t xml:space="preserve">Inshore fishery-independent indices of capelin abundance </w:t>
      </w:r>
    </w:p>
    <w:p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Aerial survey</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Post-1991, the late, protracted spawning of capelin introduced logistical difficulties and uncertainties in estimating spawning stock size using the aerial survey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 xml:space="preserve">(Carscadden &amp; </w:t>
      </w:r>
      <w:r>
        <w:rPr>
          <w:rFonts w:ascii="Times New Roman" w:hAnsi="Times New Roman"/>
          <w:sz w:val="24"/>
          <w:szCs w:val="24"/>
          <w:lang w:val="nl-NL"/>
        </w:rPr>
        <w:lastRenderedPageBreak/>
        <w:t>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aerial survey commenced in 1982, and initially followed four defined survey tracks in Conception and Trinity Bays during a fixed time period of mid-June to early July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Images of capelin schools obtained using film (1982-1989), Compact Airborne Spectrographic Imager (CASI) (1990-1996), and video (1997-1998) were identified by their greyish </w:t>
      </w:r>
      <w:proofErr w:type="spellStart"/>
      <w:r>
        <w:rPr>
          <w:rFonts w:ascii="Times New Roman" w:hAnsi="Times New Roman"/>
          <w:sz w:val="24"/>
          <w:szCs w:val="24"/>
        </w:rPr>
        <w:t>colour</w:t>
      </w:r>
      <w:proofErr w:type="spellEnd"/>
      <w:r>
        <w:rPr>
          <w:rFonts w:ascii="Times New Roman" w:hAnsi="Times New Roman"/>
          <w:sz w:val="24"/>
          <w:szCs w:val="24"/>
        </w:rPr>
        <w:t xml:space="preserve"> and distinctive shapes, and school surface area was calculated for each completed survey track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 Nakashima 1996, Nakashima 1998)&lt;/DisplayText&gt;&lt;record&gt;&lt;rec-number&gt;926&lt;/rec-number&gt;&lt;foreign-keys&gt;&lt;key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Studies&lt;/full-title&gt;&lt;/periodical&gt;&lt;pages&gt;55-68&lt;/pages&gt;&lt;volume&gt;24&lt;/volume&gt;&lt;dates&gt;&lt;year&gt;1996&lt;/year&gt;&lt;/dates&gt;&lt;urls&gt;&lt;/urls&gt;&lt;/record&gt;&lt;/Cite&gt;&lt;Cite  &gt;&lt;Author&gt;Nakashima&lt;/Author&gt;&lt;Year&gt;1998&lt;/Year&gt;&lt;RecNum&gt;928&lt;/RecNum&gt;&lt;Prefix&gt;&lt;/Prefix&gt;&lt;Suffix&gt;&lt;/Suffix&gt;&lt;Pages&gt;&lt;/Pages&gt;&lt;record&gt;&lt;rec-number&gt;928&lt;/rec-number&gt;&lt;foreign-keys&gt;&lt;key app="EN" db-id="2pv5prxr6xz2a4ea50h5dww0ewvx0ttdtdsa" timestamp="1518452662"&gt;928&lt;/key&gt;&lt;/foreign-keys&gt;&lt;ref-type name="Government Document"&gt;46&lt;/ref-type&gt;&lt;contributors&gt;&lt;authors&gt;&lt;author&gt;Nakashima, B. S.&lt;/author&gt;&lt;/authors&gt;&lt;/contributors&gt;&lt;titles&gt;&lt;title&gt;Results of the 1997 aerial survey of capelin (Mallotus villosus) schools&lt;/title&gt;&lt;/titles&gt;&lt;pages&gt;50-61&lt;/pages&gt;&lt;dates&gt;&lt;year&gt;1998&lt;/year&gt;&lt;/dates&gt;&lt;pub-location&gt;in Anon: Capelin in SA2 + Div. 3KL. Canadian Stock Assessment Secretariat Research Document 98/63.&lt;/pub-location&gt;&lt;urls&gt;&lt;/urls&gt;&lt;/record&gt;&lt;/Cite&gt;&lt;/EndNote&gt;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 Nakashima 1996, Nakashima 1998)</w:t>
      </w:r>
      <w:r>
        <w:rPr>
          <w:rFonts w:ascii="Times New Roman" w:eastAsia="Times New Roman" w:hAnsi="Times New Roman" w:cs="Times New Roman"/>
          <w:sz w:val="24"/>
          <w:szCs w:val="24"/>
        </w:rPr>
        <w:fldChar w:fldCharType="end"/>
      </w:r>
      <w:commentRangeStart w:id="273"/>
      <w:r>
        <w:rPr>
          <w:rFonts w:ascii="Times New Roman" w:hAnsi="Times New Roman"/>
          <w:sz w:val="24"/>
          <w:szCs w:val="24"/>
        </w:rPr>
        <w:t>.</w:t>
      </w:r>
      <w:commentRangeEnd w:id="273"/>
      <w:r>
        <w:commentReference w:id="273"/>
      </w:r>
      <w:r>
        <w:rPr>
          <w:rFonts w:ascii="Times New Roman" w:hAnsi="Times New Roman"/>
          <w:sz w:val="24"/>
          <w:szCs w:val="24"/>
        </w:rPr>
        <w:t xml:space="preserve"> An annual relative abundance index was calculated by summing the highest total capelin surface area from each of the transects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post-1991 violated a key assumption of the aerial surveys: all schools arrive at the same time in each bay to form one single spawning peak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from early July to mid-August in 1991- 93 resulted in multimodal capelin spawning peaks that were covered with variable success by the aerial survey. For example, in 1993, the peak spawning period was adequately surveyed in Conception Bay, but two spawning peaks in Trinity Bay, based on the egg deposition index, were missed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In 1997, the geographical coverage of the aerial survey was reduced to two transects in the inner areas of Trinity and Conception Bays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estimated aerial abundance index in 1997 was fourth highest in the series, there were concerns that the limited geographical coverage of the aerial survey did not accurately reflect the status of the stock, especially when harvester opinion surveys indicated that stock abundance was changing at different rates within the stock area (e.g., bays vs headlands)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 Five of the eight years of aerial data post-1991 either did not adequately cover peak spawning times (1991-93) or had reduced geographical coverage (1997-98). Due to the reduced ability of the aerial survey to estimate inshore capelin stock abundance post-1991, this </w:t>
      </w:r>
      <w:r>
        <w:rPr>
          <w:rFonts w:ascii="Times New Roman" w:hAnsi="Times New Roman"/>
          <w:sz w:val="24"/>
          <w:szCs w:val="24"/>
        </w:rPr>
        <w:lastRenderedPageBreak/>
        <w:t xml:space="preserve">index should be used with caution and does not unequivocally support the hypothesis of a non-collapse of </w:t>
      </w:r>
      <w:proofErr w:type="gramStart"/>
      <w:r>
        <w:rPr>
          <w:rFonts w:ascii="Times New Roman" w:hAnsi="Times New Roman"/>
          <w:sz w:val="24"/>
          <w:szCs w:val="24"/>
        </w:rPr>
        <w:t>capelin</w:t>
      </w:r>
      <w:ins w:id="274" w:author="George Rose" w:date="2018-04-11T13:56:00Z">
        <w:r>
          <w:rPr>
            <w:rFonts w:ascii="Times New Roman" w:hAnsi="Times New Roman"/>
            <w:sz w:val="24"/>
            <w:szCs w:val="24"/>
          </w:rPr>
          <w:t xml:space="preserve"> </w:t>
        </w:r>
      </w:ins>
      <w:commentRangeStart w:id="275"/>
      <w:r>
        <w:rPr>
          <w:rFonts w:ascii="Times New Roman" w:hAnsi="Times New Roman"/>
          <w:sz w:val="24"/>
          <w:szCs w:val="24"/>
        </w:rPr>
        <w:t>.</w:t>
      </w:r>
      <w:commentRangeEnd w:id="275"/>
      <w:proofErr w:type="gramEnd"/>
      <w:r>
        <w:commentReference w:id="275"/>
      </w:r>
    </w:p>
    <w:p w:rsidR="000134ED" w:rsidRDefault="00E5311E">
      <w:pPr>
        <w:pStyle w:val="Heading3"/>
        <w:spacing w:before="0" w:line="480" w:lineRule="auto"/>
        <w:rPr>
          <w:b w:val="0"/>
          <w:bCs w:val="0"/>
          <w:i/>
          <w:iCs/>
          <w:color w:val="000000"/>
          <w:sz w:val="24"/>
          <w:szCs w:val="24"/>
          <w:u w:color="000000"/>
        </w:rPr>
      </w:pPr>
      <w:r>
        <w:rPr>
          <w:b w:val="0"/>
          <w:bCs w:val="0"/>
          <w:i/>
          <w:iCs/>
          <w:color w:val="000000"/>
          <w:sz w:val="24"/>
          <w:szCs w:val="24"/>
          <w:u w:color="000000"/>
        </w:rPr>
        <w:t>Capelin larval indices</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Since the NL capelin stock does not follow a stock-recruit relationship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&gt;&lt;Author&gt;Carscadden&lt;/Author&gt;&lt;Year&gt;2000&lt;/Year&gt;&lt;RecNum&gt;931&lt;/RecNum&gt;&lt;Prefix&gt;&lt;/Prefix&gt;&lt;Suffix&gt;&lt;/Suffix&gt;&lt;Pages&gt;&lt;/Pages&gt;&lt;DisplayText&gt;(Carscadden et al. 2000)&lt;/DisplayText&gt;&lt;record&gt;&lt;rec-number&gt;931&lt;/rec-number&gt;&lt;foreign-keys&gt;&lt;key app="EN" db-id="2pv5prxr6xz2a4ea50h5dww0ewvx0ttdtdsa" timestamp="1518452663"&gt;931&lt;/key&gt;&lt;/foreign-keys&gt;&lt;ref-type name="Journal Article"&gt;17&lt;/ref-type&gt;&lt;contributors&gt;&lt;authors&gt;&lt;author&gt;Carscadden, J. E.&lt;/author&gt;&lt;author&gt;Frank, K. T.&lt;/author&gt;&lt;author&gt;Leggett, W. C.&lt;/author&gt;&lt;/authors&gt;&lt;/contributors&gt;&lt;titles&gt;&lt;title&gt;&lt;style face="normal" font="default" size="100%"&gt;Evaluation of an environment-recruitment model for capelin (M&lt;/style&gt;&lt;style face="italic" font="default" size="100%"&gt;allotus villosus)&lt;/style&gt;&lt;/title&gt;&lt;secondary-title&gt;ICES J. Mar. Sci.&lt;/secondary-title&gt;&lt;/titles&gt;&lt;periodical&gt;&lt;full-title&gt;ICES J. Mar. Sci.&lt;/full-title&gt;&lt;/periodical&gt;&lt;pages&gt;412-418&lt;/pages&gt;&lt;volume&gt;57&lt;/volume&gt;&lt;dates&gt;&lt;year&gt;2000&lt;/year&gt;&lt;/dates&gt;&lt;urls/&gt;&lt;/record&gt;&lt;/Cite&gt;&lt;/EndNote&gt;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low capelin biomass can be related to high capelin larval productivity and vice versa, as survival in the larval stage, rather than the egg stage, is related to recruitment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&amp; Leggett 1981, Leggett et al. 1984, Dalley et al. 2002,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indices of capelin larval densities in Trinity Bay have been collected since 1990 by Fisheries and Oceans Canada. From 1990-2012 (except 1997), beach emergent larval densities [&lt; 6 days old; yolk sac is absorbed on average at 5.5 d (range: 3.2 – 8.5 d); Frank and Leggett 1982] were sampled every 1-2 days from the start of emergence to the end of emergence (July-August) during high tide in the intertidal zone using a 165 µm mesh plankton net towed parallel to Bellevue beach for a distance of 40 m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From 2001-15, surface tows of 10 min duration at 2.1 knots sampled capelin larval densities (&lt; 1 week to 12 days old) at five stations in the nearshore area of Bellevue Beach (0.5 – 1 nm from the beach; 20 m depth) using a 270 µm mesh ring net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Larval sources in the nearshore area were from one large and four small spawning beaches and two demersal sites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Like the beach larval tows, surface tows were conducted every 1-2 days from the start of emergence to the end of emergence in July and August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From 2002-15, late-stage larval (&lt; 30 days old; 10 – 25 mm SL) capelin densities were sampled using bongo tows of 333 µm mesh nets at 52 stations in Trinity Bay in September and October 2002, and 19 stations in the middle of Trinity Bay in August and/or September 2003-15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The late-stage larval sampling protocol is based on larval sampling </w:t>
      </w:r>
      <w:r>
        <w:rPr>
          <w:rFonts w:ascii="Times New Roman" w:hAnsi="Times New Roman"/>
          <w:sz w:val="24"/>
          <w:szCs w:val="24"/>
        </w:rPr>
        <w:lastRenderedPageBreak/>
        <w:t xml:space="preserve">conducted in Trinity Bay in the 1980s by 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there was concordance among these three larval indices and the age-2 abundance index obtained from the acoustic survey from 2002 until 2011, there has been an unexplained divergence in recent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 Murphy et al. 2018)&lt;/DisplayText&gt;&lt;record&gt;&lt;rec-number&gt;828&lt;/rec-number&gt;&lt;foreign-keys&gt;&lt;key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beach and late-larval indices provide data on capelin larval densities pre- and post-1991. However, the beach larval index only has data from one year pre-1991 (1990).  In 1990, the beach larval index is relatively high, and there is a dramatic reduction in the index in 1991 (Table 2). From 1992 onwards, the beach larval index is variable and larval densities in some years are as high as 1990 (Table 2). However, the beach larval index is reflective of productivity at one section of a main spawning beach and may not be reflective of productivity at other beaches, bays and/or regions. This index was useful for determining peak spawning and emergence timing and was incorporated into the year-class multiplicative model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its limited spatial coverage precludes its use as an indicator of capelin collapse or non-collapse. The beach and surface tow indices tracked each other in most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&gt;&lt;Author&gt;Nakashima&lt;/Author&gt;&lt;Year&gt;2014&lt;/Year&gt;&lt;RecNum&gt;828&lt;/RecNum&gt;&lt;Prefix&gt;Table 1`; &lt;/Prefix&gt;&lt;Suffix&gt;&lt;/Suffix&gt;&lt;Pages&gt;&lt;/Pages&gt;&lt;DisplayText&gt;(Table 2; 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(Table 2; 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the relationship is not significant, which may be a reflection of the surface tow index sampling older larvae that have experienced mortality processes in the nearshore area as well as including larval contributions from demersal sources. The importance of nearshore demersal sources of larvae to recruitment is currently unknown. </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argued that since late-stage larval production did not decrease appreciably post-1991, capelin biomass did not collapse. Late-stage larval abundance estimations pre- and post-1991 were sourced from 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1982-86 and Nakashima and Mowbray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Nakashima&lt;/Author&gt;&lt;Year&gt;2014&lt;/Year&gt;&lt;RecNum&gt;828&lt;/RecNum&gt;&lt;Prefix&gt;&lt;/Prefix&gt;&lt;Suffix&gt;&lt;/Suffix&gt;&lt;Pages&gt;&lt;/Pages&gt;&lt;DisplayText&gt;(2014)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2008-12. While Frank et al. (2016) compared August in both datasets, the persistently late spawning in capelin since 1991 has resulted in smaller and younger </w:t>
      </w:r>
      <w:r>
        <w:rPr>
          <w:rFonts w:ascii="Times New Roman" w:hAnsi="Times New Roman"/>
          <w:sz w:val="24"/>
          <w:szCs w:val="24"/>
        </w:rPr>
        <w:lastRenderedPageBreak/>
        <w:t xml:space="preserve">larvae in August 2008-12 compared to August 1982-86, and a better comparison would be between August pre-1991 and September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The average larval densities in Trinity Bay in September 2002-15 is 30.9 m</w:t>
      </w:r>
      <w:r>
        <w:rPr>
          <w:rFonts w:ascii="Times New Roman" w:hAnsi="Times New Roman"/>
          <w:sz w:val="24"/>
          <w:szCs w:val="24"/>
          <w:vertAlign w:val="superscript"/>
          <w:lang w:val="it-IT"/>
        </w:rPr>
        <w:t xml:space="preserve">-2 </w:t>
      </w:r>
      <w:r>
        <w:rPr>
          <w:rFonts w:ascii="Times New Roman" w:hAnsi="Times New Roman"/>
          <w:sz w:val="24"/>
          <w:szCs w:val="24"/>
        </w:rPr>
        <w:t>(SD: 26.9, range 6.73-96.95 m</w:t>
      </w:r>
      <w:r>
        <w:rPr>
          <w:rFonts w:ascii="Times New Roman" w:hAnsi="Times New Roman"/>
          <w:sz w:val="24"/>
          <w:szCs w:val="24"/>
          <w:vertAlign w:val="superscript"/>
        </w:rPr>
        <w:t>-2</w:t>
      </w:r>
      <w:r>
        <w:rPr>
          <w:rFonts w:ascii="Times New Roman" w:hAnsi="Times New Roman"/>
          <w:sz w:val="24"/>
          <w:szCs w:val="24"/>
        </w:rPr>
        <w:t>), which is considerably lower than the August 1982-86 estimate (48.8 m</w:t>
      </w:r>
      <w:r>
        <w:rPr>
          <w:rFonts w:ascii="Times New Roman" w:hAnsi="Times New Roman"/>
          <w:sz w:val="24"/>
          <w:szCs w:val="24"/>
          <w:vertAlign w:val="superscript"/>
        </w:rPr>
        <w:t>-2</w:t>
      </w:r>
      <w:r>
        <w:rPr>
          <w:rFonts w:ascii="Times New Roman" w:hAnsi="Times New Roman"/>
          <w:sz w:val="24"/>
          <w:szCs w:val="24"/>
        </w:rPr>
        <w:t>, SD: 15.1, range 33.2-73.6 m</w:t>
      </w:r>
      <w:r>
        <w:rPr>
          <w:rFonts w:ascii="Times New Roman" w:hAnsi="Times New Roman"/>
          <w:sz w:val="24"/>
          <w:szCs w:val="24"/>
          <w:vertAlign w:val="superscript"/>
        </w:rPr>
        <w:t>-2</w:t>
      </w:r>
      <w:r>
        <w:rPr>
          <w:rFonts w:ascii="Times New Roman" w:hAnsi="Times New Roman"/>
          <w:sz w:val="24"/>
          <w:szCs w:val="24"/>
        </w:rPr>
        <w:t xml:space="preserve">) (Table 2). The trend in the 2000s is for lower and more variable larval densities compared to the 1980s; for example, in 12 of the 14 years in the 2000s, average larval densities in September were less than the average August larval densities in the 1980s (Table 2). </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decrease in capelin late-stage larval productivity post-1991 does not support the hypothesis of a collapse of capelin biomass</w:t>
      </w:r>
      <w:commentRangeStart w:id="276"/>
      <w:r>
        <w:rPr>
          <w:rFonts w:ascii="Times New Roman" w:hAnsi="Times New Roman"/>
          <w:sz w:val="24"/>
          <w:szCs w:val="24"/>
        </w:rPr>
        <w:t>,</w:t>
      </w:r>
      <w:commentRangeEnd w:id="276"/>
      <w:r>
        <w:commentReference w:id="276"/>
      </w:r>
      <w:r>
        <w:rPr>
          <w:rFonts w:ascii="Times New Roman" w:hAnsi="Times New Roman"/>
          <w:sz w:val="24"/>
          <w:szCs w:val="24"/>
        </w:rPr>
        <w:t xml:space="preserve"> as there is no relationship between the late-stage larval and age-2 abundance indices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1980s, the relationship between the late-stage larval abundance index, which was based on sampling at 52 stations in July and August in Trinity Bay, explained 82% of the variation in year class strength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&gt;&lt;Author&gt;Dalley&lt;/Author&gt;&lt;Year&gt;2002&lt;/Year&gt;&lt;RecNum&gt;888&lt;/RecNum&gt;&lt;Prefix&gt;&lt;/Prefix&gt;&lt;Suffix&gt;&lt;/Suffix&gt;&lt;Pages&gt;&lt;/Pages&gt;&lt;DisplayText&gt;(Dalley et al. 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sidRPr="00BD7860">
        <w:rPr>
          <w:rFonts w:ascii="Times New Roman" w:hAnsi="Times New Roman"/>
          <w:sz w:val="24"/>
          <w:szCs w:val="24"/>
          <w:lang w:val="en-CA"/>
        </w:rPr>
        <w:t>(Dalley et al.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late-stage larval index is not providing a quantitative index of capelin larval abundance in Trinity Bay likely due to the spatial and temporal contraction of the sampling protocol since 2003 (19 of the original 52 stations sampled in 1 week in September from 2003-07 and 1 week in both August and September from 2008-15). Instead the surface tow index explains ~40% of variance in the age-2 recruitment index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surface tow index is spatially restricted to one inshore area of Trinity Bay, widespread hydrology and meteorological forcing has been linked to the synchronous release of emergent larvae at various sites across eastern NL, which supports the use of Bellevue beach inshore area as a proxy for larval emergence in NAFO Div. 3L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Nakashima 1996)&lt;/DisplayText&gt;&lt;record&gt;&lt;rec-number&gt;833&lt;/rec-number&gt;&lt;foreign-keys&gt;&lt;key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(Frank &amp; Leggett 1981, Nakashima 1996)</w:t>
      </w:r>
      <w:r>
        <w:rPr>
          <w:rFonts w:ascii="Times New Roman" w:eastAsia="Times New Roman" w:hAnsi="Times New Roman" w:cs="Times New Roman"/>
          <w:sz w:val="24"/>
          <w:szCs w:val="24"/>
        </w:rPr>
        <w:fldChar w:fldCharType="end"/>
      </w:r>
      <w:r>
        <w:rPr>
          <w:rFonts w:ascii="Times New Roman" w:hAnsi="Times New Roman"/>
          <w:sz w:val="24"/>
          <w:szCs w:val="24"/>
        </w:rPr>
        <w:t>. Furthermore, the high intensity temporal sampling of surface tows (every 1-2 d for 4-6 weeks) produces a robust quantitative larval index. The positive, significant relationship between two fishery-</w:t>
      </w:r>
      <w:r>
        <w:rPr>
          <w:rFonts w:ascii="Times New Roman" w:hAnsi="Times New Roman"/>
          <w:sz w:val="24"/>
          <w:szCs w:val="24"/>
        </w:rPr>
        <w:lastRenderedPageBreak/>
        <w:t xml:space="preserve">independent inshore and offshore indices provides support for the capelin collapse hypothesis. If the majority of capelin biomass was in the inshore area and was not available to the annual offshore spring acoustic survey, then no relationship would be expected between larval productivity and the age-2 abundance index. Moreover, with less than half of the variability in recruitment explained by the surface tow index, the continued sampling of late-stage larvae is important as the remaining 60% of unexplained variability in age-2 recruitment may be explained by characteristics of the late-stage larvae, such as growth and diet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w:t>
      </w:r>
    </w:p>
    <w:p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Ecosystem response</w:t>
      </w:r>
    </w:p>
    <w:p w:rsidR="000134ED" w:rsidRDefault="00E5311E">
      <w:pPr>
        <w:pStyle w:val="Heading3"/>
        <w:spacing w:before="0" w:line="480" w:lineRule="auto"/>
        <w:rPr>
          <w:color w:val="000000"/>
          <w:sz w:val="24"/>
          <w:szCs w:val="24"/>
          <w:u w:color="000000"/>
        </w:rPr>
      </w:pPr>
      <w:r>
        <w:rPr>
          <w:color w:val="000000"/>
          <w:sz w:val="24"/>
          <w:szCs w:val="24"/>
          <w:u w:color="000000"/>
        </w:rPr>
        <w:t>Temporal dynamics of cod weight at age and condition</w:t>
      </w:r>
    </w:p>
    <w:p w:rsidR="000134ED" w:rsidRDefault="00E5311E">
      <w:pPr>
        <w:pStyle w:val="Body"/>
        <w:spacing w:after="0" w:line="480" w:lineRule="auto"/>
        <w:rPr>
          <w:ins w:id="277" w:author="George Rose" w:date="2018-04-12T09:02:00Z"/>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ins w:id="278" w:author="George Rose" w:date="2018-04-12T09:16:00Z">
        <w:r>
          <w:rPr>
            <w:rFonts w:ascii="Times New Roman" w:hAnsi="Times New Roman"/>
            <w:color w:val="151518"/>
            <w:sz w:val="24"/>
            <w:szCs w:val="24"/>
            <w:u w:color="151518"/>
          </w:rPr>
          <w:t xml:space="preserve">Cod were historically </w:t>
        </w:r>
      </w:ins>
      <w:ins w:id="279" w:author="DFO-MPO" w:date="2018-04-13T14:13:00Z">
        <w:r w:rsidR="007D7F93">
          <w:rPr>
            <w:rFonts w:ascii="Times New Roman" w:hAnsi="Times New Roman"/>
            <w:color w:val="151518"/>
            <w:sz w:val="24"/>
            <w:szCs w:val="24"/>
            <w:u w:color="151518"/>
          </w:rPr>
          <w:t xml:space="preserve">one of </w:t>
        </w:r>
      </w:ins>
      <w:ins w:id="280" w:author="George Rose" w:date="2018-04-12T09:16:00Z">
        <w:r>
          <w:rPr>
            <w:rFonts w:ascii="Times New Roman" w:hAnsi="Times New Roman"/>
            <w:color w:val="151518"/>
            <w:sz w:val="24"/>
            <w:szCs w:val="24"/>
            <w:u w:color="151518"/>
          </w:rPr>
          <w:t>the major predator</w:t>
        </w:r>
      </w:ins>
      <w:ins w:id="281" w:author="DFO-MPO" w:date="2018-04-13T14:14:00Z">
        <w:r w:rsidR="007D7F93">
          <w:rPr>
            <w:rFonts w:ascii="Times New Roman" w:hAnsi="Times New Roman"/>
            <w:color w:val="151518"/>
            <w:sz w:val="24"/>
            <w:szCs w:val="24"/>
            <w:u w:color="151518"/>
          </w:rPr>
          <w:t>s</w:t>
        </w:r>
      </w:ins>
      <w:ins w:id="282" w:author="George Rose" w:date="2018-04-12T09:16:00Z">
        <w:r>
          <w:rPr>
            <w:rFonts w:ascii="Times New Roman" w:hAnsi="Times New Roman"/>
            <w:color w:val="151518"/>
            <w:sz w:val="24"/>
            <w:szCs w:val="24"/>
            <w:u w:color="151518"/>
          </w:rPr>
          <w:t xml:space="preserve"> of capelin in NL waters (Lilly ref??). </w:t>
        </w:r>
      </w:ins>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contend that since </w:t>
      </w:r>
      <w:ins w:id="283" w:author="George Rose" w:date="2018-04-12T09:17:00Z">
        <w:r>
          <w:rPr>
            <w:rFonts w:ascii="Times New Roman" w:hAnsi="Times New Roman"/>
            <w:color w:val="151518"/>
            <w:sz w:val="24"/>
            <w:szCs w:val="24"/>
            <w:u w:color="151518"/>
          </w:rPr>
          <w:t>N</w:t>
        </w:r>
      </w:ins>
      <w:del w:id="284" w:author="George Rose" w:date="2018-04-12T09:17:00Z">
        <w:r>
          <w:rPr>
            <w:rFonts w:ascii="Times New Roman" w:hAnsi="Times New Roman"/>
            <w:color w:val="151518"/>
            <w:sz w:val="24"/>
            <w:szCs w:val="24"/>
            <w:u w:color="151518"/>
          </w:rPr>
          <w:delText>n</w:delText>
        </w:r>
      </w:del>
      <w:r>
        <w:rPr>
          <w:rFonts w:ascii="Times New Roman" w:hAnsi="Times New Roman"/>
          <w:color w:val="151518"/>
          <w:sz w:val="24"/>
          <w:szCs w:val="24"/>
          <w:u w:color="151518"/>
        </w:rPr>
        <w:t>orthern cod’s weight at age and liver condition post-collapse was not spatially homogenous th</w:t>
      </w:r>
      <w:ins w:id="285" w:author="George Rose" w:date="2018-04-11T14:03:00Z">
        <w:r>
          <w:rPr>
            <w:rFonts w:ascii="Times New Roman" w:hAnsi="Times New Roman"/>
            <w:color w:val="151518"/>
            <w:sz w:val="24"/>
            <w:szCs w:val="24"/>
            <w:u w:color="151518"/>
          </w:rPr>
          <w:t>e</w:t>
        </w:r>
      </w:ins>
      <w:del w:id="286" w:author="George Rose" w:date="2018-04-11T14:03:00Z">
        <w:r>
          <w:rPr>
            <w:rFonts w:ascii="Times New Roman" w:hAnsi="Times New Roman"/>
            <w:color w:val="151518"/>
            <w:sz w:val="24"/>
            <w:szCs w:val="24"/>
            <w:u w:color="151518"/>
          </w:rPr>
          <w:delText>a</w:delText>
        </w:r>
      </w:del>
      <w:r>
        <w:rPr>
          <w:rFonts w:ascii="Times New Roman" w:hAnsi="Times New Roman"/>
          <w:color w:val="151518"/>
          <w:sz w:val="24"/>
          <w:szCs w:val="24"/>
          <w:u w:color="151518"/>
        </w:rPr>
        <w:t xml:space="preserve">n capelin did not collapse post-1991. The existence of spatial structure in traits of </w:t>
      </w:r>
      <w:ins w:id="287" w:author="George Rose" w:date="2018-04-11T14:11:00Z">
        <w:r>
          <w:rPr>
            <w:rFonts w:ascii="Times New Roman" w:hAnsi="Times New Roman"/>
            <w:color w:val="151518"/>
            <w:sz w:val="24"/>
            <w:szCs w:val="24"/>
            <w:u w:color="151518"/>
          </w:rPr>
          <w:t>N</w:t>
        </w:r>
      </w:ins>
      <w:del w:id="288" w:author="George Rose" w:date="2018-04-11T14:11:00Z">
        <w:r>
          <w:rPr>
            <w:rFonts w:ascii="Times New Roman" w:hAnsi="Times New Roman"/>
            <w:color w:val="151518"/>
            <w:sz w:val="24"/>
            <w:szCs w:val="24"/>
            <w:u w:color="151518"/>
          </w:rPr>
          <w:delText>n</w:delText>
        </w:r>
      </w:del>
      <w:r>
        <w:rPr>
          <w:rFonts w:ascii="Times New Roman" w:hAnsi="Times New Roman"/>
          <w:color w:val="151518"/>
          <w:sz w:val="24"/>
          <w:szCs w:val="24"/>
          <w:u w:color="151518"/>
        </w:rPr>
        <w:t xml:space="preserve">orthern cod is </w:t>
      </w:r>
      <w:del w:id="289" w:author="George Rose" w:date="2018-04-11T14:11:00Z">
        <w:r>
          <w:rPr>
            <w:rFonts w:ascii="Times New Roman" w:hAnsi="Times New Roman"/>
            <w:color w:val="151518"/>
            <w:sz w:val="24"/>
            <w:szCs w:val="24"/>
            <w:u w:color="151518"/>
          </w:rPr>
          <w:delText xml:space="preserve">not surprising, given that the term </w:delText>
        </w:r>
      </w:del>
      <w:ins w:id="290" w:author="George Rose" w:date="2018-04-11T14:28:00Z">
        <w:r>
          <w:rPr>
            <w:rFonts w:ascii="Times New Roman" w:hAnsi="Times New Roman"/>
            <w:color w:val="151518"/>
            <w:sz w:val="24"/>
            <w:szCs w:val="24"/>
            <w:u w:color="151518"/>
          </w:rPr>
          <w:t xml:space="preserve">well known historically, </w:t>
        </w:r>
      </w:ins>
      <w:del w:id="291" w:author="George Rose" w:date="2018-04-11T14:12:00Z">
        <w:r>
          <w:rPr>
            <w:rFonts w:ascii="Times New Roman" w:hAnsi="Times New Roman"/>
            <w:color w:val="151518"/>
            <w:sz w:val="24"/>
            <w:szCs w:val="24"/>
            <w:u w:color="151518"/>
          </w:rPr>
          <w:delText xml:space="preserve">northern </w:delText>
        </w:r>
        <w:commentRangeStart w:id="292"/>
        <w:r>
          <w:rPr>
            <w:rFonts w:ascii="Times New Roman" w:hAnsi="Times New Roman"/>
            <w:color w:val="151518"/>
            <w:sz w:val="24"/>
            <w:szCs w:val="24"/>
            <w:u w:color="151518"/>
            <w:lang w:val="it-IT"/>
          </w:rPr>
          <w:delText>cod</w:delText>
        </w:r>
      </w:del>
      <w:commentRangeEnd w:id="292"/>
      <w:r>
        <w:commentReference w:id="292"/>
      </w:r>
      <w:del w:id="293" w:author="George Rose" w:date="2018-04-11T14:12:00Z">
        <w:r>
          <w:rPr>
            <w:rFonts w:ascii="Times New Roman" w:hAnsi="Times New Roman"/>
            <w:color w:val="151518"/>
            <w:sz w:val="24"/>
            <w:szCs w:val="24"/>
            <w:u w:color="151518"/>
          </w:rPr>
          <w:delText xml:space="preserve"> refers to a </w:delText>
        </w:r>
      </w:del>
      <w:del w:id="294" w:author="George Rose" w:date="2018-04-11T14:09:00Z">
        <w:r>
          <w:rPr>
            <w:rFonts w:ascii="Times New Roman" w:hAnsi="Times New Roman"/>
            <w:color w:val="151518"/>
            <w:sz w:val="24"/>
            <w:szCs w:val="24"/>
            <w:u w:color="151518"/>
          </w:rPr>
          <w:delText xml:space="preserve">complex of cod </w:delText>
        </w:r>
        <w:commentRangeStart w:id="295"/>
        <w:r w:rsidRPr="00BD7860">
          <w:rPr>
            <w:rFonts w:ascii="Times New Roman" w:hAnsi="Times New Roman"/>
            <w:color w:val="151518"/>
            <w:sz w:val="24"/>
            <w:szCs w:val="24"/>
            <w:u w:color="151518"/>
            <w:lang w:val="en-CA"/>
          </w:rPr>
          <w:delText>populations</w:delText>
        </w:r>
      </w:del>
      <w:commentRangeEnd w:id="295"/>
      <w:r>
        <w:commentReference w:id="295"/>
      </w:r>
      <w:del w:id="296" w:author="George Rose" w:date="2018-04-11T14:09:00Z">
        <w:r>
          <w:rPr>
            <w:rFonts w:ascii="Times New Roman" w:hAnsi="Times New Roman"/>
            <w:color w:val="151518"/>
            <w:sz w:val="24"/>
            <w:szCs w:val="24"/>
            <w:u w:color="151518"/>
          </w:rPr>
          <w:delText xml:space="preserve">. </w:delText>
        </w:r>
        <w:commentRangeStart w:id="297"/>
        <w:r>
          <w:rPr>
            <w:rFonts w:ascii="Times New Roman" w:hAnsi="Times New Roman"/>
            <w:color w:val="151518"/>
            <w:sz w:val="24"/>
            <w:szCs w:val="24"/>
            <w:u w:color="151518"/>
          </w:rPr>
          <w:delText>There</w:delText>
        </w:r>
      </w:del>
      <w:commentRangeEnd w:id="297"/>
      <w:r>
        <w:commentReference w:id="297"/>
      </w:r>
      <w:ins w:id="298" w:author="George Rose" w:date="2018-04-11T14:12:00Z">
        <w:r>
          <w:rPr>
            <w:rFonts w:ascii="Times New Roman" w:hAnsi="Times New Roman"/>
            <w:color w:val="151518"/>
            <w:sz w:val="24"/>
            <w:szCs w:val="24"/>
            <w:u w:color="151518"/>
          </w:rPr>
          <w:t>with</w:t>
        </w:r>
      </w:ins>
      <w:r>
        <w:rPr>
          <w:rFonts w:ascii="Times New Roman" w:hAnsi="Times New Roman"/>
          <w:color w:val="151518"/>
          <w:sz w:val="24"/>
          <w:szCs w:val="24"/>
          <w:u w:color="151518"/>
        </w:rPr>
        <w:t xml:space="preserve"> </w:t>
      </w:r>
      <w:del w:id="299" w:author="George Rose" w:date="2018-04-11T14:10:00Z">
        <w:r>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lang w:val="it-IT"/>
        </w:rPr>
        <w:t>gradient</w:t>
      </w:r>
      <w:ins w:id="300" w:author="George Rose" w:date="2018-04-11T14:10:00Z">
        <w:r>
          <w:rPr>
            <w:rFonts w:ascii="Times New Roman" w:hAnsi="Times New Roman"/>
            <w:color w:val="151518"/>
            <w:sz w:val="24"/>
            <w:szCs w:val="24"/>
            <w:u w:color="151518"/>
          </w:rPr>
          <w:t>s</w:t>
        </w:r>
      </w:ins>
      <w:r>
        <w:rPr>
          <w:rFonts w:ascii="Times New Roman" w:hAnsi="Times New Roman"/>
          <w:color w:val="151518"/>
          <w:sz w:val="24"/>
          <w:szCs w:val="24"/>
          <w:u w:color="151518"/>
        </w:rPr>
        <w:t xml:space="preserve"> from north to south in </w:t>
      </w:r>
      <w:del w:id="301" w:author="George Rose" w:date="2018-04-12T09:17:00Z">
        <w:r>
          <w:rPr>
            <w:rFonts w:ascii="Times New Roman" w:hAnsi="Times New Roman"/>
            <w:color w:val="151518"/>
            <w:sz w:val="24"/>
            <w:szCs w:val="24"/>
            <w:u w:color="151518"/>
            <w:lang w:val="it-IT"/>
          </w:rPr>
          <w:delText>cod</w:delText>
        </w:r>
        <w:r>
          <w:rPr>
            <w:rFonts w:ascii="Times New Roman" w:hAnsi="Times New Roman"/>
            <w:color w:val="151518"/>
            <w:sz w:val="24"/>
            <w:szCs w:val="24"/>
            <w:u w:color="151518"/>
          </w:rPr>
          <w:delText xml:space="preserve">’s </w:delText>
        </w:r>
      </w:del>
      <w:r>
        <w:rPr>
          <w:rFonts w:ascii="Times New Roman" w:hAnsi="Times New Roman"/>
          <w:color w:val="151518"/>
          <w:sz w:val="24"/>
          <w:szCs w:val="24"/>
          <w:u w:color="151518"/>
        </w:rPr>
        <w:t xml:space="preserve">growth (length at age), condition (liver, gutted and total body mass), and condition indices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&gt;&lt;Author&gt;Buren&lt;/Author&gt;&lt;Year&gt;2014&lt;/Year&gt;&lt;RecNum&gt;822&lt;/RecNum&gt;&lt;Prefix&gt;&lt;/Prefix&gt;&lt;Suffix&gt;&lt;/Suffix&gt;&lt;Pages&gt;&lt;/Pages&gt;&lt;DisplayText&gt;(Buren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302"/>
      <w:r>
        <w:rPr>
          <w:rFonts w:ascii="Times New Roman" w:hAnsi="Times New Roman"/>
          <w:color w:val="151518"/>
          <w:sz w:val="24"/>
          <w:szCs w:val="24"/>
          <w:u w:color="151518"/>
          <w:lang w:val="pt-PT"/>
        </w:rPr>
        <w:t>Inconsistent</w:t>
      </w:r>
      <w:commentRangeEnd w:id="302"/>
      <w:r>
        <w:commentReference w:id="302"/>
      </w:r>
      <w:r>
        <w:rPr>
          <w:rFonts w:ascii="Times New Roman" w:hAnsi="Times New Roman"/>
          <w:color w:val="151518"/>
          <w:sz w:val="24"/>
          <w:szCs w:val="24"/>
          <w:u w:color="151518"/>
        </w:rPr>
        <w:t xml:space="preserve"> patterns in liver and body condition are common in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&gt;&lt;Author&gt;Foster&lt;/Author&gt;&lt;Year&gt;1993&lt;/Year&gt;&lt;RecNum&gt;917&lt;/RecNum&gt;&lt;Prefix&gt;&lt;/Prefix&gt;&lt;Suffix&gt;&lt;/Suffix&gt;&lt;Pages&gt;&lt;/Pages&gt;&lt;DisplayText&gt;(Foster et al. 1993, Marshall et al. 2004, Pardoe et al. 2008, Pardoe &amp; Marteinsdóttir 2009, Morgan et al. 2010)&lt;/DisplayText&gt;&lt;record&gt;&lt;rec-number&gt;917&lt;/rec-number&gt;&lt;foreign-keys&gt;&lt;key app="EN" db-id="2pv5prxr6xz2a4ea50h5dww0ewvx0ttdtdsa" timestamp="1518023348"&gt;917&lt;/key&gt;&lt;/foreign-keys&gt;&lt;ref-type name="Journal Article"&gt;17&lt;/ref-type&gt;&lt;contributors&gt;&lt;authors&gt;&lt;author&gt;Foster, A. R.&lt;/author&gt;&lt;author&gt;Houlihan, D. F.&lt;/author&gt;&lt;author&gt;Hall, S. I.&lt;/author&gt;&lt;/authors&gt;&lt;/contributors&gt;&lt;titles&gt;&lt;title&gt;Effects of Nutritional Regime on Correlates of Growth Rate in Juvenile Atlantic Cod (Gadus morhua): Comparison of Morphological and Biochemical Measurements&lt;/title&gt;&lt;secondary-title&gt;Canadian Journal of Fisheries and Aquatic Sciences&lt;/secondary-title&gt;&lt;/titles&gt;&lt;periodical&gt;&lt;full-title&gt;Canadian Journal of Fisheries and Aquatic Sciences&lt;/full-title&gt;&lt;/periodical&gt;&lt;pages&gt;502-512&lt;/pages&gt;&lt;volume&gt;50&lt;/volume&gt;&lt;number&gt;3&lt;/number&gt;&lt;dates&gt;&lt;year&gt;1993&lt;/year&gt;&lt;pub-dates&gt;&lt;date&gt;1993/03/01&lt;/date&gt;&lt;/pub-dates&gt;&lt;/dates&gt;&lt;publisher&gt;NRC Research Press&lt;/publisher&gt;&lt;isbn&gt;0706-652X&lt;/isbn&gt;&lt;urls&gt;&lt;related-urls&gt;&lt;url&gt;https://doi.org/10.1139/f93-059&lt;/url&gt;&lt;/related-urls&gt;&lt;/urls&gt;&lt;electronic-resource-num&gt;10.1139/f93-059&lt;/electronic-resource-num&gt;&lt;access-date&gt;2018/02/07&lt;/access-date&gt;&lt;/record&gt;&lt;/Cite&gt;&lt;Cite  &gt;&lt;Author&gt;Marshall&lt;/Author&gt;&lt;Year&gt;2004&lt;/Year&gt;&lt;RecNum&gt;914&lt;/RecNum&gt;&lt;Prefix&gt;&lt;/Prefix&gt;&lt;Suffix&gt;&lt;/Suffix&gt;&lt;Pages&gt;&lt;/Pages&gt;&lt;record&gt;&lt;rec-number&gt;914&lt;/rec-number&gt;&lt;foreign-keys&gt;&lt;key app="EN" db-id="2pv5prxr6xz2a4ea50h5dww0ewvx0ttdtdsa" timestamp="1518023104"&gt;914&lt;/key&gt;&lt;/foreign-keys&gt;&lt;ref-type name="Journal Article"&gt;17&lt;/ref-type&gt;&lt;contributors&gt;&lt;authors&gt;&lt;author&gt;Marshall, C. Tara&lt;/author&gt;&lt;author&gt;Needle, Coby L.&lt;/author&gt;&lt;author&gt;Yaragina, Nathalia A.&lt;/author&gt;&lt;author&gt;Ajiad, Adnan M.&lt;/author&gt;&lt;author&gt;Gusev, Evgeny&lt;/author&gt;&lt;/authors&gt;&lt;/contributors&gt;&lt;titles&gt;&lt;title&gt;Deriving condition indices from standard fisheries databases and evaluating their sensitivity to variation in stored energy reserves&lt;/title&gt;&lt;secondary-title&gt;Canadian Journal of Fisheries and Aquatic Sciences&lt;/secondary-title&gt;&lt;/titles&gt;&lt;periodical&gt;&lt;full-title&gt;Canadian Journal of Fisheries and Aquatic Sciences&lt;/full-title&gt;&lt;/periodical&gt;&lt;pages&gt;1900-1917&lt;/pages&gt;&lt;volume&gt;61&lt;/volume&gt;&lt;number&gt;10&lt;/number&gt;&lt;dates&gt;&lt;year&gt;2004&lt;/year&gt;&lt;pub-dates&gt;&lt;date&gt;2004/10/01&lt;/date&gt;&lt;/pub-dates&gt;&lt;/dates&gt;&lt;publisher&gt;NRC Research Press&lt;/publisher&gt;&lt;isbn&gt;0706-652X&lt;/isbn&gt;&lt;urls&gt;&lt;related-urls&gt;&lt;url&gt;https://doi.org/10.1139/f04-128&lt;/url&gt;&lt;/related-urls&gt;&lt;/urls&gt;&lt;electronic-resource-num&gt;10.1139/f04-128&lt;/electronic-resource-num&gt;&lt;access-date&gt;2018/02/07&lt;/access-date&gt;&lt;/record&gt;&lt;/Cite&gt;&lt;Cite  &gt;&lt;Author&gt;Pardoe&lt;/Author&gt;&lt;Year&gt;2009&lt;/Year&gt;&lt;Prefix&gt;&lt;/Prefix&gt;&lt;Suffix&gt;&lt;/Suffix&gt;&lt;Pages&gt;&lt;/Pages&gt;&lt;record&gt;&lt;rec-number&gt;916&lt;/rec-number&gt;&lt;foreign-keys&gt;&lt;key app="EN" db-id="2pv5prxr6xz2a4ea50h5dww0ewvx0ttdtdsa" timestamp="1518023292"&gt;916&lt;/key&gt;&lt;/foreign-keys&gt;&lt;ref-type name="Journal Article"&gt;17&lt;/ref-type&gt;&lt;contributors&gt;&lt;authors&gt;&lt;author&gt;Pardoe, H.&lt;/author&gt;&lt;author&gt;Marteinsdóttir, G.&lt;/author&gt;&lt;/authors&gt;&lt;/contributors&gt;&lt;titles&gt;&lt;title&gt;Contrasting trends in two condition indices: bathymetric and spatial variation in autumn condition of Icelandic cod Gadus morhua&lt;/title&gt;&lt;secondary-title&gt;Journal of Fish Biology&lt;/secondary-title&gt;&lt;/titles&gt;&lt;periodical&gt;&lt;full-title&gt;Journal of Fish Biology&lt;/full-title&gt;&lt;/periodical&gt;&lt;pages&gt;282-289&lt;/pages&gt;&lt;volume&gt;75&lt;/volume&gt;&lt;number&gt;1&lt;/number&gt;&lt;keywords&gt;&lt;keyword&gt;body condition&lt;/keyword&gt;&lt;keyword&gt;depth variation&lt;/keyword&gt;&lt;keyword&gt;geographic variation&lt;/keyword&gt;&lt;keyword&gt;liver condition&lt;/keyword&gt;&lt;/keywords&gt;&lt;dates&gt;&lt;year&gt;2009&lt;/year&gt;&lt;/dates&gt;&lt;publisher&gt;Blackwell Publishing Ltd&lt;/publisher&gt;&lt;isbn&gt;1095-8649&lt;/isbn&gt;&lt;urls&gt;&lt;related-urls&gt;&lt;url&gt;http://dx.doi.org/10.1111/j.1095-8649.2009.02273.x&lt;/url&gt;&lt;/related-urls&gt;&lt;/urls&gt;&lt;electronic-resource-num&gt;10.1111/j.1095-8649.2009.02273.x&lt;/electronic-resource-num&gt;&lt;/record&gt;&lt;/Cite&gt;&lt;Cite  &gt;&lt;Author&gt;Pardoe&lt;/Author&gt;&lt;Year&gt;2008&lt;/Year&gt;&lt;Prefix&gt;&lt;/Prefix&gt;&lt;Suffix&gt;&lt;/Suffix&gt;&lt;Pages&gt;&lt;/Pages&gt;&lt;record&gt;&lt;rec-number&gt;915&lt;/rec-number&gt;&lt;foreign-keys&gt;&lt;key app="EN" db-id="2pv5prxr6xz2a4ea50h5dww0ewvx0ttdtdsa" timestamp="1518023222"&gt;915&lt;/key&gt;&lt;/foreign-keys&gt;&lt;ref-type name="Journal Article"&gt;17&lt;/ref-type&gt;&lt;contributors&gt;&lt;authors&gt;&lt;author&gt;Pardoe, H.&lt;/author&gt;&lt;author&gt;Thórdarson, G.&lt;/author&gt;&lt;author&gt;Marteinsdóttir, G.&lt;/author&gt;&lt;/authors&gt;&lt;/contributors&gt;&lt;titles&gt;&lt;title&gt;Spatial and temporal trends in condition of Atlantic cod Gadus morhua on the Icelandic shelf&lt;/title&gt;&lt;secondary-title&gt;Marine Ecology Progress Series&lt;/secondary-title&gt;&lt;/titles&gt;&lt;periodical&gt;&lt;full-title&gt;Marine Ecology Progress Series&lt;/full-title&gt;&lt;/periodical&gt;&lt;pages&gt;261-277&lt;/pages&gt;&lt;volume&gt;362&lt;/volume&gt;&lt;dates&gt;&lt;year&gt;2008&lt;/year&gt;&lt;/dates&gt;&lt;urls&gt;&lt;related-urls&gt;&lt;url&gt;http://www.int-res.com/abstracts/meps/v362/p261-277/&lt;/url&gt;&lt;/related-urls&gt;&lt;/urls&gt;&lt;/record&gt;&lt;/Cite&gt;&lt;Cite  &gt;&lt;Author&gt;Morgan&lt;/Author&gt;&lt;Year&gt;2010&lt;/Year&gt;&lt;RecNum&gt;913&lt;/RecNum&gt;&lt;Prefix&gt;&lt;/Prefix&gt;&lt;Suffix&gt;&lt;/Suffix&gt;&lt;Pages&gt;&lt;/Pages&gt;&lt;record&gt;&lt;rec-number&gt;913&lt;/rec-number&gt;&lt;foreign-keys&gt;&lt;key app="EN" db-id="2pv5prxr6xz2a4ea50h5dww0ewvx0ttdtdsa" timestamp="1518022965"&gt;913&lt;/key&gt;&lt;/foreign-keys&gt;&lt;ref-type name="Journal Article"&gt;17&lt;/ref-type&gt;&lt;contributors&gt;&lt;authors&gt;&lt;author&gt;Morgan, M. J.&lt;/author&gt;&lt;author&gt;Rideout, R. M.&lt;/author&gt;&lt;author&gt;Colbourne, E. B.&lt;/author&gt;&lt;/authors&gt;&lt;/contributors&gt;&lt;titles&gt;&lt;title&gt;Impact of environmental temperature on Atlantic cod Gadus morhua energy allocation to growth, condition and reproduction&lt;/title&gt;&lt;secondary-title&gt;Marine Ecology Progress Series&lt;/secondary-title&gt;&lt;/titles&gt;&lt;periodical&gt;&lt;full-title&gt;Marine Ecology Progress Series&lt;/full-title&gt;&lt;/periodical&gt;&lt;pages&gt;185-195&lt;/pages&gt;&lt;volume&gt;404&lt;/volume&gt;&lt;dates&gt;&lt;year&gt;2010&lt;/year&gt;&lt;/dates&gt;&lt;urls&gt;&lt;related-urls&gt;&lt;url&gt;http://www.int-res.com/abstracts/meps/v404/p185-195/&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es-ES_tradnl"/>
        </w:rPr>
        <w:t>(Foster et al. 1993, Marshall et al. 2004, Pardoe et al. 2008, Pardoe &amp; Marteinsdóttir 2009, Morgan et al. 2010)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condition indices respond quickly to changes in food abundance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&gt;&lt;Author&gt;Lambert&lt;/Author&gt;&lt;Year&gt;1997&lt;/Year&gt;&lt;RecNum&gt;651&lt;/RecNum&gt;&lt;Prefix&gt;&lt;/Prefix&gt;&lt;Suffix&gt;&lt;/Suffix&gt;&lt;Pages&gt;&lt;/Pages&gt;&lt;DisplayText&gt;(Lambert &amp; Dutil 1997a, b, Morgan et al. 2017)&lt;/DisplayText&gt;&lt;record&gt;&lt;rec-number&gt;651&lt;/rec-number&gt;&lt;foreign-keys&gt;&lt;key app="EN" db-id="2pv5prxr6xz2a4ea50h5dww0ewvx0ttdtdsa" timestamp="1449717192"&gt;651&lt;/key&gt;&lt;/foreign-keys&gt;&lt;ref-type name="Journal Article"&gt;17&lt;/ref-type&gt;&lt;contributors&gt;&lt;authors&gt;&lt;author&gt;Lambert, Y.&lt;/author&gt;&lt;author&gt;Dutil, J.-D.&lt;/author&gt;&lt;/authors&gt;&lt;/contributors&gt;&lt;titles&gt;&lt;title&gt;&lt;style face="normal" font="default" size="100%"&gt;Can simple condition indices be used to monitor and quantify seasonal changes in the energy reserves of cod (&lt;/style&gt;&lt;style face="italic" font="default" size="100%"&gt;Gadus morhua&lt;/style&gt;&lt;style face="normal" font="default" size="100%"&gt;)?&lt;/style&gt;&lt;/title&gt;&lt;secondary-title&gt;Canadian Journal of Fisheries and Aquatic Sciences&lt;/secondary-title&gt;&lt;/titles&gt;&lt;periodical&gt;&lt;full-title&gt;Canadian Journal of Fisheries and Aquatic Sciences&lt;/full-title&gt;&lt;/periodical&gt;&lt;pages&gt;104-112&lt;/pages&gt;&lt;volume&gt;54&lt;/volume&gt;&lt;number&gt;S1&lt;/number&gt;&lt;reprint-edition&gt;Not in File&lt;/reprint-edition&gt;&lt;keywords&gt;&lt;keyword&gt;Cod&lt;/keyword&gt;&lt;keyword&gt;Gadus morhua&lt;/keyword&gt;&lt;/keywords&gt;&lt;dates&gt;&lt;year&gt;1997&lt;/year&gt;&lt;pub-dates&gt;&lt;date&gt;1/1/1997&lt;/date&gt;&lt;/pub-dates&gt;&lt;/dates&gt;&lt;isbn&gt;0706-652X&lt;/isbn&gt;&lt;label&gt;673&lt;/label&gt;&lt;urls&gt;&lt;related-urls&gt;&lt;url&gt;http://www.nrcresearchpress.com/doi/abs/10.1139/f96-149&lt;/url&gt;&lt;/related-urls&gt;&lt;/urls&gt;&lt;electronic-resource-num&gt;doi: 10.1139/f96-149&lt;/electronic-resource-num&gt;&lt;access-date&gt;4/23/2012&lt;/access-date&gt;&lt;/record&gt;&lt;/Cite&gt;&lt;Cite  &gt;&lt;Author&gt;Lambert&lt;/Author&gt;&lt;Year&gt;1997&lt;/Year&gt;&lt;RecNum&gt;652&lt;/RecNum&gt;&lt;Prefix&gt;&lt;/Prefix&gt;&lt;Suffix&gt;&lt;/Suffix&gt;&lt;Pages&gt;&lt;/Pages&gt;&lt;record&gt;&lt;rec-number&gt;652&lt;/rec-number&gt;&lt;foreign-keys&gt;&lt;key app="EN" db-id="2pv5prxr6xz2a4ea50h5dww0ewvx0ttdtdsa" timestamp="1449717192"&gt;652&lt;/key&gt;&lt;/foreign-keys&gt;&lt;ref-type name="Journal Article"&gt;17&lt;/ref-type&gt;&lt;contributors&gt;&lt;authors&gt;&lt;author&gt;Lambert, Y.&lt;/author&gt;&lt;author&gt;Dutil, J.-D.&lt;/author&gt;&lt;/authors&gt;&lt;/contributors&gt;&lt;titles&gt;&lt;title&gt;&lt;style face="normal" font="default" size="100%"&gt;Condition and energy reserves of Atlantic cod (&lt;/style&gt;&lt;style face="italic" font="default" size="100%"&gt;Gadus morhua&lt;/style&gt;&lt;style face="normal" font="default" size="100%"&gt;) during the collapse of the northern Gulf of St. Lawrence stock&lt;/style&gt;&lt;/title&gt;&lt;secondary-title&gt;Canadian Journal of Fisheries and Aquatic Sciences&lt;/secondary-title&gt;&lt;/titles&gt;&lt;periodical&gt;&lt;full-title&gt;Canadian Journal of Fisheries and Aquatic Sciences&lt;/full-title&gt;&lt;/periodical&gt;&lt;pages&gt;2388-2400&lt;/pages&gt;&lt;volume&gt;54&lt;/volume&gt;&lt;number&gt;10&lt;/number&gt;&lt;reprint-edition&gt;Not in File&lt;/reprint-edition&gt;&lt;dates&gt;&lt;year&gt;1997&lt;/year&gt;&lt;pub-dates&gt;&lt;date&gt;10/1/1997&lt;/date&gt;&lt;/pub-dates&gt;&lt;/dates&gt;&lt;isbn&gt;0706-652X&lt;/isbn&gt;&lt;label&gt;674&lt;/label&gt;&lt;urls&gt;&lt;related-urls&gt;&lt;url&gt;http://dx.doi.org/10.1139/f97-145&lt;/url&gt;&lt;/related-urls&gt;&lt;/urls&gt;&lt;electronic-resource-num&gt;doi: 10.1139/f97-145&lt;/electronic-resource-num&gt;&lt;access-date&gt;4/23/2012&lt;/access-date&gt;&lt;/record&gt;&lt;/Cite&gt;&lt;Cite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(Lambert &amp; Dutil 1997a, 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addition, northern and southern components of the northern cod stock complex inhabit different ecosystem production units, i.e. northeast Newfoundland Shelf (subareas 2J3K), and the Grand Banks (subareas 3LNO). These units are characterized by reasonably well-defined levels of </w:t>
      </w:r>
      <w:r>
        <w:rPr>
          <w:rFonts w:ascii="Times New Roman" w:hAnsi="Times New Roman"/>
          <w:color w:val="151518"/>
          <w:sz w:val="24"/>
          <w:szCs w:val="24"/>
          <w:u w:color="151518"/>
        </w:rPr>
        <w:lastRenderedPageBreak/>
        <w:t xml:space="preserve">productivity, major marine communities, and food web systems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&gt;&lt;Author&gt;Pepin&lt;/Author&gt;&lt;Year&gt;2014&lt;/Year&gt;&lt;RecNum&gt;894&lt;/RecNum&gt;&lt;Prefix&gt;&lt;/Prefix&gt;&lt;Suffix&gt;&lt;/Suffix&gt;&lt;Pages&gt;&lt;/Pages&gt;&lt;DisplayText&gt;(Pepin et al. 2010, Pepin et al. 2012, Pepin et al. 2014)&lt;/DisplayText&gt;&lt;record&gt;&lt;rec-number&gt;894&lt;/rec-number&gt;&lt;foreign-keys&gt;&lt;key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(Pepin et al. 2010, Pepin et al. 2012, Pepin et al. 2014)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ins w:id="303" w:author="George Rose" w:date="2018-04-12T09:02:00Z">
        <w:r>
          <w:rPr>
            <w:rFonts w:ascii="Times New Roman" w:hAnsi="Times New Roman"/>
            <w:color w:val="151518"/>
            <w:sz w:val="24"/>
            <w:szCs w:val="24"/>
            <w:u w:color="151518"/>
          </w:rPr>
          <w:t xml:space="preserve">Hence the non-homogenous </w:t>
        </w:r>
        <w:proofErr w:type="gramStart"/>
        <w:r>
          <w:rPr>
            <w:rFonts w:ascii="Times New Roman" w:hAnsi="Times New Roman"/>
            <w:color w:val="151518"/>
            <w:sz w:val="24"/>
            <w:szCs w:val="24"/>
            <w:u w:color="151518"/>
          </w:rPr>
          <w:t>traits of cod from Labrador (2J) to the southern Grand Bank (3NO) during the period of this study is</w:t>
        </w:r>
        <w:proofErr w:type="gramEnd"/>
        <w:r>
          <w:rPr>
            <w:rFonts w:ascii="Times New Roman" w:hAnsi="Times New Roman"/>
            <w:color w:val="151518"/>
            <w:sz w:val="24"/>
            <w:szCs w:val="24"/>
            <w:u w:color="151518"/>
          </w:rPr>
          <w:t xml:space="preserve"> to be expected and not relevant to a collapse hypothesis. </w:t>
        </w:r>
        <w:commentRangeStart w:id="304"/>
        <w:r>
          <w:rPr>
            <w:rFonts w:ascii="Times New Roman" w:hAnsi="Times New Roman"/>
            <w:color w:val="151518"/>
            <w:sz w:val="24"/>
            <w:szCs w:val="24"/>
            <w:u w:color="151518"/>
          </w:rPr>
          <w:t>We</w:t>
        </w:r>
      </w:ins>
      <w:commentRangeEnd w:id="304"/>
      <w:r>
        <w:commentReference w:id="304"/>
      </w:r>
      <w:ins w:id="305" w:author="George Rose" w:date="2018-04-12T09:02:00Z">
        <w:r>
          <w:rPr>
            <w:rFonts w:ascii="Times New Roman" w:hAnsi="Times New Roman"/>
            <w:color w:val="151518"/>
            <w:sz w:val="24"/>
            <w:szCs w:val="24"/>
            <w:u w:color="151518"/>
          </w:rPr>
          <w:t xml:space="preserve"> note that evidence of redistribution of the spawning groups of Northern cod to the north (2J) in the spring of 2015 indicated that historic differences in growth traits were no longer evident (Rose and Rowe 2018).</w:t>
        </w:r>
      </w:ins>
    </w:p>
    <w:p w:rsidR="000134ED" w:rsidRDefault="000134ED">
      <w:pPr>
        <w:pStyle w:val="Body"/>
        <w:spacing w:after="0" w:line="480" w:lineRule="auto"/>
        <w:rPr>
          <w:rFonts w:ascii="Times New Roman" w:eastAsia="Times New Roman" w:hAnsi="Times New Roman" w:cs="Times New Roman"/>
          <w:color w:val="151518"/>
          <w:sz w:val="24"/>
          <w:szCs w:val="24"/>
          <w:u w:color="151518"/>
        </w:rPr>
      </w:pPr>
    </w:p>
    <w:p w:rsidR="000134ED" w:rsidRDefault="00E5311E">
      <w:pPr>
        <w:pStyle w:val="Body"/>
        <w:spacing w:after="0" w:line="480" w:lineRule="auto"/>
        <w:ind w:firstLine="720"/>
        <w:rPr>
          <w:ins w:id="306" w:author="George Rose" w:date="2018-04-12T08:55:00Z"/>
          <w:rFonts w:ascii="Times New Roman" w:eastAsia="Times New Roman" w:hAnsi="Times New Roman" w:cs="Times New Roman"/>
          <w:color w:val="151518"/>
          <w:sz w:val="24"/>
          <w:szCs w:val="24"/>
          <w:u w:color="151518"/>
        </w:rPr>
      </w:pPr>
      <w:ins w:id="307" w:author="George Rose" w:date="2018-04-11T14:41:00Z">
        <w:r>
          <w:rPr>
            <w:rFonts w:ascii="Times New Roman" w:hAnsi="Times New Roman"/>
            <w:color w:val="151518"/>
            <w:sz w:val="24"/>
            <w:szCs w:val="24"/>
            <w:u w:color="151518"/>
          </w:rPr>
          <w:t>Further to the changes in cod traits, d</w:t>
        </w:r>
      </w:ins>
      <w:del w:id="308" w:author="George Rose" w:date="2018-04-11T14:41:00Z">
        <w:r>
          <w:rPr>
            <w:rFonts w:ascii="Times New Roman" w:hAnsi="Times New Roman"/>
            <w:color w:val="151518"/>
            <w:sz w:val="24"/>
            <w:szCs w:val="24"/>
            <w:u w:color="151518"/>
          </w:rPr>
          <w:delText>D</w:delText>
        </w:r>
      </w:del>
      <w:r>
        <w:rPr>
          <w:rFonts w:ascii="Times New Roman" w:hAnsi="Times New Roman"/>
          <w:color w:val="151518"/>
          <w:sz w:val="24"/>
          <w:szCs w:val="24"/>
          <w:u w:color="151518"/>
        </w:rPr>
        <w:t xml:space="preserve">uring and post-1991, capelin shifted its fall distribution from having two distinct aggregations, one in the northwest of the area (NAFO Div. 2J3K) and one in the southeast (NAFO Div. 3L, at the northern slope of the Grand Banks) to having only one in the southeast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&gt;&lt;Author&gt;Lilly&lt;/Author&gt;&lt;Year&gt;1993&lt;/Year&gt;&lt;RecNum&gt;918&lt;/RecNum&gt;&lt;Prefix&gt;&lt;/Prefix&gt;&lt;Suffix&gt;&lt;/Suffix&gt;&lt;Pages&gt;&lt;/Pages&gt;&lt;DisplayText&gt;(Lilly &amp; Davis 1993, Miller 1994)&lt;/DisplayText&gt;&lt;record&gt;&lt;rec-number&gt;918&lt;/rec-number&gt;&lt;foreign-keys&gt;&lt;key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&amp; Davis 1993, Miller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with records of excursions into the Flemish Cap and the Scotian Shelf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&gt;&lt;Author&gt;Frank&lt;/Author&gt;&lt;Year&gt;1996&lt;/Year&gt;&lt;RecNum&gt;139&lt;/RecNum&gt;&lt;Prefix&gt;&lt;/Prefix&gt;&lt;Suffix&gt;&lt;/Suffix&gt;&lt;Pages&gt;&lt;/Pages&gt;&lt;DisplayText&gt;(Frank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1996)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Coincidently, cod moved southward on the northeast Newfoundland Shelf in the late 1980s and early 1990s and became aggregated within a small area on the north of the Grand Bank and in the </w:t>
      </w:r>
      <w:proofErr w:type="spellStart"/>
      <w:r>
        <w:rPr>
          <w:rFonts w:ascii="Times New Roman" w:hAnsi="Times New Roman"/>
          <w:color w:val="151518"/>
          <w:sz w:val="24"/>
          <w:szCs w:val="24"/>
          <w:u w:color="151518"/>
        </w:rPr>
        <w:t>Bonavista</w:t>
      </w:r>
      <w:proofErr w:type="spellEnd"/>
      <w:r>
        <w:rPr>
          <w:rFonts w:ascii="Times New Roman" w:hAnsi="Times New Roman"/>
          <w:color w:val="151518"/>
          <w:sz w:val="24"/>
          <w:szCs w:val="24"/>
          <w:u w:color="151518"/>
        </w:rPr>
        <w:t xml:space="preserve"> </w:t>
      </w:r>
      <w:ins w:id="309" w:author="George Rose" w:date="2018-04-12T09:20:00Z">
        <w:r>
          <w:rPr>
            <w:rFonts w:ascii="Times New Roman" w:hAnsi="Times New Roman"/>
            <w:color w:val="151518"/>
            <w:sz w:val="24"/>
            <w:szCs w:val="24"/>
            <w:u w:color="151518"/>
          </w:rPr>
          <w:t>C</w:t>
        </w:r>
      </w:ins>
      <w:del w:id="310" w:author="George Rose" w:date="2018-04-12T09:19:00Z">
        <w:r>
          <w:rPr>
            <w:rFonts w:ascii="Times New Roman" w:hAnsi="Times New Roman"/>
            <w:color w:val="151518"/>
            <w:sz w:val="24"/>
            <w:szCs w:val="24"/>
            <w:u w:color="151518"/>
          </w:rPr>
          <w:delText>c</w:delText>
        </w:r>
      </w:del>
      <w:r>
        <w:rPr>
          <w:rFonts w:ascii="Times New Roman" w:hAnsi="Times New Roman"/>
          <w:color w:val="151518"/>
          <w:sz w:val="24"/>
          <w:szCs w:val="24"/>
          <w:u w:color="151518"/>
        </w:rPr>
        <w:t xml:space="preserve">orridor by the early 1990s </w:t>
      </w:r>
      <w:ins w:id="311" w:author="George Rose" w:date="2018-04-12T09:20:00Z">
        <w:r>
          <w:rPr>
            <w:rFonts w:ascii="Times New Roman" w:hAnsi="Times New Roman"/>
            <w:color w:val="151518"/>
            <w:sz w:val="24"/>
            <w:szCs w:val="24"/>
            <w:u w:color="151518"/>
          </w:rPr>
          <w:t xml:space="preserve">(Rose 1993 should probably be cited here as well as </w:t>
        </w:r>
      </w:ins>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One of the hypotheses proposed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to explain this shift in the distribution of cod is that they did so in response to the distribution of capelin. Therefore, weight at age and liver condition of cod worsened in northerly areas where there was no spatial overlap between cod and capelin</w:t>
      </w:r>
      <w:ins w:id="312" w:author="George Rose" w:date="2018-04-12T08:55:00Z">
        <w:r>
          <w:rPr>
            <w:rFonts w:ascii="Times New Roman" w:hAnsi="Times New Roman"/>
            <w:color w:val="151518"/>
            <w:sz w:val="24"/>
            <w:szCs w:val="24"/>
            <w:u w:color="151518"/>
          </w:rPr>
          <w:t xml:space="preserve"> (Rose and O’Driscoll 2002)</w:t>
        </w:r>
      </w:ins>
      <w:r>
        <w:rPr>
          <w:rFonts w:ascii="Times New Roman" w:hAnsi="Times New Roman"/>
          <w:color w:val="151518"/>
          <w:sz w:val="24"/>
          <w:szCs w:val="24"/>
          <w:u w:color="151518"/>
        </w:rPr>
        <w:t>, and remained relatively stable in southerly areas, where the collapsed cod stock overlapped with capelin. This, we argue, supports the hypothesis of a collapsed capelin stock.</w:t>
      </w:r>
      <w:ins w:id="313" w:author="George Rose" w:date="2018-04-12T08:55:00Z">
        <w:r>
          <w:t xml:space="preserve"> </w:t>
        </w:r>
      </w:ins>
    </w:p>
    <w:p w:rsidR="000134ED" w:rsidRDefault="000134ED">
      <w:pPr>
        <w:pStyle w:val="Body"/>
        <w:spacing w:after="0" w:line="480" w:lineRule="auto"/>
        <w:ind w:firstLine="720"/>
        <w:rPr>
          <w:ins w:id="314" w:author="George Rose" w:date="2018-04-12T08:55:00Z"/>
          <w:rFonts w:ascii="Times New Roman" w:eastAsia="Times New Roman" w:hAnsi="Times New Roman" w:cs="Times New Roman"/>
          <w:color w:val="151518"/>
          <w:sz w:val="24"/>
          <w:szCs w:val="24"/>
          <w:u w:color="151518"/>
        </w:rPr>
      </w:pPr>
    </w:p>
    <w:p w:rsidR="000134ED" w:rsidRDefault="000134ED">
      <w:pPr>
        <w:pStyle w:val="Body"/>
        <w:rPr>
          <w:del w:id="315" w:author="George Rose" w:date="2018-04-12T08:55:00Z"/>
          <w:rFonts w:ascii="Times New Roman" w:eastAsia="Times New Roman" w:hAnsi="Times New Roman" w:cs="Times New Roman"/>
          <w:color w:val="151518"/>
          <w:sz w:val="24"/>
          <w:szCs w:val="24"/>
          <w:u w:color="151518"/>
        </w:rPr>
      </w:pPr>
    </w:p>
    <w:p w:rsidR="000134ED" w:rsidRDefault="00E5311E">
      <w:pPr>
        <w:pStyle w:val="Heading3"/>
        <w:spacing w:before="0" w:line="480" w:lineRule="auto"/>
        <w:rPr>
          <w:color w:val="000000"/>
          <w:sz w:val="24"/>
          <w:szCs w:val="24"/>
          <w:u w:color="000000"/>
        </w:rPr>
      </w:pPr>
      <w:r>
        <w:rPr>
          <w:color w:val="000000"/>
          <w:sz w:val="24"/>
          <w:szCs w:val="24"/>
          <w:u w:color="000000"/>
        </w:rPr>
        <w:lastRenderedPageBreak/>
        <w:t xml:space="preserve">Harp seal population trends and diet </w:t>
      </w:r>
    </w:p>
    <w:p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argued that the absence of an obvious response in northwest Atlantic harp seals (</w:t>
      </w:r>
      <w:proofErr w:type="spellStart"/>
      <w:r>
        <w:rPr>
          <w:rFonts w:ascii="Times New Roman" w:hAnsi="Times New Roman"/>
          <w:i/>
          <w:iCs/>
          <w:color w:val="151518"/>
          <w:sz w:val="24"/>
          <w:szCs w:val="24"/>
          <w:u w:color="151518"/>
          <w:lang w:val="nl-NL"/>
        </w:rPr>
        <w:t>Pagophilus</w:t>
      </w:r>
      <w:proofErr w:type="spellEnd"/>
      <w:r>
        <w:rPr>
          <w:rFonts w:ascii="Times New Roman" w:hAnsi="Times New Roman"/>
          <w:i/>
          <w:iCs/>
          <w:color w:val="151518"/>
          <w:sz w:val="24"/>
          <w:szCs w:val="24"/>
          <w:u w:color="151518"/>
          <w:lang w:val="nl-NL"/>
        </w:rPr>
        <w:t xml:space="preserve"> </w:t>
      </w:r>
      <w:proofErr w:type="spellStart"/>
      <w:r>
        <w:rPr>
          <w:rFonts w:ascii="Times New Roman" w:hAnsi="Times New Roman"/>
          <w:i/>
          <w:iCs/>
          <w:color w:val="151518"/>
          <w:sz w:val="24"/>
          <w:szCs w:val="24"/>
          <w:u w:color="151518"/>
          <w:lang w:val="nl-NL"/>
        </w:rPr>
        <w:t>groenlandicus</w:t>
      </w:r>
      <w:proofErr w:type="spellEnd"/>
      <w:r>
        <w:rPr>
          <w:rFonts w:ascii="Times New Roman" w:hAnsi="Times New Roman"/>
          <w:color w:val="151518"/>
          <w:sz w:val="24"/>
          <w:szCs w:val="24"/>
          <w:u w:color="151518"/>
        </w:rPr>
        <w:t xml:space="preserve">) supports their contention that the capelin stocks off NL did not collapse. One of their arguments is that a large number of starving harp seals were observed following the collapse of capelin in the Barents Sea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(Haug &amp; Nilssen 1995)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while there were no reports of similar sightings in the NW Atlantic. However, there are significant differences between the two situations. In the Barents Sea, the collapse of capelin during the mid-1980s happened at a time when the stock of other important forage fish, namely Atlantic herring, was severely depleted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The Barents Sea Atlantic herring stock collapsed in 1969, and did not see any signs of recovery until the late 1980s, and therefore the effects of the capelin collapse were amplified and reached several taxa such as seals, seabirds and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Barents Sea capelin also declined between 1992 and 1993 without a similar ‘</w:t>
      </w:r>
      <w:r>
        <w:rPr>
          <w:rFonts w:ascii="Times New Roman" w:hAnsi="Times New Roman"/>
          <w:color w:val="151518"/>
          <w:sz w:val="24"/>
          <w:szCs w:val="24"/>
          <w:u w:color="151518"/>
          <w:lang w:val="it-IT"/>
        </w:rPr>
        <w:t>invasion</w:t>
      </w:r>
      <w:r>
        <w:rPr>
          <w:rFonts w:ascii="Times New Roman" w:hAnsi="Times New Roman"/>
          <w:color w:val="151518"/>
          <w:sz w:val="24"/>
          <w:szCs w:val="24"/>
          <w:u w:color="151518"/>
        </w:rPr>
        <w:t>’ of starving seals. This was likely due to the availability of alternat</w:t>
      </w:r>
      <w:ins w:id="316" w:author="George Rose" w:date="2018-04-12T09:13:00Z">
        <w:r>
          <w:rPr>
            <w:rFonts w:ascii="Times New Roman" w:hAnsi="Times New Roman"/>
            <w:color w:val="151518"/>
            <w:sz w:val="24"/>
            <w:szCs w:val="24"/>
            <w:u w:color="151518"/>
          </w:rPr>
          <w:t>ive</w:t>
        </w:r>
      </w:ins>
      <w:del w:id="317" w:author="George Rose" w:date="2018-04-12T09:13:00Z">
        <w:r>
          <w:rPr>
            <w:rFonts w:ascii="Times New Roman" w:hAnsi="Times New Roman"/>
            <w:color w:val="151518"/>
            <w:sz w:val="24"/>
            <w:szCs w:val="24"/>
            <w:u w:color="151518"/>
          </w:rPr>
          <w:delText>e</w:delText>
        </w:r>
      </w:del>
      <w:r>
        <w:rPr>
          <w:rFonts w:ascii="Times New Roman" w:hAnsi="Times New Roman"/>
          <w:color w:val="151518"/>
          <w:sz w:val="24"/>
          <w:szCs w:val="24"/>
          <w:u w:color="151518"/>
        </w:rPr>
        <w:t xml:space="preserve"> prey (Atlantic herring and polar cod, </w:t>
      </w:r>
      <w:proofErr w:type="spellStart"/>
      <w:r>
        <w:rPr>
          <w:rFonts w:ascii="Times New Roman" w:hAnsi="Times New Roman"/>
          <w:i/>
          <w:iCs/>
          <w:color w:val="151518"/>
          <w:sz w:val="24"/>
          <w:szCs w:val="24"/>
          <w:u w:color="151518"/>
        </w:rPr>
        <w:t>Boreogadus</w:t>
      </w:r>
      <w:proofErr w:type="spellEnd"/>
      <w:r>
        <w:rPr>
          <w:rFonts w:ascii="Times New Roman" w:hAnsi="Times New Roman"/>
          <w:i/>
          <w:iCs/>
          <w:color w:val="151518"/>
          <w:sz w:val="24"/>
          <w:szCs w:val="24"/>
          <w:u w:color="151518"/>
        </w:rPr>
        <w:t xml:space="preserve"> </w:t>
      </w:r>
      <w:proofErr w:type="spellStart"/>
      <w:r>
        <w:rPr>
          <w:rFonts w:ascii="Times New Roman" w:hAnsi="Times New Roman"/>
          <w:i/>
          <w:iCs/>
          <w:color w:val="151518"/>
          <w:sz w:val="24"/>
          <w:szCs w:val="24"/>
          <w:u w:color="151518"/>
        </w:rPr>
        <w:t>saida</w:t>
      </w:r>
      <w:proofErr w:type="spellEnd"/>
      <w:r>
        <w:rPr>
          <w:rFonts w:ascii="Times New Roman" w:hAnsi="Times New Roman"/>
          <w:color w:val="151518"/>
          <w:sz w:val="24"/>
          <w:szCs w:val="24"/>
          <w:u w:color="151518"/>
        </w:rPr>
        <w:t xml:space="preserve">) for the seals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&gt;&lt;Author&gt;Nilssen&lt;/Author&gt;&lt;Year&gt;1998&lt;/Year&gt;&lt;Prefix&gt;&lt;/Prefix&gt;&lt;Suffix&gt;&lt;/Suffix&gt;&lt;Pages&gt;&lt;/Pages&gt;&lt;DisplayText&gt;(Nilssen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A.&lt;/author&gt;&lt;/authors&gt;&lt;/contributors&gt;&lt;titles&gt;&lt;title&gt;Invasions of harp seals Phoca groenlandica Erxleben to coastal waters of nor way in 1995: Ecological and demographic implications&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(Nilssen et al. 1998)</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lang w:val="pt-PT"/>
        </w:rPr>
        <w:t xml:space="preserve">. As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indicated, ‘starving’ harp seals were not reported in Newfoundland waters during the early 1990s, when capelin biomass declined. During this period, however, alternate prey, particularly </w:t>
      </w:r>
      <w:r>
        <w:rPr>
          <w:rFonts w:ascii="Times New Roman" w:hAnsi="Times New Roman"/>
          <w:i/>
          <w:iCs/>
          <w:color w:val="151518"/>
          <w:sz w:val="24"/>
          <w:szCs w:val="24"/>
          <w:u w:color="151518"/>
        </w:rPr>
        <w:t xml:space="preserve">B. </w:t>
      </w:r>
      <w:proofErr w:type="spellStart"/>
      <w:r>
        <w:rPr>
          <w:rFonts w:ascii="Times New Roman" w:hAnsi="Times New Roman"/>
          <w:i/>
          <w:iCs/>
          <w:color w:val="151518"/>
          <w:sz w:val="24"/>
          <w:szCs w:val="24"/>
          <w:u w:color="151518"/>
        </w:rPr>
        <w:t>saida</w:t>
      </w:r>
      <w:proofErr w:type="spellEnd"/>
      <w:r>
        <w:rPr>
          <w:rFonts w:ascii="Times New Roman" w:hAnsi="Times New Roman"/>
          <w:color w:val="151518"/>
          <w:sz w:val="24"/>
          <w:szCs w:val="24"/>
          <w:u w:color="151518"/>
        </w:rPr>
        <w:t xml:space="preserve"> and Atlantic herring were still available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&gt;&lt;Author&gt;Lilly&lt;/Author&gt;&lt;Year&gt;1994&lt;/Year&gt;&lt;RecNum&gt;901&lt;/RecNum&gt;&lt;Prefix&gt;&lt;/Prefix&gt;&lt;Suffix&gt;&lt;/Suffix&gt;&lt;Pages&gt;&lt;/Pages&gt;&lt;DisplayText&gt;(Lilly et al. 1994, Bourne et al. 2015)&lt;/DisplayText&gt;&lt;record&gt;&lt;rec-number&gt;901&lt;/rec-number&gt;&lt;foreign-keys&gt;&lt;key app="EN" db-id="2pv5prxr6xz2a4ea50h5dww0ewvx0ttdtdsa" timestamp="1517411298"&gt;901&lt;/key&gt;&lt;/foreign-keys&gt;&lt;ref-type name="Journal Article"&gt;17&lt;/ref-type&gt;&lt;contributors&gt;&lt;authors&gt;&lt;author&gt;Lilly, G.R.&lt;/author&gt;&lt;author&gt;Hop, H.&lt;/author&gt;&lt;author&gt;Stansbury, D.E.&lt;/author&gt;&lt;author&gt;Bishop, C.A..&lt;/author&gt;&lt;/authors&gt;&lt;/contributors&gt;&lt;titles&gt;&lt;title&gt;&lt;style face="normal" font="default" size="100%"&gt;Distribution and abundance of polar cod (&lt;/style&gt;&lt;style face="italic" font="default" size="100%"&gt;Boreogadus saida&lt;/style&gt;&lt;style face="normal" font="default" size="100%"&gt;) off southern Labrador and eastern Newfoundland&lt;/style&gt;&lt;/title&gt;&lt;secondary-title&gt;ICES CM&lt;/secondary-title&gt;&lt;/titles&gt;&lt;periodical&gt;&lt;full-title&gt;ICES CM&lt;/full-title&gt;&lt;/periodical&gt;&lt;volume&gt;0:6&lt;/volume&gt;&lt;dates&gt;&lt;year&gt;1994&lt;/year&gt;&lt;/dates&gt;&lt;urls/&gt;&lt;/record&gt;&lt;/Cite&gt;&lt;Cite  &gt;&lt;Author&gt;Bourne&lt;/Author&gt;&lt;Year&gt;2015&lt;/Year&gt;&lt;RecNum&gt;902&lt;/RecNum&gt;&lt;Prefix&gt;&lt;/Prefix&gt;&lt;Suffix&gt;&lt;/Suffix&gt;&lt;Pages&gt;&lt;/Pages&gt;&lt;record&gt;&lt;rec-number&gt;902&lt;/rec-number&gt;&lt;foreign-keys&gt;&lt;key app="EN" db-id="2pv5prxr6xz2a4ea50h5dww0ewvx0ttdtdsa" timestamp="1517412613"&gt;902&lt;/key&gt;&lt;/foreign-keys&gt;&lt;ref-type name="Journal Article"&gt;17&lt;/ref-type&gt;&lt;contributors&gt;&lt;authors&gt;&lt;author&gt;Bourne, Christina&lt;/author&gt;&lt;author&gt;Mowbray, F.&lt;/author&gt;&lt;author&gt;Squires, B.&lt;/author&gt;&lt;author&gt;Croft, J.&lt;/author&gt;&lt;/authors&gt;&lt;/contributors&gt;&lt;titles&gt;&lt;title&gt;&lt;style face="normal" font="default" size="100%"&gt;An assessment framework and review of Newfoundland east and south coast Atlantic herring (&lt;/style&gt;&lt;style face="italic" font="default" size="100%"&gt;Clupea harengus&lt;/style&gt;&lt;style face="normal" font="default" size="100%"&gt;) stocks to the spring of 2013&lt;/style&gt;&lt;/title&gt;&lt;secondary-title&gt;Canadian Science Advisory Secretariat (CSAS) Research Document&lt;/secondary-title&gt;&lt;/titles&gt;&lt;periodical&gt;&lt;full-title&gt;Canadian Science Advisory Secretariat (CSAS) Research Document&lt;/full-title&gt;&lt;/periodical&gt;&lt;volume&gt;2015/029&lt;/volume&gt;&lt;dates&gt;&lt;year&gt;2015&lt;/year&gt;&lt;/dates&gt;&lt;urls/&gt;&lt;/record&gt;&lt;/Cite&gt;&lt;/EndNote&gt;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et al. 1994, Bourne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were consumed by harp seals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&gt;&lt;Author&gt;Stenson&lt;/Author&gt;&lt;Year&gt;2012&lt;/Year&gt;&lt;RecNum&gt;700&lt;/RecNum&gt;&lt;Prefix&gt;&lt;/Prefix&gt;&lt;Suffix&gt;&lt;/Suffix&gt;&lt;Pages&gt;&lt;/Pages&gt;&lt;DisplayText&gt;(Stenson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(Stenson 2012)</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total consumption of capelin declined during the 1990s due primarily to the significant decline in the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nl-NL"/>
        </w:rPr>
        <w:t>(Carscadden et al. 2001)</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Therefore, it is possible that this may have caused an increase in relative abundance of capelin available to harp seals.</w:t>
      </w:r>
    </w:p>
    <w:p w:rsidR="000134ED" w:rsidRDefault="00E5311E">
      <w:pPr>
        <w:pStyle w:val="Body"/>
        <w:spacing w:after="0" w:line="480" w:lineRule="auto"/>
        <w:ind w:firstLine="720"/>
        <w:rPr>
          <w:rFonts w:ascii="Times New Roman" w:eastAsia="Times New Roman" w:hAnsi="Times New Roman" w:cs="Times New Roman"/>
          <w:color w:val="151518"/>
          <w:sz w:val="24"/>
          <w:szCs w:val="24"/>
          <w:u w:color="151518"/>
        </w:rPr>
      </w:pPr>
      <w:r>
        <w:rPr>
          <w:rFonts w:ascii="Times New Roman" w:hAnsi="Times New Roman"/>
          <w:color w:val="151518"/>
          <w:sz w:val="24"/>
          <w:szCs w:val="24"/>
          <w:u w:color="151518"/>
        </w:rPr>
        <w:t>While the harp seals did not show catastrophic mortalities, they have been impacted by the decline in capelin. Since the 1980s, pregnancy rates of harp seals have declined while inter-</w:t>
      </w:r>
      <w:r>
        <w:rPr>
          <w:rFonts w:ascii="Times New Roman" w:hAnsi="Times New Roman"/>
          <w:color w:val="151518"/>
          <w:sz w:val="24"/>
          <w:szCs w:val="24"/>
          <w:u w:color="151518"/>
        </w:rPr>
        <w:lastRenderedPageBreak/>
        <w:t xml:space="preserve">annual variability has increased, ranging from ~20% to 75% over the past 3 decades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2014, 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&gt;&lt;Author&gt;Stenson&lt;/Author&gt;&lt;Year&gt;2014&lt;/Year&gt;&lt;RecNum&gt;898&lt;/RecNum&gt;&lt;Prefix&gt;&lt;/Prefix&gt;&lt;Suffix&gt;&lt;/Suffix&gt;&lt;Pages&gt;&lt;/Pages&gt;&lt;record&gt;&lt;rec-number&gt;898&lt;/rec-number&gt;&lt;foreign-keys&gt;&lt;key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(Stenson et al. 2014, Stenson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beginning in 1987, harp seals have shown indications of late term abortions.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Stenson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found that while the general decline in fecundity is a reflection of density-dependent processes associated with increased population size, including the late term abortion rates into their model allowed them to explain the large inter-annual variability. Changes in the abortion rates, in turn, are influenced by ice cover in late January and capelin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(2014a)</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showed that capelin abundance is correlated with ice conditions suggesting that late January ice conditions also reflect changes in environmental conditions that influence a number of prey species. Abundance of Northwest Atlantic harp seals has been relatively stable for the past decade. While, as pointed out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higher catches in the Canadian commercial hunt between 1996 and 2008 contributed to reductions in the rate of population growth, these lower pregnancy rates have also had a major impact on the population dynamics of this population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&gt;&lt;Author&gt;Hammill&lt;/Author&gt;&lt;Year&gt;2015&lt;/Year&gt;&lt;RecNum&gt;899&lt;/RecNum&gt;&lt;Prefix&gt;&lt;/Prefix&gt;&lt;Suffix&gt;&lt;/Suffix&gt;&lt;Pages&gt;&lt;/Pages&gt;&lt;DisplayText&gt;(Hammill et al. 2015)&lt;/DisplayText&gt;&lt;record&gt;&lt;rec-number&gt;899&lt;/rec-number&gt;&lt;foreign-keys&gt;&lt;key app="EN" db-id="2pv5prxr6xz2a4ea50h5dww0ewvx0ttdtdsa" timestamp="1517405619"&gt;899&lt;/key&gt;&lt;/foreign-keys&gt;&lt;ref-type name="Journal Article"&gt;17&lt;/ref-type&gt;&lt;contributors&gt;&lt;authors&gt;&lt;author&gt;Hammill, Mike O.&lt;/author&gt;&lt;author&gt;Stenson, Garry B.&lt;/author&gt;&lt;author&gt;Doniol-Valcroze, Thomas&lt;/author&gt;&lt;author&gt;Mosnier, Arnaud&lt;/author&gt;&lt;/authors&gt;&lt;/contributors&gt;&lt;titles&gt;&lt;title&gt;Conservation of northwest Atlantic harp seals: Past success, future uncertainty?&lt;/title&gt;&lt;secondary-title&gt;Biological Conservation&lt;/secondary-title&gt;&lt;/titles&gt;&lt;periodical&gt;&lt;full-title&gt;Biological Conservation&lt;/full-title&gt;&lt;/periodical&gt;&lt;pages&gt;181-191&lt;/pages&gt;&lt;volume&gt;192&lt;/volume&gt;&lt;keywords&gt;&lt;keyword&gt;Harp seal&lt;/keyword&gt;&lt;keyword&gt;Harvesting&lt;/keyword&gt;&lt;keyword&gt;Integrated modeling&lt;/keyword&gt;&lt;keyword&gt;Population dynamics&lt;/keyword&gt;&lt;keyword&gt;Management&lt;/keyword&gt;&lt;keyword&gt;Density-dependence&lt;/keyword&gt;&lt;keyword&gt;Climate change&lt;/keyword&gt;&lt;/keywords&gt;&lt;dates&gt;&lt;year&gt;2015&lt;/year&gt;&lt;pub-dates&gt;&lt;date&gt;2015/12/01/&lt;/date&gt;&lt;/pub-dates&gt;&lt;/dates&gt;&lt;isbn&gt;0006-3207&lt;/isbn&gt;&lt;urls&gt;&lt;related-urls&gt;&lt;url&gt;http://www.sciencedirect.com/science/article/pii/S0006320715301075&lt;/url&gt;&lt;/related-urls&gt;&lt;/urls&gt;&lt;electronic-resource-num&gt;https://doi.org/10.1016/j.biocon.2015.09.016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(Hammill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p>
    <w:p w:rsidR="000134ED" w:rsidRDefault="00E5311E">
      <w:pPr>
        <w:pStyle w:val="Heading3"/>
        <w:spacing w:before="0" w:line="480" w:lineRule="auto"/>
        <w:rPr>
          <w:color w:val="000000"/>
          <w:sz w:val="24"/>
          <w:szCs w:val="24"/>
          <w:u w:color="000000"/>
        </w:rPr>
      </w:pPr>
      <w:r>
        <w:rPr>
          <w:color w:val="000000"/>
          <w:sz w:val="24"/>
          <w:szCs w:val="24"/>
          <w:u w:color="000000"/>
        </w:rPr>
        <w:t>Seabird population trends</w:t>
      </w:r>
    </w:p>
    <w:p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 Figure 11B&lt;/Suffix&gt;&lt;Pages&gt;&lt;/Pages&gt;&lt;DisplayText&gt;Frank et al. (2016; Figure 11B)&lt;/DisplayText&gt;&lt;record&gt;&lt;rec-number&gt;890&lt;/rec-number&gt;&lt;foreign-keys&gt;&lt;key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 Figure 11B)</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consider the population of common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w:t>
      </w:r>
      <w:proofErr w:type="spellStart"/>
      <w:r>
        <w:rPr>
          <w:rFonts w:ascii="Times New Roman" w:hAnsi="Times New Roman"/>
          <w:i/>
          <w:iCs/>
          <w:color w:val="151518"/>
          <w:sz w:val="24"/>
          <w:szCs w:val="24"/>
          <w:u w:color="151518"/>
          <w:lang w:val="nl-NL"/>
        </w:rPr>
        <w:t>Uria</w:t>
      </w:r>
      <w:proofErr w:type="spellEnd"/>
      <w:r>
        <w:rPr>
          <w:rFonts w:ascii="Times New Roman" w:hAnsi="Times New Roman"/>
          <w:i/>
          <w:iCs/>
          <w:color w:val="151518"/>
          <w:sz w:val="24"/>
          <w:szCs w:val="24"/>
          <w:u w:color="151518"/>
          <w:lang w:val="nl-NL"/>
        </w:rPr>
        <w:t xml:space="preserve"> aalge</w:t>
      </w:r>
      <w:r>
        <w:rPr>
          <w:rFonts w:ascii="Times New Roman" w:hAnsi="Times New Roman"/>
          <w:color w:val="151518"/>
          <w:sz w:val="24"/>
          <w:szCs w:val="24"/>
          <w:u w:color="151518"/>
        </w:rPr>
        <w:t xml:space="preserve"> on Funk Island (NAFO Div. 3K) since 1990 is contrary to expectation given the purported order of magnitude decrease in their primary prey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&gt;&lt;Author&gt;Montevecchi&lt;/Author&gt;&lt;Year&gt;2000&lt;/Year&gt;&lt;RecNum&gt;160&lt;/RecNum&gt;&lt;Prefix&gt;&lt;/Prefix&gt;&lt;Suffix&gt;&lt;/Suffix&gt;&lt;Pages&gt;&lt;/Pages&gt;&lt;DisplayText&gt;(Montevecchi 2000, Davoren &amp; Montevecchi 2003)&lt;/DisplayText&gt;&lt;record&gt;&lt;rec-number&gt;160&lt;/rec-number&gt;&lt;foreign-keys&gt;&lt;key app="EN" db-id="2pv5prxr6xz2a4ea50h5dww0ewvx0ttdtdsa" timestamp="1449717149"&gt;160&lt;/key&gt;&lt;/foreign-keys&gt;&lt;ref-type name="Book Section"&gt;5&lt;/ref-type&gt;&lt;contributors&gt;&lt;authors&gt;&lt;author&gt;Montevecchi, William A.&lt;/author&gt;&lt;/authors&gt;&lt;secondary-authors&gt;&lt;author&gt;Bundy, Alida&lt;/author&gt;&lt;author&gt;Lilly, George R.&lt;/author&gt;&lt;author&gt;Shelton, Peter A.&lt;/author&gt;&lt;/secondary-authors&gt;&lt;/contributors&gt;&lt;titles&gt;&lt;title&gt;Seabirds&lt;/title&gt;&lt;secondary-title&gt;A Mass Balance Model of the Newfoundland-Labrador Shelf&lt;/secondary-title&gt;&lt;/titles&gt;&lt;pages&gt;15-18&lt;/pages&gt;&lt;edition&gt;2310&lt;/edition&gt;&lt;reprint-edition&gt;On Request (12/2/2010)&lt;/reprint-edition&gt;&lt;dates&gt;&lt;year&gt;2000&lt;/year&gt;&lt;pub-dates&gt;&lt;date&gt;2000&lt;/date&gt;&lt;/pub-dates&gt;&lt;/dates&gt;&lt;label&gt;168&lt;/label&gt;&lt;urls/&gt;&lt;/record&gt;&lt;/Cite&gt;&lt;Cite  &gt;&lt;Author&gt;Davoren&lt;/Author&gt;&lt;Year&gt;2003&lt;/Year&gt;&lt;RecNum&gt;143&lt;/RecNum&gt;&lt;Prefix&gt;&lt;/Prefix&gt;&lt;Suffix&gt;&lt;/Suffix&gt;&lt;Pages&gt;&lt;/Pages&gt;&lt;record&gt;&lt;rec-number&gt;143&lt;/rec-number&gt;&lt;foreign-keys&gt;&lt;key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(Montevecchi 2000, Davoren &amp;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doing so, </w:t>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misinterpreted the </w:t>
      </w:r>
      <w:proofErr w:type="spellStart"/>
      <w:r>
        <w:rPr>
          <w:rFonts w:ascii="Times New Roman" w:hAnsi="Times New Roman"/>
          <w:color w:val="151518"/>
          <w:sz w:val="24"/>
          <w:szCs w:val="24"/>
          <w:u w:color="151518"/>
        </w:rPr>
        <w:t>murre</w:t>
      </w:r>
      <w:proofErr w:type="spellEnd"/>
      <w:r>
        <w:rPr>
          <w:rFonts w:ascii="Times New Roman" w:hAnsi="Times New Roman"/>
          <w:color w:val="151518"/>
          <w:sz w:val="24"/>
          <w:szCs w:val="24"/>
          <w:u w:color="151518"/>
        </w:rPr>
        <w:t xml:space="preserve"> abundance graph from Figure 3 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an indication of population increase on Funk Island (mislabeled as Fogo Island in Figure 1 of </w:t>
      </w:r>
      <w:r>
        <w:rPr>
          <w:rFonts w:ascii="Times New Roman" w:hAnsi="Times New Roman"/>
          <w:color w:val="1B1C20"/>
          <w:sz w:val="24"/>
          <w:szCs w:val="24"/>
          <w:u w:color="1B1C20"/>
        </w:rPr>
        <w:t>Frank et al. 2016</w:t>
      </w:r>
      <w:r>
        <w:rPr>
          <w:rFonts w:ascii="Times New Roman" w:hAnsi="Times New Roman"/>
          <w:color w:val="151518"/>
          <w:sz w:val="24"/>
          <w:szCs w:val="24"/>
          <w:u w:color="151518"/>
          <w:lang w:val="it-IT"/>
        </w:rPr>
        <w:t xml:space="preserve">). Figure 3 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depicts the numbers of breeding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present during August and documents a temporal shift toward later breeding in the late 1990s. This shift in breeding corresponds with the later inshore arrivals of capelin in the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foraging range. Yet the </w:t>
      </w:r>
      <w:r>
        <w:rPr>
          <w:rFonts w:ascii="Times New Roman" w:hAnsi="Times New Roman"/>
          <w:color w:val="151518"/>
          <w:sz w:val="24"/>
          <w:szCs w:val="24"/>
          <w:u w:color="151518"/>
        </w:rPr>
        <w:lastRenderedPageBreak/>
        <w:t xml:space="preserve">population of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xml:space="preserve"> on Funk Island did increase during the 2000s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though it is in no way paradoxical with reduced capelin biomass. Much of this population increase is associated with major reductions in adult mortality with the coincident closure of the northern cod fishery and the removal of thousands of gillnets from inshore areas during the 1990s and 2000s and consequent reduction in bycatch mortality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&gt;&lt;Author&gt;Regular&lt;/Author&gt;&lt;Year&gt;2013&lt;/Year&gt;&lt;RecNum&gt;919&lt;/RecNum&gt;&lt;Prefix&gt;&lt;/Prefix&gt;&lt;Suffix&gt;&lt;/Suffix&gt;&lt;Pages&gt;&lt;/Pages&gt;&lt;DisplayText&gt;(Regular et al. 2013)&lt;/DisplayText&gt;&lt;record&gt;&lt;rec-number&gt;919&lt;/rec-number&gt;&lt;foreign-keys&gt;&lt;key app="EN" db-id="2pv5prxr6xz2a4ea50h5dww0ewvx0ttdtdsa" timestamp="1518107461"&gt;919&lt;/key&gt;&lt;/foreign-keys&gt;&lt;ref-type name="Journal Article"&gt;17&lt;/ref-type&gt;&lt;contributors&gt;&lt;authors&gt;&lt;author&gt;Regular, Paul&lt;/author&gt;&lt;author&gt;Montevecchi, William&lt;/author&gt;&lt;author&gt;Hedd, April&lt;/author&gt;&lt;author&gt;Robertson, Gregory&lt;/author&gt;&lt;author&gt;Wilhelm, Sabina&lt;/author&gt;&lt;/authors&gt;&lt;/contributors&gt;&lt;titles&gt;&lt;title&gt;Canadian fishery closures provide a large-scale test of the impact of gillnet bycatch on seabird populations&lt;/title&gt;&lt;secondary-title&gt;Biology Letters&lt;/secondary-title&gt;&lt;/titles&gt;&lt;periodical&gt;&lt;full-title&gt;Biology Letters&lt;/full-title&gt;&lt;/periodical&gt;&lt;volume&gt;9&lt;/volume&gt;&lt;number&gt;4&lt;/number&gt;&lt;dates&gt;&lt;year&gt;2013&lt;/year&gt;&lt;/dates&gt;&lt;work-type&gt;10.1098/rsbl.2013.0088&lt;/work-type&gt;&lt;urls&gt;&lt;related-urls&gt;&lt;url&gt;http://rsbl.royalsocietypublishing.org/content/9/4/20130088.abstract&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(Regular et al. 2013)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well, reductions in adult mortality associated with ship-source oil pollution and with hunting have also decreased during this same period (Wilhelm et al. 2009), and the cumulative effects of these reductions in adult mortality would have overweighed negative population effects associated with bottom-up prey base reductions. Along these same lines, the population growth of Atlantic puffins </w:t>
      </w:r>
      <w:proofErr w:type="spellStart"/>
      <w:r>
        <w:rPr>
          <w:rFonts w:ascii="Times New Roman" w:hAnsi="Times New Roman"/>
          <w:i/>
          <w:iCs/>
          <w:color w:val="151518"/>
          <w:sz w:val="24"/>
          <w:szCs w:val="24"/>
          <w:u w:color="151518"/>
        </w:rPr>
        <w:t>Fratercula</w:t>
      </w:r>
      <w:proofErr w:type="spellEnd"/>
      <w:r>
        <w:rPr>
          <w:rFonts w:ascii="Times New Roman" w:hAnsi="Times New Roman"/>
          <w:i/>
          <w:iCs/>
          <w:color w:val="151518"/>
          <w:sz w:val="24"/>
          <w:szCs w:val="24"/>
          <w:u w:color="151518"/>
        </w:rPr>
        <w:t xml:space="preserve"> </w:t>
      </w:r>
      <w:proofErr w:type="spellStart"/>
      <w:r>
        <w:rPr>
          <w:rFonts w:ascii="Times New Roman" w:hAnsi="Times New Roman"/>
          <w:i/>
          <w:iCs/>
          <w:color w:val="151518"/>
          <w:sz w:val="24"/>
          <w:szCs w:val="24"/>
          <w:u w:color="151518"/>
        </w:rPr>
        <w:t>arctica</w:t>
      </w:r>
      <w:proofErr w:type="spellEnd"/>
      <w:r>
        <w:rPr>
          <w:rFonts w:ascii="Times New Roman" w:hAnsi="Times New Roman"/>
          <w:color w:val="151518"/>
          <w:sz w:val="24"/>
          <w:szCs w:val="24"/>
          <w:u w:color="151518"/>
        </w:rPr>
        <w:t xml:space="preserve"> and northern gannets </w:t>
      </w:r>
      <w:r>
        <w:rPr>
          <w:rFonts w:ascii="Times New Roman" w:hAnsi="Times New Roman"/>
          <w:i/>
          <w:iCs/>
          <w:color w:val="151518"/>
          <w:sz w:val="24"/>
          <w:szCs w:val="24"/>
          <w:u w:color="151518"/>
          <w:lang w:val="it-IT"/>
        </w:rPr>
        <w:t>Morus bassanus</w:t>
      </w:r>
      <w:r>
        <w:rPr>
          <w:rFonts w:ascii="Times New Roman" w:hAnsi="Times New Roman"/>
          <w:color w:val="151518"/>
          <w:sz w:val="24"/>
          <w:szCs w:val="24"/>
          <w:u w:color="151518"/>
        </w:rPr>
        <w:t xml:space="preserve"> also increased over this period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and these increases are associated with the above cumulative effects.</w:t>
      </w:r>
    </w:p>
    <w:p w:rsidR="000134ED" w:rsidRDefault="00E5311E">
      <w:pPr>
        <w:pStyle w:val="Body"/>
        <w:spacing w:after="0" w:line="480" w:lineRule="auto"/>
        <w:ind w:firstLine="720"/>
        <w:rPr>
          <w:rFonts w:ascii="Times New Roman" w:eastAsia="Times New Roman" w:hAnsi="Times New Roman" w:cs="Times New Roman"/>
          <w:color w:val="151518"/>
          <w:sz w:val="24"/>
          <w:szCs w:val="24"/>
          <w:u w:color="151518"/>
        </w:rPr>
      </w:pPr>
      <w:r>
        <w:rPr>
          <w:rFonts w:ascii="Times New Roman" w:hAnsi="Times New Roman"/>
          <w:color w:val="151518"/>
          <w:sz w:val="24"/>
          <w:szCs w:val="24"/>
          <w:u w:color="151518"/>
        </w:rPr>
        <w:t xml:space="preserve">While the overall abundance of </w:t>
      </w:r>
      <w:commentRangeStart w:id="318"/>
      <w:r>
        <w:rPr>
          <w:rFonts w:ascii="Times New Roman" w:hAnsi="Times New Roman"/>
          <w:color w:val="151518"/>
          <w:sz w:val="24"/>
          <w:szCs w:val="24"/>
          <w:u w:color="151518"/>
        </w:rPr>
        <w:t xml:space="preserve">capelin is well below 33% long-term stock biomass </w:t>
      </w:r>
      <w:commentRangeEnd w:id="318"/>
      <w:r w:rsidR="007D7F93">
        <w:rPr>
          <w:rStyle w:val="CommentReference"/>
          <w:rFonts w:ascii="Times New Roman" w:eastAsia="Arial Unicode MS" w:hAnsi="Times New Roman" w:cs="Times New Roman"/>
          <w:color w:val="auto"/>
          <w:lang w:eastAsia="en-US"/>
        </w:rPr>
        <w:commentReference w:id="318"/>
      </w:r>
      <w:r>
        <w:rPr>
          <w:rFonts w:ascii="Times New Roman" w:hAnsi="Times New Roman"/>
          <w:color w:val="151518"/>
          <w:sz w:val="24"/>
          <w:szCs w:val="24"/>
          <w:u w:color="151518"/>
        </w:rPr>
        <w:t xml:space="preserve">assumed to be a critical threshold for seabird production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(Cury et al. 2011)</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it appears that the distribution and density of the forage fish within the seabird foraging around Funk Island is robust representing a hotspot in an otherwise very sparse overall distribution [</w:t>
      </w:r>
      <w:r>
        <w:rPr>
          <w:rFonts w:ascii="Times New Roman" w:hAnsi="Times New Roman"/>
          <w:color w:val="151518"/>
          <w:sz w:val="24"/>
          <w:szCs w:val="24"/>
          <w:u w:color="151518"/>
          <w:shd w:val="clear" w:color="auto" w:fill="FFFF00"/>
          <w:lang w:val="es-ES_tradnl"/>
        </w:rPr>
        <w:t>Gail; Mowbray</w:t>
      </w:r>
      <w:r>
        <w:rPr>
          <w:rFonts w:ascii="Times New Roman" w:hAnsi="Times New Roman"/>
          <w:color w:val="151518"/>
          <w:sz w:val="24"/>
          <w:szCs w:val="24"/>
          <w:u w:color="151518"/>
        </w:rPr>
        <w:t xml:space="preserve">]. Interestingly, the common </w:t>
      </w:r>
      <w:proofErr w:type="spellStart"/>
      <w:r>
        <w:rPr>
          <w:rFonts w:ascii="Times New Roman" w:hAnsi="Times New Roman"/>
          <w:color w:val="151518"/>
          <w:sz w:val="24"/>
          <w:szCs w:val="24"/>
          <w:u w:color="151518"/>
        </w:rPr>
        <w:t>murres</w:t>
      </w:r>
      <w:proofErr w:type="spellEnd"/>
      <w:r>
        <w:rPr>
          <w:rFonts w:ascii="Times New Roman" w:hAnsi="Times New Roman"/>
          <w:color w:val="151518"/>
          <w:sz w:val="24"/>
          <w:szCs w:val="24"/>
          <w:u w:color="151518"/>
        </w:rPr>
        <w:t>’ largest colony is on Funk Island, perhaps as a consequence of these conditions</w:t>
      </w:r>
      <w:commentRangeStart w:id="319"/>
      <w:r>
        <w:rPr>
          <w:rFonts w:ascii="Times New Roman" w:hAnsi="Times New Roman"/>
          <w:color w:val="151518"/>
          <w:sz w:val="24"/>
          <w:szCs w:val="24"/>
          <w:u w:color="151518"/>
        </w:rPr>
        <w:t>.</w:t>
      </w:r>
      <w:commentRangeEnd w:id="319"/>
      <w:r>
        <w:commentReference w:id="319"/>
      </w:r>
      <w:r>
        <w:rPr>
          <w:rFonts w:ascii="Times New Roman" w:hAnsi="Times New Roman"/>
          <w:color w:val="151518"/>
          <w:sz w:val="24"/>
          <w:szCs w:val="24"/>
          <w:u w:color="151518"/>
        </w:rPr>
        <w:t xml:space="preserve"> </w:t>
      </w:r>
    </w:p>
    <w:p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B1C20"/>
          <w:sz w:val="24"/>
          <w:szCs w:val="24"/>
          <w:u w:color="1B1C20"/>
        </w:rPr>
        <w:tab/>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also questioned why the northern gannets’ consumption of capelin is considerably higher from 1990-</w:t>
      </w:r>
      <w:del w:id="320" w:author="DFO-MPO" w:date="2018-04-13T14:33:00Z">
        <w:r w:rsidDel="00286AED">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2004 (20 – 100 %) than it is before 1990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&gt;&lt;Author&gt;Montevecchi&lt;/Author&gt;&lt;Year&gt;2007&lt;/Year&gt;&lt;RecNum&gt;730&lt;/RecNum&gt;&lt;Prefix&gt;&lt;12%`; &lt;/Prefix&gt;&lt;Suffix&gt;&lt;/Suffix&gt;&lt;Pages&gt;&lt;/Pages&gt;&lt;DisplayText&gt;(&lt;12%;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(&lt;12%;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yet they ignore our primary contention that the cold water regime shift precluded the gannet’s preferred large pelagic warm-water prey from moving into the region hence facilitating </w:t>
      </w:r>
      <w:ins w:id="321" w:author="George Rose" w:date="2018-04-12T09:28:00Z">
        <w:r>
          <w:rPr>
            <w:rFonts w:ascii="Times New Roman" w:hAnsi="Times New Roman"/>
            <w:color w:val="151518"/>
            <w:sz w:val="24"/>
            <w:szCs w:val="24"/>
            <w:u w:color="151518"/>
          </w:rPr>
          <w:t>a</w:t>
        </w:r>
      </w:ins>
      <w:del w:id="322" w:author="George Rose" w:date="2018-04-12T09:28:00Z">
        <w:r>
          <w:rPr>
            <w:rFonts w:ascii="Times New Roman" w:hAnsi="Times New Roman"/>
            <w:color w:val="151518"/>
            <w:sz w:val="24"/>
            <w:szCs w:val="24"/>
            <w:u w:color="151518"/>
          </w:rPr>
          <w:delText>ther</w:delText>
        </w:r>
      </w:del>
      <w:r>
        <w:rPr>
          <w:rFonts w:ascii="Times New Roman" w:hAnsi="Times New Roman"/>
          <w:color w:val="151518"/>
          <w:sz w:val="24"/>
          <w:szCs w:val="24"/>
          <w:u w:color="151518"/>
        </w:rPr>
        <w:t xml:space="preserve"> prey switch to capelin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&gt;&lt;Author&gt;Montevecchi&lt;/Author&gt;&lt;Year&gt;2007&lt;/Year&gt;&lt;RecNum&gt;730&lt;/RecNum&gt;&lt;Prefix&gt;&lt;/Prefix&gt;&lt;Suffix&gt;&lt;/Suffix&gt;&lt;Pages&gt;&lt;/Pages&gt;&lt;DisplayText&gt;(Montevecchi &amp; Myers 1997,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&gt;&lt;Author&gt;Montevecchi&lt;/Author&gt;&lt;Year&gt;1997&lt;/Year&gt;&lt;RecNum&gt;163&lt;/RecNum&gt;&lt;Prefix&gt;&lt;/Prefix&gt;&lt;Suffix&gt;&lt;/Suffix&gt;&lt;Pages&gt;&lt;/Pages&gt;&lt;record&gt;&lt;rec-number&gt;163&lt;/rec-number&gt;&lt;foreign-keys&gt;&lt;key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(Montevecchi &amp; Myers 1997,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p>
    <w:p w:rsidR="000134ED" w:rsidRDefault="00E5311E">
      <w:pPr>
        <w:pStyle w:val="Heading3"/>
        <w:spacing w:before="0" w:line="480" w:lineRule="auto"/>
        <w:rPr>
          <w:color w:val="000000"/>
          <w:sz w:val="24"/>
          <w:szCs w:val="24"/>
          <w:u w:color="000000"/>
        </w:rPr>
      </w:pPr>
      <w:r>
        <w:rPr>
          <w:color w:val="000000"/>
          <w:sz w:val="24"/>
          <w:szCs w:val="24"/>
          <w:u w:color="000000"/>
        </w:rPr>
        <w:lastRenderedPageBreak/>
        <w:t xml:space="preserve">Zooplankton response: </w:t>
      </w:r>
      <w:proofErr w:type="spellStart"/>
      <w:r>
        <w:rPr>
          <w:i/>
          <w:iCs/>
          <w:color w:val="000000"/>
          <w:sz w:val="24"/>
          <w:szCs w:val="24"/>
          <w:u w:color="000000"/>
          <w:lang w:val="es-ES_tradnl"/>
        </w:rPr>
        <w:t>Calanus</w:t>
      </w:r>
      <w:proofErr w:type="spellEnd"/>
      <w:r>
        <w:rPr>
          <w:i/>
          <w:iCs/>
          <w:color w:val="000000"/>
          <w:sz w:val="24"/>
          <w:szCs w:val="24"/>
          <w:u w:color="000000"/>
          <w:lang w:val="es-ES_tradnl"/>
        </w:rPr>
        <w:t xml:space="preserve"> </w:t>
      </w:r>
      <w:proofErr w:type="spellStart"/>
      <w:r>
        <w:rPr>
          <w:i/>
          <w:iCs/>
          <w:color w:val="000000"/>
          <w:sz w:val="24"/>
          <w:szCs w:val="24"/>
          <w:u w:color="000000"/>
          <w:lang w:val="es-ES_tradnl"/>
        </w:rPr>
        <w:t>finmarchicus</w:t>
      </w:r>
      <w:proofErr w:type="spellEnd"/>
      <w:r>
        <w:rPr>
          <w:i/>
          <w:iCs/>
          <w:color w:val="000000"/>
          <w:sz w:val="24"/>
          <w:szCs w:val="24"/>
          <w:u w:color="000000"/>
          <w:lang w:val="es-ES_tradnl"/>
        </w:rPr>
        <w:t xml:space="preserve"> </w:t>
      </w:r>
      <w:r>
        <w:rPr>
          <w:color w:val="000000"/>
          <w:sz w:val="24"/>
          <w:szCs w:val="24"/>
          <w:u w:color="000000"/>
        </w:rPr>
        <w:t>abundance</w:t>
      </w:r>
    </w:p>
    <w:p w:rsidR="000134ED" w:rsidRDefault="00E5311E">
      <w:pPr>
        <w:pStyle w:val="Body"/>
        <w:spacing w:after="0" w:line="480" w:lineRule="auto"/>
        <w:rPr>
          <w:rFonts w:ascii="Times New Roman" w:eastAsia="Times New Roman" w:hAnsi="Times New Roman" w:cs="Times New Roman"/>
          <w:sz w:val="24"/>
          <w:szCs w:val="24"/>
        </w:rPr>
      </w:pPr>
      <w:r>
        <w:tab/>
      </w:r>
      <w:proofErr w:type="spellStart"/>
      <w:r>
        <w:rPr>
          <w:rFonts w:ascii="Times New Roman" w:hAnsi="Times New Roman"/>
          <w:i/>
          <w:iCs/>
          <w:sz w:val="24"/>
          <w:szCs w:val="24"/>
          <w:lang w:val="es-ES_tradnl"/>
        </w:rPr>
        <w:t>Calanus</w:t>
      </w:r>
      <w:proofErr w:type="spellEnd"/>
      <w:r>
        <w:rPr>
          <w:rFonts w:ascii="Times New Roman" w:hAnsi="Times New Roman"/>
          <w:i/>
          <w:iCs/>
          <w:sz w:val="24"/>
          <w:szCs w:val="24"/>
          <w:lang w:val="es-ES_tradnl"/>
        </w:rPr>
        <w:t xml:space="preserve"> </w:t>
      </w:r>
      <w:proofErr w:type="spellStart"/>
      <w:r>
        <w:rPr>
          <w:rFonts w:ascii="Times New Roman" w:hAnsi="Times New Roman"/>
          <w:i/>
          <w:iCs/>
          <w:sz w:val="24"/>
          <w:szCs w:val="24"/>
          <w:lang w:val="es-ES_tradnl"/>
        </w:rPr>
        <w:t>finmarchicus</w:t>
      </w:r>
      <w:proofErr w:type="spellEnd"/>
      <w:r>
        <w:rPr>
          <w:rFonts w:ascii="Times New Roman" w:hAnsi="Times New Roman"/>
          <w:i/>
          <w:iCs/>
          <w:sz w:val="24"/>
          <w:szCs w:val="24"/>
          <w:lang w:val="es-ES_tradnl"/>
        </w:rPr>
        <w:t xml:space="preserve"> </w:t>
      </w:r>
      <w:r>
        <w:rPr>
          <w:rFonts w:ascii="Times New Roman" w:hAnsi="Times New Roman"/>
          <w:sz w:val="24"/>
          <w:szCs w:val="24"/>
        </w:rPr>
        <w:t>is an important prey item for adult capelin in the NL region (</w:t>
      </w:r>
      <w:proofErr w:type="spellStart"/>
      <w:r>
        <w:rPr>
          <w:rFonts w:ascii="Times New Roman" w:hAnsi="Times New Roman"/>
          <w:sz w:val="24"/>
          <w:szCs w:val="24"/>
        </w:rPr>
        <w:t>Dalpadado</w:t>
      </w:r>
      <w:proofErr w:type="spellEnd"/>
      <w:r>
        <w:rPr>
          <w:rFonts w:ascii="Times New Roman" w:hAnsi="Times New Roman"/>
          <w:sz w:val="24"/>
          <w:szCs w:val="24"/>
        </w:rPr>
        <w:t xml:space="preserve"> and Mowbray 2013). Frank et al. (2016) used the continuous plankton recorder (CPR) data provided by the Sir </w:t>
      </w:r>
      <w:proofErr w:type="spellStart"/>
      <w:r>
        <w:rPr>
          <w:rFonts w:ascii="Times New Roman" w:hAnsi="Times New Roman"/>
          <w:sz w:val="24"/>
          <w:szCs w:val="24"/>
        </w:rPr>
        <w:t>Alister</w:t>
      </w:r>
      <w:proofErr w:type="spellEnd"/>
      <w:r>
        <w:rPr>
          <w:rFonts w:ascii="Times New Roman" w:hAnsi="Times New Roman"/>
          <w:sz w:val="24"/>
          <w:szCs w:val="24"/>
        </w:rPr>
        <w:t xml:space="preserve"> Hardy Foundation for Ocean Science to estimate </w:t>
      </w:r>
      <w:r>
        <w:rPr>
          <w:rFonts w:ascii="Times New Roman" w:hAnsi="Times New Roman"/>
          <w:i/>
          <w:iCs/>
          <w:sz w:val="24"/>
          <w:szCs w:val="24"/>
          <w:lang w:val="es-ES_tradnl"/>
        </w:rPr>
        <w:t xml:space="preserve">C. </w:t>
      </w:r>
      <w:proofErr w:type="spellStart"/>
      <w:r>
        <w:rPr>
          <w:rFonts w:ascii="Times New Roman" w:hAnsi="Times New Roman"/>
          <w:i/>
          <w:iCs/>
          <w:sz w:val="24"/>
          <w:szCs w:val="24"/>
          <w:lang w:val="es-ES_tradnl"/>
        </w:rPr>
        <w:t>finmarchicus</w:t>
      </w:r>
      <w:proofErr w:type="spellEnd"/>
      <w:r>
        <w:rPr>
          <w:rFonts w:ascii="Times New Roman" w:hAnsi="Times New Roman"/>
          <w:i/>
          <w:iCs/>
          <w:sz w:val="24"/>
          <w:szCs w:val="24"/>
          <w:lang w:val="es-ES_tradnl"/>
        </w:rPr>
        <w:t xml:space="preserve"> </w:t>
      </w:r>
      <w:r>
        <w:rPr>
          <w:rFonts w:ascii="Times New Roman" w:hAnsi="Times New Roman"/>
          <w:sz w:val="24"/>
          <w:szCs w:val="24"/>
        </w:rPr>
        <w:t xml:space="preserve">abundance pre- and post-1991 in the NL region. However, the usefulness of CPR data from the 1980s has been called into question as there was a substantial reduction in mileage towed in the 1980s with a contraction of monitoring to 20° W in the eastern Atlantic (Reid et al. 2003). During this decade, monitoring science fell out of </w:t>
      </w:r>
      <w:proofErr w:type="spellStart"/>
      <w:r>
        <w:rPr>
          <w:rFonts w:ascii="Times New Roman" w:hAnsi="Times New Roman"/>
          <w:sz w:val="24"/>
          <w:szCs w:val="24"/>
        </w:rPr>
        <w:t>favour</w:t>
      </w:r>
      <w:proofErr w:type="spellEnd"/>
      <w:r>
        <w:rPr>
          <w:rFonts w:ascii="Times New Roman" w:hAnsi="Times New Roman"/>
          <w:sz w:val="24"/>
          <w:szCs w:val="24"/>
        </w:rPr>
        <w:t xml:space="preserve"> and closure of the CPR program was announced in 1988, followed quickly by a revival in interest in 1989 (Reid et al. 2003). Other researchers have looked at the CPR data as a potential data source for pre-1991 productivity levels in the NL region, but the large CPR data gap in the region from 1979-1990 precluded its use in a recent capelin study (Mullowney et al. 2016</w:t>
      </w:r>
      <w:commentRangeStart w:id="323"/>
      <w:r>
        <w:rPr>
          <w:rFonts w:ascii="Times New Roman" w:hAnsi="Times New Roman"/>
          <w:sz w:val="24"/>
          <w:szCs w:val="24"/>
        </w:rPr>
        <w:t>)</w:t>
      </w:r>
      <w:commentRangeEnd w:id="323"/>
      <w:r>
        <w:commentReference w:id="323"/>
      </w:r>
      <w:r>
        <w:rPr>
          <w:rFonts w:ascii="Times New Roman" w:hAnsi="Times New Roman"/>
          <w:sz w:val="24"/>
          <w:szCs w:val="24"/>
        </w:rPr>
        <w:t>. The CPR data cannot be used to support or reject the hypothesis of a capelin stock collapse.</w:t>
      </w:r>
      <w:r>
        <w:rPr>
          <w:rFonts w:ascii="Times New Roman" w:hAnsi="Times New Roman"/>
          <w:sz w:val="24"/>
          <w:szCs w:val="24"/>
        </w:rPr>
        <w:tab/>
      </w:r>
    </w:p>
    <w:p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Since 1999, Fisheries and Oceans Canada has run the Atlantic Zonal Monitoring Program (AZMP) in three regions in eastern Canada: Scotian Shelf, Gulf of St. Lawrence, and Newfoundland and Labrador. The AZMP program collects physical, chemical and biological data at stations along 14 oceanographic transects during offshore spring and fall cruises (see Pepin et al. 2015 for more details).</w:t>
      </w:r>
      <w:r>
        <w:rPr>
          <w:rFonts w:ascii="Times New Roman" w:hAnsi="Times New Roman"/>
          <w:i/>
          <w:iCs/>
          <w:sz w:val="24"/>
          <w:szCs w:val="24"/>
        </w:rPr>
        <w:t xml:space="preserve"> </w:t>
      </w:r>
      <w:r>
        <w:rPr>
          <w:rFonts w:ascii="Times New Roman" w:hAnsi="Times New Roman"/>
          <w:sz w:val="24"/>
          <w:szCs w:val="24"/>
        </w:rPr>
        <w:t xml:space="preserve">Using </w:t>
      </w:r>
      <w:r>
        <w:rPr>
          <w:rFonts w:ascii="Times New Roman" w:hAnsi="Times New Roman"/>
          <w:i/>
          <w:iCs/>
          <w:sz w:val="24"/>
          <w:szCs w:val="24"/>
          <w:lang w:val="it-IT"/>
        </w:rPr>
        <w:t>C.</w:t>
      </w:r>
      <w:r>
        <w:rPr>
          <w:rFonts w:ascii="Times New Roman" w:hAnsi="Times New Roman"/>
          <w:sz w:val="24"/>
          <w:szCs w:val="24"/>
        </w:rPr>
        <w:t xml:space="preserve"> </w:t>
      </w:r>
      <w:proofErr w:type="spellStart"/>
      <w:r>
        <w:rPr>
          <w:rFonts w:ascii="Times New Roman" w:hAnsi="Times New Roman"/>
          <w:i/>
          <w:iCs/>
          <w:sz w:val="24"/>
          <w:szCs w:val="24"/>
          <w:lang w:val="es-ES_tradnl"/>
        </w:rPr>
        <w:t>finmarchicus</w:t>
      </w:r>
      <w:proofErr w:type="spellEnd"/>
      <w:r>
        <w:rPr>
          <w:rFonts w:ascii="Times New Roman" w:hAnsi="Times New Roman"/>
          <w:sz w:val="24"/>
          <w:szCs w:val="24"/>
        </w:rPr>
        <w:t xml:space="preserve"> densities from the AZMP in the NL region, there have been two pulses of higher </w:t>
      </w:r>
      <w:r>
        <w:rPr>
          <w:rFonts w:ascii="Times New Roman" w:hAnsi="Times New Roman"/>
          <w:i/>
          <w:iCs/>
          <w:sz w:val="24"/>
          <w:szCs w:val="24"/>
          <w:lang w:val="it-IT"/>
        </w:rPr>
        <w:t>C.</w:t>
      </w:r>
      <w:r>
        <w:rPr>
          <w:rFonts w:ascii="Times New Roman" w:hAnsi="Times New Roman"/>
          <w:sz w:val="24"/>
          <w:szCs w:val="24"/>
        </w:rPr>
        <w:t xml:space="preserve"> </w:t>
      </w:r>
      <w:proofErr w:type="spellStart"/>
      <w:r>
        <w:rPr>
          <w:rFonts w:ascii="Times New Roman" w:hAnsi="Times New Roman"/>
          <w:i/>
          <w:iCs/>
          <w:sz w:val="24"/>
          <w:szCs w:val="24"/>
          <w:lang w:val="es-ES_tradnl"/>
        </w:rPr>
        <w:t>finmarchicus</w:t>
      </w:r>
      <w:proofErr w:type="spellEnd"/>
      <w:r>
        <w:rPr>
          <w:rFonts w:ascii="Times New Roman" w:hAnsi="Times New Roman"/>
          <w:sz w:val="24"/>
          <w:szCs w:val="24"/>
        </w:rPr>
        <w:t xml:space="preserve"> densities in 2002-07 and 2010-12, which corresponded with two periods of improved capelin condition and survival (DFO 2015). However, there has been a sustained decrease in </w:t>
      </w:r>
      <w:r>
        <w:rPr>
          <w:rFonts w:ascii="Times New Roman" w:hAnsi="Times New Roman"/>
          <w:i/>
          <w:iCs/>
          <w:sz w:val="24"/>
          <w:szCs w:val="24"/>
          <w:lang w:val="it-IT"/>
        </w:rPr>
        <w:t>C.</w:t>
      </w:r>
      <w:r>
        <w:rPr>
          <w:rFonts w:ascii="Times New Roman" w:hAnsi="Times New Roman"/>
          <w:sz w:val="24"/>
          <w:szCs w:val="24"/>
        </w:rPr>
        <w:t xml:space="preserve"> </w:t>
      </w:r>
      <w:proofErr w:type="spellStart"/>
      <w:r>
        <w:rPr>
          <w:rFonts w:ascii="Times New Roman" w:hAnsi="Times New Roman"/>
          <w:i/>
          <w:iCs/>
          <w:sz w:val="24"/>
          <w:szCs w:val="24"/>
          <w:lang w:val="es-ES_tradnl"/>
        </w:rPr>
        <w:t>finmarchicus</w:t>
      </w:r>
      <w:proofErr w:type="spellEnd"/>
      <w:r>
        <w:rPr>
          <w:rFonts w:ascii="Times New Roman" w:hAnsi="Times New Roman"/>
          <w:sz w:val="24"/>
          <w:szCs w:val="24"/>
        </w:rPr>
        <w:t xml:space="preserve"> biomass since 2013, which is consistent with the decrease in the acoustic index of capelin biomass in recent years (DFO 2018</w:t>
      </w:r>
      <w:del w:id="324" w:author="DFO-MPO" w:date="2018-04-13T14:35:00Z">
        <w:r w:rsidDel="00286AED">
          <w:rPr>
            <w:rFonts w:ascii="Times New Roman" w:hAnsi="Times New Roman"/>
            <w:sz w:val="24"/>
            <w:szCs w:val="24"/>
          </w:rPr>
          <w:delText xml:space="preserve"> in press</w:delText>
        </w:r>
      </w:del>
      <w:r>
        <w:rPr>
          <w:rFonts w:ascii="Times New Roman" w:hAnsi="Times New Roman"/>
          <w:sz w:val="24"/>
          <w:szCs w:val="24"/>
        </w:rPr>
        <w:t xml:space="preserve">).  While the AZMP data cannot support or reject the hypothesis of a capelin stock </w:t>
      </w:r>
      <w:r>
        <w:rPr>
          <w:rFonts w:ascii="Times New Roman" w:hAnsi="Times New Roman"/>
          <w:sz w:val="24"/>
          <w:szCs w:val="24"/>
        </w:rPr>
        <w:lastRenderedPageBreak/>
        <w:t xml:space="preserve">collapse, it does support the hypothesis that bottom-up processes are driving capelin survival in the NL </w:t>
      </w:r>
      <w:commentRangeStart w:id="325"/>
      <w:r>
        <w:rPr>
          <w:rFonts w:ascii="Times New Roman" w:hAnsi="Times New Roman"/>
          <w:sz w:val="24"/>
          <w:szCs w:val="24"/>
          <w:lang w:val="it-IT"/>
        </w:rPr>
        <w:t>region</w:t>
      </w:r>
      <w:commentRangeEnd w:id="325"/>
      <w:r>
        <w:commentReference w:id="325"/>
      </w:r>
      <w:r>
        <w:rPr>
          <w:rFonts w:ascii="Times New Roman" w:hAnsi="Times New Roman"/>
          <w:sz w:val="24"/>
          <w:szCs w:val="24"/>
        </w:rPr>
        <w:t>.</w:t>
      </w:r>
    </w:p>
    <w:p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hAnsi="Times New Roman"/>
          <w:b/>
          <w:bCs/>
          <w:sz w:val="24"/>
          <w:szCs w:val="24"/>
        </w:rPr>
        <w:t>Physical variability</w:t>
      </w:r>
    </w:p>
    <w:p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 xml:space="preserve">Frank et al. (2016) argued that their analysis of ocean climate conditions showed a change in conditions ~ 5 years after the proposed capelin </w:t>
      </w:r>
      <w:proofErr w:type="gramStart"/>
      <w:r>
        <w:rPr>
          <w:rFonts w:ascii="Times New Roman" w:eastAsia="Times New Roman" w:hAnsi="Times New Roman" w:cs="Times New Roman"/>
          <w:sz w:val="24"/>
          <w:szCs w:val="24"/>
        </w:rPr>
        <w:t>collapse,</w:t>
      </w:r>
      <w:proofErr w:type="gramEnd"/>
      <w:r>
        <w:rPr>
          <w:rFonts w:ascii="Times New Roman" w:eastAsia="Times New Roman" w:hAnsi="Times New Roman" w:cs="Times New Roman"/>
          <w:sz w:val="24"/>
          <w:szCs w:val="24"/>
        </w:rPr>
        <w:t xml:space="preserve"> and, therefore, the physical evidence was weak for an environmental driver of capelin collapse. Frank et al. (2016) contend that the transition from cold to warm conditions in 1996 is the distinguishing signal of their PC1 analysis. However, elsewhere in the literature, 1991, not 1996,  has been identified as climatologically important due to its strong cold anomaly (e.g., Drinkwater et al. 1996, </w:t>
      </w:r>
      <w:proofErr w:type="spellStart"/>
      <w:r>
        <w:rPr>
          <w:rFonts w:ascii="Times New Roman" w:eastAsia="Times New Roman" w:hAnsi="Times New Roman" w:cs="Times New Roman"/>
          <w:sz w:val="24"/>
          <w:szCs w:val="24"/>
        </w:rPr>
        <w:t>Colbourne</w:t>
      </w:r>
      <w:proofErr w:type="spellEnd"/>
      <w:r>
        <w:rPr>
          <w:rFonts w:ascii="Times New Roman" w:eastAsia="Times New Roman" w:hAnsi="Times New Roman" w:cs="Times New Roman"/>
          <w:sz w:val="24"/>
          <w:szCs w:val="24"/>
        </w:rPr>
        <w:t xml:space="preserve"> et al. 2014, 2015, 2016) and biologically important due to the dramatic regime shift in the NL ecosystem in 1991 with the collapse of northern cod, capelin and other finfish species and an increase in shellfish biomass </w:t>
      </w:r>
      <w:commentRangeStart w:id="326"/>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Buren et al. 2014a,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w:instrText>
      </w:r>
      <w:r w:rsidRPr="00E5311E">
        <w:rPr>
          <w:rFonts w:ascii="Times New Roman" w:eastAsia="Times New Roman" w:hAnsi="Times New Roman" w:cs="Times New Roman"/>
          <w:sz w:val="24"/>
          <w:szCs w:val="24"/>
          <w:lang w:val="fr-CA"/>
          <w:rPrChange w:id="327" w:author="DFO-MPO" w:date="2018-04-13T10:32:00Z">
            <w:rPr>
              <w:rFonts w:ascii="Times New Roman" w:eastAsia="Times New Roman" w:hAnsi="Times New Roman" w:cs="Times New Roman"/>
              <w:sz w:val="24"/>
              <w:szCs w:val="24"/>
            </w:rPr>
          </w:rPrChange>
        </w:rPr>
        <w:instrText>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fr-CA"/>
          <w:rPrChange w:id="328" w:author="DFO-MPO" w:date="2018-04-13T10:32:00Z">
            <w:rPr>
              <w:rFonts w:ascii="Times New Roman" w:hAnsi="Times New Roman"/>
              <w:sz w:val="24"/>
              <w:szCs w:val="24"/>
            </w:rPr>
          </w:rPrChange>
        </w:rPr>
        <w:t>(Hutchings &amp; Myers 1994, Gomes et al. 1995, Lilly et al. 2000, Rice 2002, Koen-Alonso et al. 2010, Hammill et al. 2011, Buren et al. 2014a, Pedersen et al. 2017)</w:t>
      </w:r>
      <w:r>
        <w:rPr>
          <w:rFonts w:ascii="Times New Roman" w:eastAsia="Times New Roman" w:hAnsi="Times New Roman" w:cs="Times New Roman"/>
          <w:sz w:val="24"/>
          <w:szCs w:val="24"/>
        </w:rPr>
        <w:fldChar w:fldCharType="end"/>
      </w:r>
      <w:commentRangeEnd w:id="326"/>
      <w:r>
        <w:commentReference w:id="326"/>
      </w:r>
      <w:r w:rsidRPr="00E5311E">
        <w:rPr>
          <w:rFonts w:ascii="Times New Roman" w:hAnsi="Times New Roman"/>
          <w:sz w:val="24"/>
          <w:szCs w:val="24"/>
          <w:lang w:val="fr-CA"/>
          <w:rPrChange w:id="329" w:author="DFO-MPO" w:date="2018-04-13T10:32:00Z">
            <w:rPr>
              <w:rFonts w:ascii="Times New Roman" w:hAnsi="Times New Roman"/>
              <w:sz w:val="24"/>
              <w:szCs w:val="24"/>
            </w:rPr>
          </w:rPrChange>
        </w:rPr>
        <w:t xml:space="preserve">.  </w:t>
      </w:r>
      <w:r>
        <w:rPr>
          <w:rFonts w:ascii="Times New Roman" w:hAnsi="Times New Roman"/>
          <w:sz w:val="24"/>
          <w:szCs w:val="24"/>
        </w:rPr>
        <w:t xml:space="preserve">Based on the extensive published literature on this subject (e.g., Hutchings &amp; Myers </w:t>
      </w:r>
      <w:commentRangeStart w:id="330"/>
      <w:r>
        <w:rPr>
          <w:rFonts w:ascii="Times New Roman" w:hAnsi="Times New Roman"/>
          <w:sz w:val="24"/>
          <w:szCs w:val="24"/>
        </w:rPr>
        <w:t>1994</w:t>
      </w:r>
      <w:commentRangeEnd w:id="330"/>
      <w:r>
        <w:commentReference w:id="330"/>
      </w:r>
      <w:r>
        <w:rPr>
          <w:rFonts w:ascii="Times New Roman" w:hAnsi="Times New Roman"/>
          <w:sz w:val="24"/>
          <w:szCs w:val="24"/>
        </w:rPr>
        <w:t xml:space="preserve">, Drinkwater 1996, Buren et al. 2014a, Pedersen et al. 2017) , the weight of evidence approach suggests that we consider the cold anomaly of the early 1990s as a likely environmental driver of capelin collapse. </w:t>
      </w:r>
    </w:p>
    <w:p w:rsidR="000134ED" w:rsidRDefault="00E5311E">
      <w:pPr>
        <w:pStyle w:val="Body"/>
        <w:rPr>
          <w:rFonts w:ascii="Times New Roman" w:eastAsia="Times New Roman" w:hAnsi="Times New Roman" w:cs="Times New Roman"/>
          <w:sz w:val="24"/>
          <w:szCs w:val="24"/>
        </w:rPr>
        <w:pPrChange w:id="331" w:author="DFO-MPO" w:date="2018-04-13T14:35:00Z">
          <w:pPr>
            <w:pStyle w:val="Heading2"/>
            <w:spacing w:before="0" w:after="0" w:line="480" w:lineRule="auto"/>
          </w:pPr>
        </w:pPrChange>
      </w:pPr>
      <w:r>
        <w:rPr>
          <w:rFonts w:ascii="Arial Unicode MS" w:eastAsia="Arial Unicode MS" w:hAnsi="Arial Unicode MS" w:cs="Arial Unicode MS"/>
          <w:sz w:val="24"/>
          <w:szCs w:val="24"/>
        </w:rPr>
        <w:br w:type="page"/>
      </w:r>
      <w:r>
        <w:rPr>
          <w:rFonts w:ascii="Times New Roman" w:hAnsi="Times New Roman"/>
          <w:i/>
          <w:iCs/>
          <w:sz w:val="24"/>
          <w:szCs w:val="24"/>
        </w:rPr>
        <w:lastRenderedPageBreak/>
        <w:t>Discussion</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Fisheries and Oceans Canada has concluded that the NL capelin stock suffered an order of magnitude decline in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1994, Miller 1994, 1997, DFO 2008, 2010, 2013,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disputed this conclusion and postulated that the capelin stock did not suffer a collapse. We used the weight of evidence approach to evaluate the empirical support for the hypothesis of a capelin stock collapse </w:t>
      </w:r>
      <w:r>
        <w:rPr>
          <w:rFonts w:ascii="Times New Roman" w:hAnsi="Times New Roman"/>
          <w:sz w:val="24"/>
          <w:szCs w:val="24"/>
        </w:rPr>
        <w:t xml:space="preserve">using multiple, independent lines of enquiry with diverse statistical methods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&gt;&lt;Author&gt;Munafò&lt;/Author&gt;&lt;Year&gt;2018&lt;/Year&gt;&lt;Prefix&gt;i.e. triangulation`, sensu &lt;/Prefix&gt;&lt;Suffix&gt;&lt;/Suffix&gt;&lt;Pages&gt;&lt;/Pages&gt;&lt;DisplayText&gt;(e.g.,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(e.g., triangulation, sensu Munafò &amp; Davey Smith 2018)</w:t>
      </w:r>
      <w:r>
        <w:rPr>
          <w:rFonts w:ascii="Times New Roman" w:eastAsia="Times New Roman" w:hAnsi="Times New Roman" w:cs="Times New Roman"/>
          <w:sz w:val="24"/>
          <w:szCs w:val="24"/>
        </w:rPr>
        <w:fldChar w:fldCharType="end"/>
      </w:r>
      <w:r>
        <w:rPr>
          <w:rFonts w:ascii="Times New Roman" w:hAnsi="Times New Roman"/>
          <w:sz w:val="24"/>
          <w:szCs w:val="24"/>
        </w:rPr>
        <w:t>. The weight of evidence approach led us to conclude that the NAFO Div. 2J3KL capelin stock suffered a population collapse in 1991 with minimal recovery in the subsequent 25 years.</w:t>
      </w:r>
    </w:p>
    <w:p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proposed two explanations for their hypothesis of non-collapse: (1) there was a </w:t>
      </w:r>
      <w:proofErr w:type="spellStart"/>
      <w:r>
        <w:rPr>
          <w:rFonts w:ascii="Times New Roman" w:hAnsi="Times New Roman"/>
          <w:sz w:val="24"/>
          <w:szCs w:val="24"/>
        </w:rPr>
        <w:t>spatio</w:t>
      </w:r>
      <w:proofErr w:type="spellEnd"/>
      <w:r>
        <w:rPr>
          <w:rFonts w:ascii="Times New Roman" w:hAnsi="Times New Roman"/>
          <w:sz w:val="24"/>
          <w:szCs w:val="24"/>
        </w:rPr>
        <w:t xml:space="preserve">-temporal mismatch between the spring acoustic survey and capelin phenology; and (2) there was a change in biology of capelin from a highly migratory stock to one that inhabits the inshore. The first hypothesis was rejected by both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and our analyses. While the spring acoustic survey surveys all age classes (age-1 to age-3+), it is targeting the younger, immature portion of the stock that is not migrating, so late spawning post-1991 would not affect the abundance index of the immature portion of the stock.  Furthermore, repeat surveys in June 1992 and 2003 did not find an increase in capelin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the probability that the acoustic survey would miss the immature capelin biomass every year for the past 25 years was 22%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lang w:val="pt-PT"/>
        </w:rPr>
        <w:t xml:space="preserve">. The positive significant relationship between an inshore larval index and the offshore age-2 abundance index also provides strong support for the ability of the spring acoustic survey to produce an index of age-2 capelin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Therefore, the spring acoustic survey is providing </w:t>
      </w:r>
      <w:commentRangeStart w:id="332"/>
      <w:r>
        <w:rPr>
          <w:rFonts w:ascii="Times New Roman" w:hAnsi="Times New Roman"/>
          <w:sz w:val="24"/>
          <w:szCs w:val="24"/>
        </w:rPr>
        <w:t>us</w:t>
      </w:r>
      <w:commentRangeEnd w:id="332"/>
      <w:r>
        <w:commentReference w:id="332"/>
      </w:r>
      <w:r>
        <w:rPr>
          <w:rFonts w:ascii="Times New Roman" w:hAnsi="Times New Roman"/>
          <w:sz w:val="24"/>
          <w:szCs w:val="24"/>
        </w:rPr>
        <w:t xml:space="preserve"> with a real index of a currently depressed capelin stock in the offshore. </w:t>
      </w:r>
    </w:p>
    <w:p w:rsidR="000134ED" w:rsidRDefault="00E5311E">
      <w:pPr>
        <w:pStyle w:val="Body"/>
        <w:spacing w:after="0" w:line="480" w:lineRule="auto"/>
        <w:rPr>
          <w:ins w:id="333" w:author="George Rose" w:date="2018-04-12T10:03:00Z"/>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lastRenderedPageBreak/>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’s second hypothesis is that the capelin stock has become less migratory and stays inshore year round post-1991. We tested this hypothesis using multiple independent datasets, which included both fishery-dependent (inshore commercial catch) and fishery-independent (spring acoustic survey, FBTS, AZMP oceanography cruises, three larval indices, aerial surveys, predator diet, predator </w:t>
      </w:r>
      <w:proofErr w:type="spellStart"/>
      <w:r>
        <w:rPr>
          <w:rFonts w:ascii="Times New Roman" w:hAnsi="Times New Roman"/>
          <w:sz w:val="24"/>
          <w:szCs w:val="24"/>
        </w:rPr>
        <w:t>behaviour</w:t>
      </w:r>
      <w:proofErr w:type="spellEnd"/>
      <w:r>
        <w:rPr>
          <w:rFonts w:ascii="Times New Roman" w:hAnsi="Times New Roman"/>
          <w:sz w:val="24"/>
          <w:szCs w:val="24"/>
        </w:rPr>
        <w:t xml:space="preserve"> ) data. Using the FBTS data and the center of gravity approach described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we found no evidence of capelin moving either east or west inter-annually, but rather capelin’s </w:t>
      </w:r>
      <w:proofErr w:type="spellStart"/>
      <w:r>
        <w:rPr>
          <w:rFonts w:ascii="Times New Roman" w:hAnsi="Times New Roman"/>
          <w:sz w:val="24"/>
          <w:szCs w:val="24"/>
        </w:rPr>
        <w:t>centre</w:t>
      </w:r>
      <w:proofErr w:type="spellEnd"/>
      <w:r>
        <w:rPr>
          <w:rFonts w:ascii="Times New Roman" w:hAnsi="Times New Roman"/>
          <w:sz w:val="24"/>
          <w:szCs w:val="24"/>
        </w:rPr>
        <w:t xml:space="preserve"> of gravity moved either north or south depending on abundance. In years with high capelin abundance, capelin was distributed further north. However, the FBTS surveys a limited number of inshore strata. If we considered all of the inshore area not surveyed by the FBTS (‘the blind spot’), there would need to be a minimum of 41,000 kg/km</w:t>
      </w:r>
      <w:r>
        <w:rPr>
          <w:rFonts w:ascii="Times New Roman" w:hAnsi="Times New Roman"/>
          <w:sz w:val="24"/>
          <w:szCs w:val="24"/>
          <w:vertAlign w:val="superscript"/>
        </w:rPr>
        <w:t>2</w:t>
      </w:r>
      <w:r>
        <w:rPr>
          <w:rFonts w:ascii="Times New Roman" w:hAnsi="Times New Roman"/>
          <w:sz w:val="24"/>
          <w:szCs w:val="24"/>
        </w:rPr>
        <w:t xml:space="preserve"> of capelin uniformly distributed in the inshore strata to compensate for the ‘</w:t>
      </w:r>
      <w:r>
        <w:rPr>
          <w:rFonts w:ascii="Times New Roman" w:hAnsi="Times New Roman"/>
          <w:sz w:val="24"/>
          <w:szCs w:val="24"/>
          <w:lang w:val="nl-NL"/>
        </w:rPr>
        <w:t>missing</w:t>
      </w:r>
      <w:r>
        <w:rPr>
          <w:rFonts w:ascii="Times New Roman" w:hAnsi="Times New Roman"/>
          <w:sz w:val="24"/>
          <w:szCs w:val="24"/>
        </w:rPr>
        <w:t xml:space="preserve">’ 3-6 Mt capelin from the offshore. It is highly unlikely that this amount of capelin would have been missed since 1991, given that there are harvesters on the </w:t>
      </w:r>
      <w:commentRangeStart w:id="334"/>
      <w:r>
        <w:rPr>
          <w:rFonts w:ascii="Times New Roman" w:hAnsi="Times New Roman"/>
          <w:sz w:val="24"/>
          <w:szCs w:val="24"/>
          <w:lang w:val="nl-NL"/>
        </w:rPr>
        <w:t>water</w:t>
      </w:r>
      <w:commentRangeEnd w:id="334"/>
      <w:r>
        <w:commentReference w:id="334"/>
      </w:r>
      <w:r>
        <w:rPr>
          <w:rFonts w:ascii="Times New Roman" w:hAnsi="Times New Roman"/>
          <w:sz w:val="24"/>
          <w:szCs w:val="24"/>
        </w:rPr>
        <w:t xml:space="preserve"> pursuing inshore fisheries for capelin, Atlantic herring, snow crab (</w:t>
      </w:r>
      <w:proofErr w:type="spellStart"/>
      <w:r>
        <w:rPr>
          <w:rFonts w:ascii="Times New Roman" w:hAnsi="Times New Roman"/>
          <w:i/>
          <w:iCs/>
          <w:sz w:val="24"/>
          <w:szCs w:val="24"/>
          <w:lang w:val="es-ES_tradnl"/>
        </w:rPr>
        <w:t>Chionoecetes</w:t>
      </w:r>
      <w:proofErr w:type="spellEnd"/>
      <w:r>
        <w:rPr>
          <w:rFonts w:ascii="Times New Roman" w:hAnsi="Times New Roman"/>
          <w:i/>
          <w:iCs/>
          <w:sz w:val="24"/>
          <w:szCs w:val="24"/>
          <w:lang w:val="es-ES_tradnl"/>
        </w:rPr>
        <w:t xml:space="preserve"> </w:t>
      </w:r>
      <w:proofErr w:type="spellStart"/>
      <w:r>
        <w:rPr>
          <w:rFonts w:ascii="Times New Roman" w:hAnsi="Times New Roman"/>
          <w:i/>
          <w:iCs/>
          <w:sz w:val="24"/>
          <w:szCs w:val="24"/>
          <w:lang w:val="es-ES_tradnl"/>
        </w:rPr>
        <w:t>opilio</w:t>
      </w:r>
      <w:proofErr w:type="spellEnd"/>
      <w:r>
        <w:rPr>
          <w:rFonts w:ascii="Times New Roman" w:hAnsi="Times New Roman"/>
          <w:sz w:val="24"/>
          <w:szCs w:val="24"/>
        </w:rPr>
        <w:t>) and northern cod. Furthermore, year round inshore acoustic surveys have found a maximum of 10,000 kg/km</w:t>
      </w:r>
      <w:r>
        <w:rPr>
          <w:rFonts w:ascii="Times New Roman" w:hAnsi="Times New Roman"/>
          <w:sz w:val="24"/>
          <w:szCs w:val="24"/>
          <w:vertAlign w:val="superscript"/>
        </w:rPr>
        <w:t>2</w:t>
      </w:r>
      <w:r>
        <w:rPr>
          <w:rFonts w:ascii="Times New Roman" w:hAnsi="Times New Roman"/>
          <w:sz w:val="24"/>
          <w:szCs w:val="24"/>
        </w:rPr>
        <w:t xml:space="preserve"> in Trinity Bay in June, and the inshore densities are a fraction of this outside of the peak spawning period. Since the FBTS has few inshore </w:t>
      </w:r>
      <w:commentRangeStart w:id="335"/>
      <w:proofErr w:type="spellStart"/>
      <w:r>
        <w:rPr>
          <w:rFonts w:ascii="Times New Roman" w:hAnsi="Times New Roman"/>
          <w:sz w:val="24"/>
          <w:szCs w:val="24"/>
          <w:lang w:val="es-ES_tradnl"/>
        </w:rPr>
        <w:t>strata</w:t>
      </w:r>
      <w:commentRangeEnd w:id="335"/>
      <w:proofErr w:type="spellEnd"/>
      <w:r>
        <w:commentReference w:id="335"/>
      </w:r>
      <w:r>
        <w:rPr>
          <w:rFonts w:ascii="Times New Roman" w:hAnsi="Times New Roman"/>
          <w:sz w:val="24"/>
          <w:szCs w:val="24"/>
        </w:rPr>
        <w:t xml:space="preserve">, we do not have much diet data of fish predators in the </w:t>
      </w:r>
      <w:commentRangeStart w:id="336"/>
      <w:r>
        <w:rPr>
          <w:rFonts w:ascii="Times New Roman" w:hAnsi="Times New Roman"/>
          <w:sz w:val="24"/>
          <w:szCs w:val="24"/>
        </w:rPr>
        <w:t>nearshore</w:t>
      </w:r>
      <w:commentRangeEnd w:id="336"/>
      <w:r>
        <w:commentReference w:id="336"/>
      </w:r>
      <w:ins w:id="337" w:author="George Rose" w:date="2018-04-12T10:03:00Z">
        <w:r>
          <w:rPr>
            <w:rFonts w:ascii="Times New Roman" w:hAnsi="Times New Roman"/>
            <w:sz w:val="24"/>
            <w:szCs w:val="24"/>
          </w:rPr>
          <w:t xml:space="preserve"> Influence of diet on growth, condition and reproductive capacity in Newfoundland and Labrador cod (</w:t>
        </w:r>
        <w:proofErr w:type="spellStart"/>
        <w:r>
          <w:rPr>
            <w:rFonts w:ascii="Times New Roman" w:hAnsi="Times New Roman"/>
            <w:sz w:val="24"/>
            <w:szCs w:val="24"/>
          </w:rPr>
          <w:t>Gadus</w:t>
        </w:r>
        <w:proofErr w:type="spellEnd"/>
        <w:r>
          <w:rPr>
            <w:rFonts w:ascii="Times New Roman" w:hAnsi="Times New Roman"/>
            <w:sz w:val="24"/>
            <w:szCs w:val="24"/>
          </w:rPr>
          <w:t xml:space="preserve"> </w:t>
        </w:r>
        <w:proofErr w:type="spellStart"/>
        <w:r>
          <w:rPr>
            <w:rFonts w:ascii="Times New Roman" w:hAnsi="Times New Roman"/>
            <w:sz w:val="24"/>
            <w:szCs w:val="24"/>
          </w:rPr>
          <w:t>morhua</w:t>
        </w:r>
        <w:proofErr w:type="spellEnd"/>
        <w:r>
          <w:rPr>
            <w:rFonts w:ascii="Times New Roman" w:hAnsi="Times New Roman"/>
            <w:sz w:val="24"/>
            <w:szCs w:val="24"/>
          </w:rPr>
          <w:t>): Insights from stable carbon isotopes (δ</w:t>
        </w:r>
        <w:r>
          <w:rPr>
            <w:rFonts w:ascii="Times New Roman" w:hAnsi="Times New Roman"/>
            <w:sz w:val="24"/>
            <w:szCs w:val="24"/>
            <w:lang w:val="pt-PT"/>
          </w:rPr>
          <w:t>13C)</w:t>
        </w:r>
      </w:ins>
    </w:p>
    <w:p w:rsidR="000134ED" w:rsidRDefault="00E5311E">
      <w:pPr>
        <w:pStyle w:val="Body"/>
        <w:spacing w:after="0" w:line="480" w:lineRule="auto"/>
        <w:rPr>
          <w:ins w:id="338" w:author="George Rose" w:date="2018-04-12T10:03:00Z"/>
          <w:rFonts w:ascii="Times New Roman" w:eastAsia="Times New Roman" w:hAnsi="Times New Roman" w:cs="Times New Roman"/>
          <w:sz w:val="24"/>
          <w:szCs w:val="24"/>
        </w:rPr>
      </w:pPr>
      <w:ins w:id="339" w:author="George Rose" w:date="2018-04-12T10:03:00Z">
        <w:r>
          <w:rPr>
            <w:rFonts w:ascii="Times New Roman" w:hAnsi="Times New Roman"/>
            <w:sz w:val="24"/>
            <w:szCs w:val="24"/>
          </w:rPr>
          <w:t xml:space="preserve">Author links open overlay </w:t>
        </w:r>
        <w:proofErr w:type="spellStart"/>
        <w:r>
          <w:rPr>
            <w:rFonts w:ascii="Times New Roman" w:hAnsi="Times New Roman"/>
            <w:sz w:val="24"/>
            <w:szCs w:val="24"/>
          </w:rPr>
          <w:t>panelGraham</w:t>
        </w:r>
        <w:proofErr w:type="spellEnd"/>
        <w:r>
          <w:rPr>
            <w:rFonts w:ascii="Times New Roman" w:hAnsi="Times New Roman"/>
            <w:sz w:val="24"/>
            <w:szCs w:val="24"/>
          </w:rPr>
          <w:t xml:space="preserve"> </w:t>
        </w:r>
        <w:proofErr w:type="spellStart"/>
        <w:r>
          <w:rPr>
            <w:rFonts w:ascii="Times New Roman" w:hAnsi="Times New Roman"/>
            <w:sz w:val="24"/>
            <w:szCs w:val="24"/>
          </w:rPr>
          <w:t>D.SherwoodRick</w:t>
        </w:r>
        <w:proofErr w:type="spellEnd"/>
        <w:r>
          <w:rPr>
            <w:rFonts w:ascii="Times New Roman" w:hAnsi="Times New Roman"/>
            <w:sz w:val="24"/>
            <w:szCs w:val="24"/>
          </w:rPr>
          <w:t xml:space="preserve"> </w:t>
        </w:r>
        <w:proofErr w:type="spellStart"/>
        <w:r>
          <w:rPr>
            <w:rFonts w:ascii="Times New Roman" w:hAnsi="Times New Roman"/>
            <w:sz w:val="24"/>
            <w:szCs w:val="24"/>
          </w:rPr>
          <w:t>M.RideoutSusan</w:t>
        </w:r>
        <w:proofErr w:type="spellEnd"/>
        <w:r>
          <w:rPr>
            <w:rFonts w:ascii="Times New Roman" w:hAnsi="Times New Roman"/>
            <w:sz w:val="24"/>
            <w:szCs w:val="24"/>
          </w:rPr>
          <w:t xml:space="preserve"> </w:t>
        </w:r>
        <w:proofErr w:type="spellStart"/>
        <w:r>
          <w:rPr>
            <w:rFonts w:ascii="Times New Roman" w:hAnsi="Times New Roman"/>
            <w:sz w:val="24"/>
            <w:szCs w:val="24"/>
          </w:rPr>
          <w:t>B.FudgeGeorge</w:t>
        </w:r>
        <w:proofErr w:type="spellEnd"/>
        <w:r>
          <w:rPr>
            <w:rFonts w:ascii="Times New Roman" w:hAnsi="Times New Roman"/>
            <w:sz w:val="24"/>
            <w:szCs w:val="24"/>
          </w:rPr>
          <w:t xml:space="preserve"> </w:t>
        </w:r>
        <w:proofErr w:type="spellStart"/>
        <w:r>
          <w:rPr>
            <w:rFonts w:ascii="Times New Roman" w:hAnsi="Times New Roman"/>
            <w:sz w:val="24"/>
            <w:szCs w:val="24"/>
          </w:rPr>
          <w:t>A.Rose</w:t>
        </w:r>
        <w:proofErr w:type="spellEnd"/>
      </w:ins>
    </w:p>
    <w:p w:rsidR="000134ED" w:rsidRDefault="000134ED">
      <w:pPr>
        <w:pStyle w:val="Body"/>
        <w:spacing w:after="0" w:line="480" w:lineRule="auto"/>
        <w:rPr>
          <w:ins w:id="340" w:author="George Rose" w:date="2018-04-12T10:03:00Z"/>
          <w:rFonts w:ascii="Times New Roman" w:eastAsia="Times New Roman" w:hAnsi="Times New Roman" w:cs="Times New Roman"/>
          <w:sz w:val="24"/>
          <w:szCs w:val="24"/>
        </w:rPr>
      </w:pPr>
    </w:p>
    <w:p w:rsidR="000134ED" w:rsidRDefault="00E5311E">
      <w:pPr>
        <w:pStyle w:val="Body"/>
        <w:spacing w:after="0" w:line="480" w:lineRule="auto"/>
        <w:rPr>
          <w:ins w:id="341" w:author="George Rose" w:date="2018-04-12T10:03:00Z"/>
          <w:rFonts w:ascii="Times New Roman" w:eastAsia="Times New Roman" w:hAnsi="Times New Roman" w:cs="Times New Roman"/>
          <w:sz w:val="24"/>
          <w:szCs w:val="24"/>
        </w:rPr>
      </w:pPr>
      <w:ins w:id="342" w:author="George Rose" w:date="2018-04-12T10:03:00Z">
        <w:r>
          <w:rPr>
            <w:rFonts w:ascii="Times New Roman" w:hAnsi="Times New Roman"/>
            <w:sz w:val="24"/>
            <w:szCs w:val="24"/>
          </w:rPr>
          <w:lastRenderedPageBreak/>
          <w:t xml:space="preserve">    Fisheries Conservation Group, Marine Institute, Memorial University, P.O. Box 4920, St. John's NL, Canada A1N 5R3</w:t>
        </w:r>
      </w:ins>
    </w:p>
    <w:p w:rsidR="000134ED" w:rsidRDefault="000134ED">
      <w:pPr>
        <w:pStyle w:val="Body"/>
        <w:spacing w:after="0" w:line="480" w:lineRule="auto"/>
        <w:rPr>
          <w:ins w:id="343" w:author="George Rose" w:date="2018-04-12T10:03:00Z"/>
          <w:rFonts w:ascii="Times New Roman" w:eastAsia="Times New Roman" w:hAnsi="Times New Roman" w:cs="Times New Roman"/>
          <w:sz w:val="24"/>
          <w:szCs w:val="24"/>
        </w:rPr>
      </w:pPr>
    </w:p>
    <w:p w:rsidR="000134ED" w:rsidRDefault="00E5311E">
      <w:pPr>
        <w:pStyle w:val="Body"/>
        <w:spacing w:after="0" w:line="480" w:lineRule="auto"/>
        <w:rPr>
          <w:ins w:id="344" w:author="George Rose" w:date="2018-04-12T10:03:00Z"/>
          <w:rFonts w:ascii="Times New Roman" w:eastAsia="Times New Roman" w:hAnsi="Times New Roman" w:cs="Times New Roman"/>
          <w:sz w:val="24"/>
          <w:szCs w:val="24"/>
        </w:rPr>
      </w:pPr>
      <w:ins w:id="345" w:author="George Rose" w:date="2018-04-12T10:03:00Z">
        <w:r>
          <w:rPr>
            <w:rFonts w:ascii="Times New Roman" w:hAnsi="Times New Roman"/>
            <w:sz w:val="24"/>
            <w:szCs w:val="24"/>
          </w:rPr>
          <w:t>Revised 25 January 2007, Accepted 13 August 2007, Available online 22 October 2007.</w:t>
        </w:r>
      </w:ins>
    </w:p>
    <w:p w:rsidR="000134ED" w:rsidRDefault="00E5311E">
      <w:pPr>
        <w:pStyle w:val="Body"/>
        <w:spacing w:after="0" w:line="480" w:lineRule="auto"/>
        <w:rPr>
          <w:rFonts w:ascii="Times New Roman" w:eastAsia="Times New Roman" w:hAnsi="Times New Roman" w:cs="Times New Roman"/>
          <w:sz w:val="24"/>
          <w:szCs w:val="24"/>
        </w:rPr>
      </w:pPr>
      <w:ins w:id="346" w:author="George Rose" w:date="2018-04-12T10:03:00Z">
        <w:r>
          <w:rPr>
            <w:rFonts w:ascii="Times New Roman" w:hAnsi="Times New Roman"/>
            <w:sz w:val="24"/>
            <w:szCs w:val="24"/>
          </w:rPr>
          <w:t>https://doi.org/10.1016/j.dsr2.2007.08.007</w:t>
        </w:r>
      </w:ins>
      <w:r>
        <w:rPr>
          <w:rFonts w:ascii="Times New Roman" w:hAnsi="Times New Roman"/>
          <w:sz w:val="24"/>
          <w:szCs w:val="24"/>
        </w:rPr>
        <w:t xml:space="preserve">. However, </w:t>
      </w:r>
      <w:proofErr w:type="spellStart"/>
      <w:r>
        <w:rPr>
          <w:rFonts w:ascii="Times New Roman" w:hAnsi="Times New Roman"/>
          <w:sz w:val="24"/>
          <w:szCs w:val="24"/>
        </w:rPr>
        <w:t>murres</w:t>
      </w:r>
      <w:proofErr w:type="spellEnd"/>
      <w:r>
        <w:rPr>
          <w:rFonts w:ascii="Times New Roman" w:hAnsi="Times New Roman"/>
          <w:sz w:val="24"/>
          <w:szCs w:val="24"/>
        </w:rPr>
        <w:t xml:space="preserve"> have had a temporal shift towards later breeding in the late 1990s, which corresponds with the later inshore arrivals of capelin in the </w:t>
      </w:r>
      <w:proofErr w:type="spellStart"/>
      <w:r>
        <w:rPr>
          <w:rFonts w:ascii="Times New Roman" w:hAnsi="Times New Roman"/>
          <w:sz w:val="24"/>
          <w:szCs w:val="24"/>
        </w:rPr>
        <w:t>murres</w:t>
      </w:r>
      <w:proofErr w:type="spellEnd"/>
      <w:r>
        <w:rPr>
          <w:rFonts w:ascii="Times New Roman" w:hAnsi="Times New Roman"/>
          <w:sz w:val="24"/>
          <w:szCs w:val="24"/>
        </w:rPr>
        <w:t xml:space="preserve">’ foraging range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&gt;&lt;Author&gt;Davoren&lt;/Author&gt;&lt;Year&gt;2003&lt;/Year&gt;&lt;RecNum&gt;143&lt;/RecNum&gt;&lt;Prefix&gt;&lt;/Prefix&gt;&lt;Suffix&gt;&lt;/Suffix&gt;&lt;Pages&gt;&lt;/Pages&gt;&lt;DisplayText&gt;(Davoren &amp;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(Davoren &amp; Montevecchi 2003)</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would not be expected if capelin resided year round in the bays. </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Capelin experienced profound changes in their biology post-1991. One of these changes is earlier maturation.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postulated that earlier maturation is due to non-migratory </w:t>
      </w:r>
      <w:proofErr w:type="spellStart"/>
      <w:r>
        <w:rPr>
          <w:rFonts w:ascii="Times New Roman" w:hAnsi="Times New Roman"/>
          <w:sz w:val="24"/>
          <w:szCs w:val="24"/>
        </w:rPr>
        <w:t>behaviour</w:t>
      </w:r>
      <w:proofErr w:type="spellEnd"/>
      <w:r>
        <w:rPr>
          <w:rFonts w:ascii="Times New Roman" w:hAnsi="Times New Roman"/>
          <w:sz w:val="24"/>
          <w:szCs w:val="24"/>
        </w:rPr>
        <w:t xml:space="preserve"> exhibited by capelin. We used capelin maturity data from the acoustic offshore survey and the age composition data from the inshore commercial catch to test this hypothesis. We would expect to see fewer older, mature fish in the offshore compared to the inshore if capelin are now residing in the inshore. There were large differences in maturity and age composition of catches pre- and post-1991, but there were no substantial differences in age composition and maturity between the offshore and inshore data post-1991. Earlier maturation in both the inshore and offshore is consistent with the collapse hypothesis where age at maturity declines in fish populations that have undergone a reduction in population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We used both northern cod (predator diet) and a total mortality index from the acoustic survey to investigate predator release on capelin post-1991. If capelin moved into the inshore with no reduction in biomass post-1991, then the reduced population of northern cod would have high condition while capelin total mortality would be low. Instead northern cod aggregated </w:t>
      </w:r>
      <w:r>
        <w:rPr>
          <w:rFonts w:ascii="Times New Roman" w:hAnsi="Times New Roman"/>
          <w:sz w:val="24"/>
          <w:szCs w:val="24"/>
        </w:rPr>
        <w:lastRenderedPageBreak/>
        <w:t xml:space="preserve">within a small area north of the Grand Bank and in the </w:t>
      </w:r>
      <w:proofErr w:type="spellStart"/>
      <w:r>
        <w:rPr>
          <w:rFonts w:ascii="Times New Roman" w:hAnsi="Times New Roman"/>
          <w:sz w:val="24"/>
          <w:szCs w:val="24"/>
        </w:rPr>
        <w:t>Bonavista</w:t>
      </w:r>
      <w:proofErr w:type="spellEnd"/>
      <w:r>
        <w:rPr>
          <w:rFonts w:ascii="Times New Roman" w:hAnsi="Times New Roman"/>
          <w:sz w:val="24"/>
          <w:szCs w:val="24"/>
        </w:rPr>
        <w:t xml:space="preserve"> corridor by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347" w:author="DFO-MPO" w:date="2018-04-13T10:27: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which was hypothesized to be in response to the change in distribution of capelin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348" w:author="DFO-MPO" w:date="2018-04-13T10:32: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r>
        <w:rPr>
          <w:rFonts w:ascii="Times New Roman" w:hAnsi="Times New Roman"/>
          <w:sz w:val="24"/>
          <w:szCs w:val="24"/>
        </w:rPr>
        <w:t>, and northern cod condition was low where there was no spatial overlap between cod and capelin</w:t>
      </w:r>
      <w:commentRangeStart w:id="349"/>
      <w:r>
        <w:rPr>
          <w:rFonts w:ascii="Times New Roman" w:hAnsi="Times New Roman"/>
          <w:sz w:val="24"/>
          <w:szCs w:val="24"/>
        </w:rPr>
        <w:t>.</w:t>
      </w:r>
      <w:commentRangeEnd w:id="349"/>
      <w:r>
        <w:commentReference w:id="349"/>
      </w:r>
      <w:r>
        <w:rPr>
          <w:rFonts w:ascii="Times New Roman" w:hAnsi="Times New Roman"/>
          <w:sz w:val="24"/>
          <w:szCs w:val="24"/>
        </w:rPr>
        <w:t xml:space="preserve"> However, even with a decrease in northern cod predation pressure, capelin has experienced higher total mortality since 1991. With an increase in the total mortality index over time, it seems quite plausible that capelin numbers have remained low since 1991 due to a combination of several factors: (1) capelin have not experienced a release from predation mortality following the collapse of northern cod because the decrease in cod biomass is in proportion to their own decrease 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(2) predation pressure from species other than northern cod, like seabirds, harp seals, and whales, has remained either unchanged or increased since 1991 (e.g., </w:t>
      </w:r>
      <w:proofErr w:type="spellStart"/>
      <w:r>
        <w:rPr>
          <w:rFonts w:ascii="Times New Roman" w:hAnsi="Times New Roman"/>
          <w:color w:val="151518"/>
          <w:sz w:val="24"/>
          <w:szCs w:val="24"/>
          <w:u w:color="151518"/>
        </w:rPr>
        <w:t>Chardine</w:t>
      </w:r>
      <w:proofErr w:type="spellEnd"/>
      <w:r>
        <w:rPr>
          <w:rFonts w:ascii="Times New Roman" w:hAnsi="Times New Roman"/>
          <w:color w:val="151518"/>
          <w:sz w:val="24"/>
          <w:szCs w:val="24"/>
          <w:u w:color="151518"/>
        </w:rPr>
        <w:t xml:space="preserve"> et al. 2003,  Hammill et al. 2015</w:t>
      </w:r>
      <w:r>
        <w:rPr>
          <w:rFonts w:ascii="Times New Roman" w:hAnsi="Times New Roman"/>
          <w:sz w:val="24"/>
          <w:szCs w:val="24"/>
        </w:rPr>
        <w:t>); (3) environmental conditions are driving a bottom-up control on capelin biomass (</w:t>
      </w:r>
      <w:r>
        <w:rPr>
          <w:rFonts w:ascii="Times New Roman" w:hAnsi="Times New Roman"/>
          <w:sz w:val="24"/>
          <w:szCs w:val="24"/>
          <w:shd w:val="clear" w:color="auto" w:fill="FFFF00"/>
        </w:rPr>
        <w:t>Pepin reference</w:t>
      </w:r>
      <w:r>
        <w:rPr>
          <w:rFonts w:ascii="Times New Roman" w:hAnsi="Times New Roman"/>
          <w:sz w:val="24"/>
          <w:szCs w:val="24"/>
        </w:rPr>
        <w:t>)</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w:t>
      </w:r>
      <w:r>
        <w:rPr>
          <w:rFonts w:ascii="Times New Roman" w:eastAsia="Times New Roman" w:hAnsi="Times New Roman" w:cs="Times New Roman"/>
          <w:sz w:val="24"/>
          <w:szCs w:val="24"/>
        </w:rPr>
        <w:fldChar w:fldCharType="end"/>
      </w:r>
      <w:r>
        <w:rPr>
          <w:rFonts w:ascii="Times New Roman" w:hAnsi="Times New Roman"/>
          <w:sz w:val="24"/>
          <w:szCs w:val="24"/>
        </w:rPr>
        <w:t xml:space="preserve">; (4) and there is a commercial fishery for capelin, which is managed using the precautionary approach but there are no reference points for </w:t>
      </w:r>
      <w:commentRangeStart w:id="350"/>
      <w:r>
        <w:rPr>
          <w:rFonts w:ascii="Times New Roman" w:hAnsi="Times New Roman"/>
          <w:sz w:val="24"/>
          <w:szCs w:val="24"/>
        </w:rPr>
        <w:t>capelin</w:t>
      </w:r>
      <w:commentRangeEnd w:id="350"/>
      <w:r>
        <w:commentReference w:id="350"/>
      </w:r>
      <w:r>
        <w:rPr>
          <w:rFonts w:ascii="Times New Roman" w:hAnsi="Times New Roman"/>
          <w:sz w:val="24"/>
          <w:szCs w:val="24"/>
        </w:rPr>
        <w:t xml:space="preserve">. For capelin biomass to return to its historic levels, reductions in natural and fishing mortality as well as improved ocean conditions may be required. </w:t>
      </w:r>
    </w:p>
    <w:p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All of the independent data sources examined support the hypothesis of a collapsed capelin stock, including the offshore acoustic survey, the FBTS, secondary productivity, and predator responses of northern cod, seabirds, and harp seal. While inshore commercial catch rate, aerial surveys and the Trinity Bay late- larval index provide equivocal support for the non-collapse hypothesis, the usefulness of these indices post-1991 have been called into question in both earlier Canadian government reports (e.g., Anon 1995) and in our analyses. Specifically, post-1991 market fluctuations have made the inshore catch rate index useless as an indicator of </w:t>
      </w:r>
      <w:r>
        <w:rPr>
          <w:rFonts w:ascii="Times New Roman" w:hAnsi="Times New Roman"/>
          <w:sz w:val="24"/>
          <w:szCs w:val="24"/>
        </w:rPr>
        <w:lastRenderedPageBreak/>
        <w:t>stock abundance (Anon 1995); changes in capelin biology</w:t>
      </w:r>
      <w:ins w:id="351" w:author="DFO-MPO" w:date="2018-04-13T14:36:00Z">
        <w:r w:rsidR="00286AED">
          <w:rPr>
            <w:rFonts w:ascii="Times New Roman" w:hAnsi="Times New Roman"/>
            <w:sz w:val="24"/>
            <w:szCs w:val="24"/>
          </w:rPr>
          <w:t xml:space="preserve"> and ecology</w:t>
        </w:r>
      </w:ins>
      <w:r>
        <w:rPr>
          <w:rFonts w:ascii="Times New Roman" w:hAnsi="Times New Roman"/>
          <w:sz w:val="24"/>
          <w:szCs w:val="24"/>
        </w:rPr>
        <w:t xml:space="preserve"> post-1991 violated key assumptions of the aerial surveys (Nakashima 1998); and the use of the late- larval index pre- and post-1991, without accounting for changes in spawning phenology, was misleading (Nakashima and Mowbray 2014). The spring acoustic survey in NAFO Div. 3L provides robust indices of abundance and biomass of the NAFO Div. 2J3KL capelin stock. Given the survey design, these are minimum estimates, but all data sources examined indicate that the survey captures trends in the capelin </w:t>
      </w:r>
      <w:commentRangeStart w:id="352"/>
      <w:r w:rsidRPr="00E5311E">
        <w:rPr>
          <w:rFonts w:ascii="Times New Roman" w:hAnsi="Times New Roman"/>
          <w:sz w:val="24"/>
          <w:szCs w:val="24"/>
          <w:lang w:val="en-CA"/>
          <w:rPrChange w:id="353" w:author="DFO-MPO" w:date="2018-04-13T10:27:00Z">
            <w:rPr>
              <w:rFonts w:ascii="Times New Roman" w:hAnsi="Times New Roman"/>
              <w:sz w:val="24"/>
              <w:szCs w:val="24"/>
              <w:lang w:val="fr-FR"/>
            </w:rPr>
          </w:rPrChange>
        </w:rPr>
        <w:t>population</w:t>
      </w:r>
      <w:commentRangeEnd w:id="352"/>
      <w:r>
        <w:commentReference w:id="352"/>
      </w:r>
      <w:ins w:id="354" w:author="George Rose" w:date="2018-04-12T10:43:00Z">
        <w:r>
          <w:rPr>
            <w:rFonts w:ascii="Times New Roman" w:hAnsi="Times New Roman"/>
            <w:sz w:val="24"/>
            <w:szCs w:val="24"/>
          </w:rPr>
          <w:t>, which collapsed in the early 1990s</w:t>
        </w:r>
      </w:ins>
      <w:r>
        <w:rPr>
          <w:rFonts w:ascii="Times New Roman" w:hAnsi="Times New Roman"/>
          <w:sz w:val="24"/>
          <w:szCs w:val="24"/>
        </w:rPr>
        <w:t xml:space="preserve">. </w:t>
      </w:r>
    </w:p>
    <w:p w:rsidR="000134ED" w:rsidRDefault="000134ED">
      <w:pPr>
        <w:pStyle w:val="Body"/>
        <w:spacing w:after="0" w:line="480" w:lineRule="auto"/>
        <w:rPr>
          <w:rFonts w:ascii="Times New Roman" w:eastAsia="Times New Roman" w:hAnsi="Times New Roman" w:cs="Times New Roman"/>
          <w:sz w:val="24"/>
          <w:szCs w:val="24"/>
        </w:rPr>
      </w:pPr>
    </w:p>
    <w:p w:rsidR="000134ED" w:rsidRDefault="000134ED">
      <w:pPr>
        <w:pStyle w:val="Body"/>
        <w:spacing w:after="0" w:line="480" w:lineRule="auto"/>
        <w:rPr>
          <w:rFonts w:ascii="Times New Roman" w:eastAsia="Times New Roman" w:hAnsi="Times New Roman" w:cs="Times New Roman"/>
          <w:sz w:val="24"/>
          <w:szCs w:val="24"/>
        </w:rPr>
      </w:pPr>
    </w:p>
    <w:p w:rsidR="000134ED" w:rsidRDefault="00E5311E">
      <w:pPr>
        <w:pStyle w:val="Body"/>
        <w:spacing w:after="0" w:line="480" w:lineRule="auto"/>
      </w:pPr>
      <w:r>
        <w:rPr>
          <w:rFonts w:ascii="Arial Unicode MS" w:eastAsia="Arial Unicode MS" w:hAnsi="Arial Unicode MS" w:cs="Arial Unicode MS"/>
          <w:sz w:val="24"/>
          <w:szCs w:val="24"/>
        </w:rPr>
        <w:br w:type="page"/>
      </w:r>
    </w:p>
    <w:p w:rsidR="000134ED" w:rsidRDefault="00E5311E">
      <w:pPr>
        <w:pStyle w:val="Heading2"/>
        <w:spacing w:before="0" w:after="0" w:line="480" w:lineRule="auto"/>
        <w:rPr>
          <w:rFonts w:ascii="Times New Roman" w:eastAsia="Times New Roman" w:hAnsi="Times New Roman" w:cs="Times New Roman"/>
          <w:sz w:val="24"/>
          <w:szCs w:val="24"/>
        </w:rPr>
      </w:pPr>
      <w:r w:rsidRPr="00E5311E">
        <w:rPr>
          <w:rFonts w:ascii="Times New Roman" w:hAnsi="Times New Roman"/>
          <w:sz w:val="24"/>
          <w:szCs w:val="24"/>
          <w:rPrChange w:id="355" w:author="DFO-MPO" w:date="2018-04-13T10:32:00Z">
            <w:rPr>
              <w:rFonts w:ascii="Times New Roman" w:hAnsi="Times New Roman"/>
              <w:sz w:val="24"/>
              <w:szCs w:val="24"/>
              <w:lang w:val="fr-FR"/>
            </w:rPr>
          </w:rPrChange>
        </w:rPr>
        <w:lastRenderedPageBreak/>
        <w:t>References</w:t>
      </w:r>
    </w:p>
    <w:p w:rsidR="000134ED" w:rsidRDefault="00E5311E">
      <w:pPr>
        <w:pStyle w:val="EndNoteBibliography"/>
        <w:spacing w:after="0" w:line="480" w:lineRule="auto"/>
        <w:ind w:left="720" w:hanging="720"/>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EN.REFLIST </w:instrText>
      </w:r>
      <w:r>
        <w:rPr>
          <w:rFonts w:ascii="Times New Roman" w:eastAsia="Times New Roman" w:hAnsi="Times New Roman" w:cs="Times New Roman"/>
          <w:sz w:val="24"/>
          <w:szCs w:val="24"/>
        </w:rPr>
        <w:fldChar w:fldCharType="separate"/>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Alheit J, Roy C, Kifani S (2009) Decadal-scale variability in populations. In: Checkley D, Alheit J, Oozeki Y, Roy C (eds) Climate Change and Small Pelagic Fish. Cambridge University Press, Cambridge, UK</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Anon (1998) Capelin in SA2 + Div. 3KL. Book 98/63. Canadian Science Advisory Secretariat (CSAS) Research Document</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Bourne C, Mowbray F, Squires B, Croft J (2015) An assessment framework and review of Newfoundland east and south coast Atlantic herring (</w:t>
      </w:r>
      <w:r>
        <w:rPr>
          <w:rFonts w:ascii="Times New Roman" w:hAnsi="Times New Roman"/>
          <w:i/>
          <w:iCs/>
          <w:sz w:val="24"/>
          <w:szCs w:val="24"/>
          <w:lang w:val="es-ES_tradnl"/>
        </w:rPr>
        <w:t>Clupea harengus</w:t>
      </w:r>
      <w:r>
        <w:rPr>
          <w:rFonts w:ascii="Times New Roman" w:hAnsi="Times New Roman"/>
          <w:sz w:val="24"/>
          <w:szCs w:val="24"/>
          <w:lang w:val="en-US"/>
        </w:rPr>
        <w:t>) stocks to the spring of 2013. Canadian Science Advisory Secretariat (CSAS) Research Document 2015/029</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Pepin P, Mowbray F, Nakashima BS, Stenson GB, Ollerhead N, Montevecchi WA (2014a) Bottom-up regulation of capelin, a keystone forage species. PLoS ONE 9:e87589</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Stenson GB (2014b) The role of harp seals, fisheries and food availability in driving the dynamics of northern cod. Marine Ecology Progress Series 511:265-284</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Campbell JS, Winters GH (1973) Some biological characteristics of capelin, </w:t>
      </w:r>
      <w:r>
        <w:rPr>
          <w:rFonts w:ascii="Times New Roman" w:hAnsi="Times New Roman"/>
          <w:i/>
          <w:iCs/>
          <w:sz w:val="24"/>
          <w:szCs w:val="24"/>
        </w:rPr>
        <w:t>Mallotus villosus</w:t>
      </w:r>
      <w:r>
        <w:rPr>
          <w:rFonts w:ascii="Times New Roman" w:hAnsi="Times New Roman"/>
          <w:sz w:val="24"/>
          <w:szCs w:val="24"/>
          <w:lang w:val="en-US"/>
        </w:rPr>
        <w:t>, in the Newfoundland area. International Commission for the Northwest Atlantic Fisheries Research Document 73/90</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 Nakashima BS, Miller DS (1994) An evaluation of trends in abundance of capelin (Mallotus villosus) from acoustics, aerial surveys and catch rates in NAFO Division 3L, 1982-89. Northw Atl Fish Sci 17:45-57</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Carscadden JE, Frank KT, Leggett WC (2000) Evaluation of an environment-recruitment model for capelin (M</w:t>
      </w:r>
      <w:r>
        <w:rPr>
          <w:rFonts w:ascii="Times New Roman" w:hAnsi="Times New Roman"/>
          <w:i/>
          <w:iCs/>
          <w:sz w:val="24"/>
          <w:szCs w:val="24"/>
        </w:rPr>
        <w:t>allotus villosus)</w:t>
      </w:r>
      <w:r>
        <w:rPr>
          <w:rFonts w:ascii="Times New Roman" w:hAnsi="Times New Roman"/>
          <w:sz w:val="24"/>
          <w:szCs w:val="24"/>
          <w:lang w:val="it-IT"/>
        </w:rPr>
        <w:t>. ICES J Mar Sci 57:412-418</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JE, Frank KT, Leggett WC (2001) Ecosystem changes and the effects on capelin (</w:t>
      </w:r>
      <w:r>
        <w:rPr>
          <w:rFonts w:ascii="Times New Roman" w:hAnsi="Times New Roman"/>
          <w:i/>
          <w:iCs/>
          <w:sz w:val="24"/>
          <w:szCs w:val="24"/>
        </w:rPr>
        <w:t>Mallotus villosus</w:t>
      </w:r>
      <w:r>
        <w:rPr>
          <w:rFonts w:ascii="Times New Roman" w:hAnsi="Times New Roman"/>
          <w:sz w:val="24"/>
          <w:szCs w:val="24"/>
          <w:lang w:val="en-US"/>
        </w:rPr>
        <w:t>), a major forage species. Canadian Journal of Fisheries and Aquatic Sciences 58:73-85</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Carscadden JE, 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rPr>
        <w:t>ter H, Vilhjá</w:t>
      </w:r>
      <w:r>
        <w:rPr>
          <w:rFonts w:ascii="Times New Roman" w:hAnsi="Times New Roman"/>
          <w:sz w:val="24"/>
          <w:szCs w:val="24"/>
          <w:lang w:val="en-US"/>
        </w:rPr>
        <w:t>lmsson H (2013) A comparison of recent changes in distribution of capelin (</w:t>
      </w:r>
      <w:r>
        <w:rPr>
          <w:rFonts w:ascii="Times New Roman" w:hAnsi="Times New Roman"/>
          <w:i/>
          <w:iCs/>
          <w:sz w:val="24"/>
          <w:szCs w:val="24"/>
        </w:rPr>
        <w:t>Mallotus villosus)</w:t>
      </w:r>
      <w:r>
        <w:rPr>
          <w:rFonts w:ascii="Times New Roman" w:hAnsi="Times New Roman"/>
          <w:sz w:val="24"/>
          <w:szCs w:val="24"/>
          <w:lang w:val="en-US"/>
        </w:rPr>
        <w:t xml:space="preserve"> in the Barents Sea, around Iceland and in the Northwest Atlantic. Progress in Oceanography</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JE, Nakashima BS (1997) Abundance and changes in distribution, biology and behavior of capelin in response to cooler water of the 1990s.  Forage fishes in marine ecosystems Proceedings of the International Symposium on the Role of Forage Fishes in Marine Ecosystems Alaska Sea Grant College Program Rep No AK-SG-97-01. University of Alaska Fairbanks, Fairbanks, Alaska</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Chardine JW, Robertson GJ, Ryan PC, Turner B (2003) Abundance and distribution of common murres breeding at Funk Island, Newfoundland in 1972 and 2000. Canadian Wildlife Service Technical Report Series Atlantic Region:iv + 15</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s-ES_tradnl"/>
        </w:rPr>
        <w:t>Chavez FP, Ryan J, Lluch-Cota SE, Ñ</w:t>
      </w:r>
      <w:r>
        <w:rPr>
          <w:rFonts w:ascii="Times New Roman" w:hAnsi="Times New Roman"/>
          <w:sz w:val="24"/>
          <w:szCs w:val="24"/>
          <w:lang w:val="en-US"/>
        </w:rPr>
        <w:t>iquen MC (2003) From anchovies to sardines and back: multidecadal change in the Pacific Ocean. Science 299:217-221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 xml:space="preserve">Cury PM, Boyd IL, Bonhommeau S, Anker-Nilssen T, Crawford RJM, Furness RW, Mills JA, Murphy EJ, </w:t>
      </w:r>
      <w:r>
        <w:rPr>
          <w:rFonts w:ascii="Times New Roman" w:hAnsi="Times New Roman"/>
          <w:sz w:val="24"/>
          <w:szCs w:val="24"/>
        </w:rPr>
        <w:t>Ö</w:t>
      </w:r>
      <w:r>
        <w:rPr>
          <w:rFonts w:ascii="Times New Roman" w:hAnsi="Times New Roman"/>
          <w:sz w:val="24"/>
          <w:szCs w:val="24"/>
          <w:lang w:val="en-US"/>
        </w:rPr>
        <w:t>sterblom H, Paleczny M, Piatt JF, Roux J-P, Shannon L, Sydeman WJ (2011) Global Seabird Response to Forage Fish Depletion—One-Third for the Birds. Science 334:1703</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Dalley EL, Anderson JT, deYoung B (2002) Atmospheric forcing, larval drift, and recruitment of capelin ( Mallotus villosus ). ICES Journal of Marine Science 59:929-941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Davoren GK, Montevecchi WA (2003) Signals from seabirds indicate changing biology of capelin stocks. Marine Ecology Progress Series 258:253-261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(1994) Report on the status of pelagic fishes (capelin off Newfoundland and in the Gulf of St. Lawrence, and herring off the East, Southeast and South coasts off Newfoundland). DFO Atlantic Fisheries Stock Status Report 1994/3</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(2000) Capelin in Subarea 2 + Div. 3KL. DFO Science Stock Status Report B2-02 (2000):1-6</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(2001a) Capelin in SA 2 + Div. 3KL during 1999. DFO Res Doc 2001/161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(2001b) Capelin in Subarea 2 + Div. 3KL - Update. DFO Science Stock Status Report B2-02 (2001):1-5</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(2008) Assessment of capelin in SA2+Div. 3KL in 2008. DFO Canadian Science Advisory Secretariat Science Advisory Report 2008/054</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(2010) Assessment of Capelin in SA 2 + Div. 3KL in 2010. DFO Canadian Science Advisory Secretariat Science Advisory Report 2010/090</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(2013) Assessment of capelin in SA2 + Div. 3KL in 2013. DFO Canadian Science Advisory Secretariat Science Advisory Report 2013/11</w:t>
      </w:r>
    </w:p>
    <w:p w:rsidR="000134ED" w:rsidRDefault="00E5311E">
      <w:pPr>
        <w:pStyle w:val="EndNoteBibliography"/>
        <w:spacing w:after="0" w:line="480" w:lineRule="auto"/>
        <w:ind w:left="720" w:hanging="720"/>
        <w:rPr>
          <w:ins w:id="356" w:author="DFO-MPO" w:date="2018-04-13T14:38:00Z"/>
          <w:rFonts w:ascii="Times New Roman" w:hAnsi="Times New Roman"/>
          <w:sz w:val="24"/>
          <w:szCs w:val="24"/>
          <w:lang w:val="en-US"/>
        </w:rPr>
      </w:pPr>
      <w:r>
        <w:rPr>
          <w:rFonts w:ascii="Times New Roman" w:hAnsi="Times New Roman"/>
          <w:sz w:val="24"/>
          <w:szCs w:val="24"/>
          <w:lang w:val="en-US"/>
        </w:rPr>
        <w:t>DFO (2015) Assessment of capelin in Subarea 2 and Divisions 3KL in 2015. DFO Canadian Science Advisory Secretariat Science Advisory Report 2015/036</w:t>
      </w:r>
    </w:p>
    <w:p w:rsidR="00286AED" w:rsidRDefault="00286AED">
      <w:pPr>
        <w:pStyle w:val="EndNoteBibliography"/>
        <w:spacing w:after="0" w:line="480" w:lineRule="auto"/>
        <w:ind w:left="720" w:hanging="720"/>
        <w:rPr>
          <w:rFonts w:ascii="Times New Roman" w:eastAsia="Times New Roman" w:hAnsi="Times New Roman" w:cs="Times New Roman"/>
          <w:sz w:val="24"/>
          <w:szCs w:val="24"/>
        </w:rPr>
      </w:pPr>
      <w:ins w:id="357" w:author="DFO-MPO" w:date="2018-04-13T14:38:00Z">
        <w:r>
          <w:rPr>
            <w:rFonts w:ascii="Times New Roman" w:hAnsi="Times New Roman"/>
            <w:sz w:val="24"/>
            <w:szCs w:val="24"/>
            <w:lang w:val="en-US"/>
          </w:rPr>
          <w:t>DFO (2018)…</w:t>
        </w:r>
      </w:ins>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Drinkwater, KF (1996) Atmospheric and oceanic variability in the Northwest Atlantic during the 1980s and early 1990s. J. Northw. Atl. Fish. Sci. 18: 77-97</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Evans GT, Nakashima BS (2002) A weighted multiplicative analysis to estimate trends in year-class size of capelin. ICES Journal of Marine Science 59:1116-1119</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Foster AR, Houlihan DF, Hall SI (1993) Effects of Nutritional Regime on Correlates of Growth Rate in Juvenile Atlantic Cod (Gadus morhua): Comparison of Morphological and Biochemical Measurements. Canadian Journal of Fisheries and Aquatic Sciences 50:502-512</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Carscadden JE, Simon JE (1996) Recent excursions of capelin (</w:t>
      </w:r>
      <w:r>
        <w:rPr>
          <w:rFonts w:ascii="Times New Roman" w:hAnsi="Times New Roman"/>
          <w:i/>
          <w:iCs/>
          <w:sz w:val="24"/>
          <w:szCs w:val="24"/>
        </w:rPr>
        <w:t>Mallotus villosus</w:t>
      </w:r>
      <w:r>
        <w:rPr>
          <w:rFonts w:ascii="Times New Roman" w:hAnsi="Times New Roman"/>
          <w:sz w:val="24"/>
          <w:szCs w:val="24"/>
          <w:lang w:val="en-US"/>
        </w:rPr>
        <w:t>) to the Scotian Shelf and Flemish Cap during anomalous hydrographic conditions. Canadian Journal of Fisheries and Aquatic Sciences 53:1473-1486</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Leggett WC (1981) Wind regulation of emergence times and early larval survival in capelin (</w:t>
      </w:r>
      <w:r>
        <w:rPr>
          <w:rFonts w:ascii="Times New Roman" w:hAnsi="Times New Roman"/>
          <w:i/>
          <w:iCs/>
          <w:sz w:val="24"/>
          <w:szCs w:val="24"/>
        </w:rPr>
        <w:t>Mallotus villosus</w:t>
      </w:r>
      <w:r>
        <w:rPr>
          <w:rFonts w:ascii="Times New Roman" w:hAnsi="Times New Roman"/>
          <w:sz w:val="24"/>
          <w:szCs w:val="24"/>
          <w:lang w:val="en-US"/>
        </w:rPr>
        <w:t>). Canadian Journal of Fisheries and Aquatic Sciences 38:215-223</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Petrie B, Boyce D, Leggett WC (2016) Anomalous ecosystem dynamics following the apparent collapse of a keystone forage species. Marine Ecology Progress Series 553:185-202</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Petrie B, Choi JS, Leggett WC (2005) Trophic Cascades in a Formerly Cod-Dominated Ecosystem. Science 308:1621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Gislason H, Daan N, Rice Jake C, Pope John G (2010) Size, growth, temperature and the natural mortality of marine fish. Fish and Fisheries 11:149-158</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(1998) The population biology and exploitation of capelin (Mallotus villosus) in the barents sea. Sarsia 83:453-496</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Bogstad B, Tjelmeland S (2009) Ecosystem effects of the three capelin stock collapses in the Barents Sea. Marine Biology Research 5:40-53</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Gomes MdC, Haedrich RL, Villagarcia MG (1995) Spatial and temporal changes in the groundfish assemblages on the north-east Newfoundland/Labrador Shelf, north-west Atlantic, 1978-1991. Fisheries Oceanography 4:85-101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Hammill MO, Stenson GB, Doniol-Valcroze T, Mosnier A (2011) Northwest Atlantic harp seals population trends, 1952-2012. DFO Canadian Science Advisory Secretariat Research Document 2011/099</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Hammill MO, Stenson GB, Doniol-Valcroze T, Mosnier A (2015) Conservation of northwest Atlantic harp seals: Past success, future uncertainty? Biological Conservation 192:181-191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Hamre J (1994) Biodiversity and exploitation of the main fish stocks in the Norwegian - Barents Sea ecosystem. Biodiversity &amp; Conservation 3:473-492</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Haug T, Nilssen K (1995) Ecological implications of harp seals </w:t>
      </w:r>
      <w:r>
        <w:rPr>
          <w:rFonts w:ascii="Times New Roman" w:hAnsi="Times New Roman"/>
          <w:i/>
          <w:iCs/>
          <w:sz w:val="24"/>
          <w:szCs w:val="24"/>
          <w:lang w:val="nl-NL"/>
        </w:rPr>
        <w:t>Phoca groenlandica</w:t>
      </w:r>
      <w:r>
        <w:rPr>
          <w:rFonts w:ascii="Times New Roman" w:hAnsi="Times New Roman"/>
          <w:sz w:val="24"/>
          <w:szCs w:val="24"/>
          <w:lang w:val="en-US"/>
        </w:rPr>
        <w:t xml:space="preserve"> invasions in northern Norway. In: Schytte Blix A, Wall</w:t>
      </w:r>
      <w:r>
        <w:rPr>
          <w:rFonts w:ascii="Times New Roman" w:hAnsi="Times New Roman"/>
          <w:sz w:val="24"/>
          <w:szCs w:val="24"/>
          <w:lang w:val="da-DK"/>
        </w:rPr>
        <w:t>ø</w:t>
      </w:r>
      <w:r>
        <w:rPr>
          <w:rFonts w:ascii="Times New Roman" w:hAnsi="Times New Roman"/>
          <w:sz w:val="24"/>
          <w:szCs w:val="24"/>
          <w:lang w:val="de-DE"/>
        </w:rPr>
        <w:t xml:space="preserve">e L, Ulltang </w:t>
      </w:r>
      <w:r>
        <w:rPr>
          <w:rFonts w:ascii="Times New Roman" w:hAnsi="Times New Roman"/>
          <w:sz w:val="24"/>
          <w:szCs w:val="24"/>
        </w:rPr>
        <w:t xml:space="preserve">Ø </w:t>
      </w:r>
      <w:r>
        <w:rPr>
          <w:rFonts w:ascii="Times New Roman" w:hAnsi="Times New Roman"/>
          <w:sz w:val="24"/>
          <w:szCs w:val="24"/>
          <w:lang w:val="en-US"/>
        </w:rPr>
        <w:t xml:space="preserve">(eds) Whales, seals, fish and man. Elsevier Science </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Huse G (1998) Sex-specific life history strategies in capelin (</w:t>
      </w:r>
      <w:r>
        <w:rPr>
          <w:rFonts w:ascii="Times New Roman" w:hAnsi="Times New Roman"/>
          <w:i/>
          <w:iCs/>
          <w:sz w:val="24"/>
          <w:szCs w:val="24"/>
        </w:rPr>
        <w:t>Mallotus villosus</w:t>
      </w:r>
      <w:r>
        <w:rPr>
          <w:rFonts w:ascii="Times New Roman" w:hAnsi="Times New Roman"/>
          <w:sz w:val="24"/>
          <w:szCs w:val="24"/>
          <w:lang w:val="en-US"/>
        </w:rPr>
        <w:t>)? Canadian Journal of Fisheries and Aquatic Sciences 55:631-638</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Hutchings JA, Myers RA (1994) What can be learned from the collapse of a renewable resource? Atlantic cod, </w:t>
      </w:r>
      <w:r>
        <w:rPr>
          <w:rFonts w:ascii="Times New Roman" w:hAnsi="Times New Roman"/>
          <w:i/>
          <w:iCs/>
          <w:sz w:val="24"/>
          <w:szCs w:val="24"/>
        </w:rPr>
        <w:t>Gadus morhua</w:t>
      </w:r>
      <w:r>
        <w:rPr>
          <w:rFonts w:ascii="Times New Roman" w:hAnsi="Times New Roman"/>
          <w:sz w:val="24"/>
          <w:szCs w:val="24"/>
          <w:lang w:val="en-US"/>
        </w:rPr>
        <w:t>, of Newfoundland and Labrador. Canadian Journal of Fisheries and Aquatic Sciences 51:2126-2146</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ICES (2005) Spawning and life history information for North Atlantic cod stocks. In: Brander KM (ed) ICES Cooperative Research Report, Book 274. ICES, Copenhagen, Denmark</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ICES (2017) Report of the North Western Working Group (NWWG). Copenhagen, Denmark</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lastRenderedPageBreak/>
        <w:t>Jangaard PM (1974) The capelin (</w:t>
      </w:r>
      <w:r>
        <w:rPr>
          <w:rFonts w:ascii="Times New Roman" w:hAnsi="Times New Roman"/>
          <w:i/>
          <w:iCs/>
          <w:sz w:val="24"/>
          <w:szCs w:val="24"/>
        </w:rPr>
        <w:t>Mallotus villosus</w:t>
      </w:r>
      <w:r>
        <w:rPr>
          <w:rFonts w:ascii="Times New Roman" w:hAnsi="Times New Roman"/>
          <w:sz w:val="24"/>
          <w:szCs w:val="24"/>
          <w:lang w:val="en-US"/>
        </w:rPr>
        <w:t>): biology, distribution, exploitation, utilization, and composition. Bulletin of the Fisheries Research Board of Canada 186:1-70</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Koen-Alonso M, Pepin P, Mowbray F (2010) Exploring the role of environmental and anthropogenic drivers in the trajectories of core fish species of the Newfoundland-Labrador marine community. </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Lambert Y, Dutil J-D (1997a) Can simple condition indices be used to monitor and quantify seasonal changes in the energy reserves of cod (</w:t>
      </w:r>
      <w:r>
        <w:rPr>
          <w:rFonts w:ascii="Times New Roman" w:hAnsi="Times New Roman"/>
          <w:i/>
          <w:iCs/>
          <w:sz w:val="24"/>
          <w:szCs w:val="24"/>
        </w:rPr>
        <w:t>Gadus morhua</w:t>
      </w:r>
      <w:r>
        <w:rPr>
          <w:rFonts w:ascii="Times New Roman" w:hAnsi="Times New Roman"/>
          <w:sz w:val="24"/>
          <w:szCs w:val="24"/>
          <w:lang w:val="en-US"/>
        </w:rPr>
        <w:t>)? Canadian Journal of Fisheries and Aquatic Sciences 54:104-112</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Lambert Y, Dutil J-D (1997b) Condition and energy reserves of Atlantic cod (</w:t>
      </w:r>
      <w:r>
        <w:rPr>
          <w:rFonts w:ascii="Times New Roman" w:hAnsi="Times New Roman"/>
          <w:i/>
          <w:iCs/>
          <w:sz w:val="24"/>
          <w:szCs w:val="24"/>
        </w:rPr>
        <w:t>Gadus morhua</w:t>
      </w:r>
      <w:r>
        <w:rPr>
          <w:rFonts w:ascii="Times New Roman" w:hAnsi="Times New Roman"/>
          <w:sz w:val="24"/>
          <w:szCs w:val="24"/>
          <w:lang w:val="en-US"/>
        </w:rPr>
        <w:t>) during the collapse of the northern Gulf of St. Lawrence stock. Canadian Journal of Fisheries and Aquatic Sciences 54:2388-2400</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Leggett WC, Frank KT, Carscadden JE (1984) Meteorological and hydrographic regulation of year-class strength in capelin (</w:t>
      </w:r>
      <w:r>
        <w:rPr>
          <w:rFonts w:ascii="Times New Roman" w:hAnsi="Times New Roman"/>
          <w:i/>
          <w:iCs/>
          <w:sz w:val="24"/>
          <w:szCs w:val="24"/>
        </w:rPr>
        <w:t>Mallotus villosus</w:t>
      </w:r>
      <w:r>
        <w:rPr>
          <w:rFonts w:ascii="Times New Roman" w:hAnsi="Times New Roman"/>
          <w:sz w:val="24"/>
          <w:szCs w:val="24"/>
          <w:lang w:val="en-US"/>
        </w:rPr>
        <w:t>). Canadian Journal of Fisheries and Aquatic Sciences 41:1193-1201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Davis DJ (1993) Changes in the distribution of capelin in Divisions 2J, 3K and 3L in the autumns of recent years, as inferred from bottom-trawl by-catches and cod stomachs examinations. NAFO SCR Doc 93/54</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Hop H, Stansbury DE, Bishop CA (1994) Distribution and abundance of polar cod (</w:t>
      </w:r>
      <w:r>
        <w:rPr>
          <w:rFonts w:ascii="Times New Roman" w:hAnsi="Times New Roman"/>
          <w:i/>
          <w:iCs/>
          <w:sz w:val="24"/>
          <w:szCs w:val="24"/>
          <w:lang w:val="en-US"/>
        </w:rPr>
        <w:t>Boreogadus saida</w:t>
      </w:r>
      <w:r>
        <w:rPr>
          <w:rFonts w:ascii="Times New Roman" w:hAnsi="Times New Roman"/>
          <w:sz w:val="24"/>
          <w:szCs w:val="24"/>
          <w:lang w:val="en-US"/>
        </w:rPr>
        <w:t>) off southern Labrador and eastern Newfoundland. ICES CM 0:6</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Parsons DG, Kulka DW (2000) Was the increase in shrimp biomass on the northeast Newfoundland shelf a consequence of a release in predation pressure from cod? Journal of Northwest Atlantic Fishery Science 27:45-61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Marshall CT, Needle CL, Yaragina NA, Ajiad AM, Gusev E (2004) Deriving condition indices from standard fisheries databases and evaluating their sensitivity to variation in stored energy reserves. Canadian Journal of Fisheries and Aquatic Sciences 61:1900-1917</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McQuinn IH (2009) Pelagic fish outburst or suprabenthic habitat occupation: legacy of the Atlantic cod (</w:t>
      </w:r>
      <w:r>
        <w:rPr>
          <w:rFonts w:ascii="Times New Roman" w:hAnsi="Times New Roman"/>
          <w:i/>
          <w:iCs/>
          <w:sz w:val="24"/>
          <w:szCs w:val="24"/>
        </w:rPr>
        <w:t>Gadus morhua</w:t>
      </w:r>
      <w:r>
        <w:rPr>
          <w:rFonts w:ascii="Times New Roman" w:hAnsi="Times New Roman"/>
          <w:sz w:val="24"/>
          <w:szCs w:val="24"/>
          <w:lang w:val="en-US"/>
        </w:rPr>
        <w:t>) collapse in eastern Canada. Canadian Journal of Fisheries and Aquatic Sciences 66:2256-2262</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Melvin GD, Fife FJ, Sochasky JB, Power MJ, Stephenson RL (1995) The 1995 Update on Georges Bank 5Z Herring Stock. DFO Atlantic Fisheries Research Document 95/86</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Miller DS (1994)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2J3KL in the autumn of 1993.  Capelin in SA2 + Div 3KL DFO Atlantic Fisheries Research Document 94/18</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Miller DS (1997)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3KL in the spring of 1996.  Capelin in SA2 + Div 3KL DFO Atlantic Fisheries Research Document 97/29</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Misra RK, Carscadden J (1984) Stock discrimination of capelin (</w:t>
      </w:r>
      <w:r>
        <w:rPr>
          <w:rFonts w:ascii="Times New Roman" w:hAnsi="Times New Roman"/>
          <w:i/>
          <w:iCs/>
          <w:sz w:val="24"/>
          <w:szCs w:val="24"/>
        </w:rPr>
        <w:t>Mallotus villosus</w:t>
      </w:r>
      <w:r>
        <w:rPr>
          <w:rFonts w:ascii="Times New Roman" w:hAnsi="Times New Roman"/>
          <w:sz w:val="24"/>
          <w:szCs w:val="24"/>
          <w:lang w:val="en-US"/>
        </w:rPr>
        <w:t>) in the Northwest Atlantic. Journal of Northwest Atlantic Fishery Science 5:199-205</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Montevecchi WA (2000) Seabirds. In: Bundy A, Lilly GR, Shelton PA (eds) A Mass Balance Model of the Newfoundland-Labrador Shelf</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Montevecchi WA (2007) Binary dietary responses of northern gannets </w:t>
      </w:r>
      <w:r>
        <w:rPr>
          <w:rFonts w:ascii="Times New Roman" w:hAnsi="Times New Roman"/>
          <w:i/>
          <w:iCs/>
          <w:sz w:val="24"/>
          <w:szCs w:val="24"/>
          <w:lang w:val="it-IT"/>
        </w:rPr>
        <w:t>Sula bassana</w:t>
      </w:r>
      <w:r>
        <w:rPr>
          <w:rFonts w:ascii="Times New Roman" w:hAnsi="Times New Roman"/>
          <w:sz w:val="24"/>
          <w:szCs w:val="24"/>
          <w:lang w:val="en-US"/>
        </w:rPr>
        <w:t xml:space="preserve"> indicate changing food web and oceanographic conditions. Marine Ecology Progress Series 352:213-220</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Montevecchi WA, Myers RA (1997) Centurial and decadal oceanographic influences on changes in Northern Gannet populations and diets in the Northwest Atlantic: Implications for climate change. ICES Journal of Marine Science 54:608-614</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Koen-Alonso M, Rideout RM, Buren AD, Maddock Parsons D (2017) Growth and condition in relation to the lack of recovery of northern cod. ICES Journal of Marine Science:fsx166-fsx166</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Rideout RM, Colbourne EB (2010) Impact of environmental temperature on Atlantic cod Gadus morhua energy allocation to growth, condition and reproduction. Marine Ecology Progress Series 404:185-195</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Mowbray F (2002) Changes in the vertical distribution of capelin (</w:t>
      </w:r>
      <w:r>
        <w:rPr>
          <w:rFonts w:ascii="Times New Roman" w:hAnsi="Times New Roman"/>
          <w:i/>
          <w:iCs/>
          <w:sz w:val="24"/>
          <w:szCs w:val="24"/>
        </w:rPr>
        <w:t>Mallotus villosus</w:t>
      </w:r>
      <w:r>
        <w:rPr>
          <w:rFonts w:ascii="Times New Roman" w:hAnsi="Times New Roman"/>
          <w:sz w:val="24"/>
          <w:szCs w:val="24"/>
          <w:lang w:val="en-US"/>
        </w:rPr>
        <w:t>) off Newfoundland. ICES Journal of Marine Science 59:942-949</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Mowbray F (2014) Recent spring offshore acoustic survey results for capelin, </w:t>
      </w:r>
      <w:r>
        <w:rPr>
          <w:rFonts w:ascii="Times New Roman" w:hAnsi="Times New Roman"/>
          <w:i/>
          <w:iCs/>
          <w:sz w:val="24"/>
          <w:szCs w:val="24"/>
        </w:rPr>
        <w:t>Mallotus villosus</w:t>
      </w:r>
      <w:r>
        <w:rPr>
          <w:rFonts w:ascii="Times New Roman" w:hAnsi="Times New Roman"/>
          <w:sz w:val="24"/>
          <w:szCs w:val="24"/>
          <w:lang w:val="en-US"/>
        </w:rPr>
        <w:t>, in NAFO Division 3L. DFO Canadian Science Advisory Secretariat Research Document 2013/040</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Munaf</w:t>
      </w:r>
      <w:r>
        <w:rPr>
          <w:rFonts w:ascii="Times New Roman" w:hAnsi="Times New Roman"/>
          <w:sz w:val="24"/>
          <w:szCs w:val="24"/>
          <w:lang w:val="it-IT"/>
        </w:rPr>
        <w:t xml:space="preserve">ò </w:t>
      </w:r>
      <w:r>
        <w:rPr>
          <w:rFonts w:ascii="Times New Roman" w:hAnsi="Times New Roman"/>
          <w:sz w:val="24"/>
          <w:szCs w:val="24"/>
          <w:lang w:val="en-US"/>
        </w:rPr>
        <w:t>MR, Davey Smith G (2018) Robust research needs many lines of evidence. Nature 553:399-401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Murphy HM, Pepin P, Robert D (2018) Re-visiting the drivers of capelin recruitment in Newfoundland since 1991. Fisheries Research 200:1-10</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Nakashima B (1996) The relationship between oceanographic conditions in the 1990s and changes in spawning behaviour, growth and early life history of capelin (M</w:t>
      </w:r>
      <w:r>
        <w:rPr>
          <w:rFonts w:ascii="Times New Roman" w:hAnsi="Times New Roman"/>
          <w:i/>
          <w:iCs/>
          <w:sz w:val="24"/>
          <w:szCs w:val="24"/>
        </w:rPr>
        <w:t>allotus villosus)</w:t>
      </w:r>
      <w:r>
        <w:rPr>
          <w:rFonts w:ascii="Times New Roman" w:hAnsi="Times New Roman"/>
          <w:sz w:val="24"/>
          <w:szCs w:val="24"/>
          <w:lang w:val="en-US"/>
        </w:rPr>
        <w:t>. NAFO Sci Coun Studies 24:55-68</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Nakashima BS (1992) Patterns in coastal migration and stock structure of capelin (</w:t>
      </w:r>
      <w:r>
        <w:rPr>
          <w:rFonts w:ascii="Times New Roman" w:hAnsi="Times New Roman"/>
          <w:i/>
          <w:iCs/>
          <w:sz w:val="24"/>
          <w:szCs w:val="24"/>
        </w:rPr>
        <w:t>Mallotus villosus</w:t>
      </w:r>
      <w:r>
        <w:rPr>
          <w:rFonts w:ascii="Times New Roman" w:hAnsi="Times New Roman"/>
          <w:sz w:val="24"/>
          <w:szCs w:val="24"/>
          <w:lang w:val="en-US"/>
        </w:rPr>
        <w:t>). Canadian Journal of Fisheries and Aquatic Sciences 49:2423-2429</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Nakashima BS (1998) Results of the 1997 aerial survey of capelin (Mallotus villosus) schools. in Anon: Capelin in SA2 + Div. 3KL. Canadian Stock Assessment Secretariat Research Document 98/63.</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Nakashima BS, Mowbray F (2014) Capelin (</w:t>
      </w:r>
      <w:r>
        <w:rPr>
          <w:rFonts w:ascii="Times New Roman" w:hAnsi="Times New Roman"/>
          <w:i/>
          <w:iCs/>
          <w:sz w:val="24"/>
          <w:szCs w:val="24"/>
        </w:rPr>
        <w:t>Mallotus villosus)</w:t>
      </w:r>
      <w:r>
        <w:rPr>
          <w:rFonts w:ascii="Times New Roman" w:hAnsi="Times New Roman"/>
          <w:sz w:val="24"/>
          <w:szCs w:val="24"/>
          <w:lang w:val="en-US"/>
        </w:rPr>
        <w:t xml:space="preserve"> recruitment indices in NAFO Division 3KL. DFO Canadian Science Advisory Secretariat Research Document 2013/091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Nakashima BS, Wheeler JP (2002) Capelin (</w:t>
      </w:r>
      <w:r>
        <w:rPr>
          <w:rFonts w:ascii="Times New Roman" w:hAnsi="Times New Roman"/>
          <w:i/>
          <w:iCs/>
          <w:sz w:val="24"/>
          <w:szCs w:val="24"/>
        </w:rPr>
        <w:t>Mallotus villosus</w:t>
      </w:r>
      <w:r>
        <w:rPr>
          <w:rFonts w:ascii="Times New Roman" w:hAnsi="Times New Roman"/>
          <w:sz w:val="24"/>
          <w:szCs w:val="24"/>
          <w:lang w:val="en-US"/>
        </w:rPr>
        <w:t>) spawning behaviour in Newfoundland waters - the interaction between beach and demersal spawning. ICES Journal of Marine Science 59:909-916</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Nilssen KT, Haug T, Ø</w:t>
      </w:r>
      <w:r>
        <w:rPr>
          <w:rFonts w:ascii="Times New Roman" w:hAnsi="Times New Roman"/>
          <w:sz w:val="24"/>
          <w:szCs w:val="24"/>
          <w:lang w:val="en-US"/>
        </w:rPr>
        <w:t>ritsland T, Lindblom L, Kjellqwist SA (1998) Invasions of harp seals Phoca groenlandica Erxleben to coastal waters of nor way in 1995: Ecological and demographic implications. Sarsia 83:337-345</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O'Driscoll RL, Rose GA, Anderson JT (2002) Counting capelin: a comparison of acoustic density and trawl catchability. ICES Journal of Marine Science 59:1062-1071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Obradovich SG, Carruthers EH, Rose GA (2014) Bottom-up limits to Newfoundland capelin (Mallotus villosus) rebuilding: the euphausiid hypothesis. ICES Journal of Marine Science 71:775-783</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Ona E, Mitson RB (1996) Acoustic sampling and signal processing near the seabed: the deadzone revisited. ICES Journal of Marine Science 53:677-690</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Pálsson Ó</w:t>
      </w:r>
      <w:r>
        <w:rPr>
          <w:rFonts w:ascii="Times New Roman" w:hAnsi="Times New Roman"/>
          <w:sz w:val="24"/>
          <w:szCs w:val="24"/>
          <w:lang w:val="it-IT"/>
        </w:rPr>
        <w:t>K, Gislason A, Gu</w:t>
      </w:r>
      <w:r>
        <w:rPr>
          <w:rFonts w:ascii="Times New Roman" w:hAnsi="Times New Roman"/>
          <w:sz w:val="24"/>
          <w:szCs w:val="24"/>
        </w:rPr>
        <w:t>ðfinnsson HG, Gunnarsson B, Ólafsd</w:t>
      </w:r>
      <w:r>
        <w:rPr>
          <w:rFonts w:ascii="Times New Roman" w:hAnsi="Times New Roman"/>
          <w:sz w:val="24"/>
          <w:szCs w:val="24"/>
          <w:lang w:val="es-ES_tradnl"/>
        </w:rPr>
        <w:t>ó</w:t>
      </w:r>
      <w:r>
        <w:rPr>
          <w:rFonts w:ascii="Times New Roman" w:hAnsi="Times New Roman"/>
          <w:sz w:val="24"/>
          <w:szCs w:val="24"/>
        </w:rPr>
        <w:t>ttir SR, Petursdottir H, Sveinbj</w:t>
      </w:r>
      <w:r>
        <w:rPr>
          <w:rFonts w:ascii="Times New Roman" w:hAnsi="Times New Roman"/>
          <w:sz w:val="24"/>
          <w:szCs w:val="24"/>
          <w:lang w:val="sv-SE"/>
        </w:rPr>
        <w:t>ö</w:t>
      </w:r>
      <w:r>
        <w:rPr>
          <w:rFonts w:ascii="Times New Roman" w:hAnsi="Times New Roman"/>
          <w:sz w:val="24"/>
          <w:szCs w:val="24"/>
          <w:lang w:val="en-US"/>
        </w:rPr>
        <w:t>rnsson S, Thorisson K, Valdimarsson H (2012) Ecosystem structure in the Iceland Sea and recent changes to the capelin (Mallotus villosus) population. ICES Journal of Marine Science 69:1242-1254</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lastRenderedPageBreak/>
        <w:t>Pardoe H, Marteinsd</w:t>
      </w:r>
      <w:r>
        <w:rPr>
          <w:rFonts w:ascii="Times New Roman" w:hAnsi="Times New Roman"/>
          <w:sz w:val="24"/>
          <w:szCs w:val="24"/>
          <w:lang w:val="es-ES_tradnl"/>
        </w:rPr>
        <w:t>ó</w:t>
      </w:r>
      <w:r>
        <w:rPr>
          <w:rFonts w:ascii="Times New Roman" w:hAnsi="Times New Roman"/>
          <w:sz w:val="24"/>
          <w:szCs w:val="24"/>
          <w:lang w:val="en-US"/>
        </w:rPr>
        <w:t>ttir G (2009) Contrasting trends in two condition indices: bathymetric and spatial variation in autumn condition of Icelandic cod Gadus morhua. Journal of Fish Biology 75:282-289</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Pardoe H, Th</w:t>
      </w:r>
      <w:r>
        <w:rPr>
          <w:rFonts w:ascii="Times New Roman" w:hAnsi="Times New Roman"/>
          <w:sz w:val="24"/>
          <w:szCs w:val="24"/>
          <w:lang w:val="es-ES_tradnl"/>
        </w:rPr>
        <w:t>ó</w:t>
      </w:r>
      <w:r>
        <w:rPr>
          <w:rFonts w:ascii="Times New Roman" w:hAnsi="Times New Roman"/>
          <w:sz w:val="24"/>
          <w:szCs w:val="24"/>
        </w:rPr>
        <w:t>rdarson G, Marteinsd</w:t>
      </w:r>
      <w:r>
        <w:rPr>
          <w:rFonts w:ascii="Times New Roman" w:hAnsi="Times New Roman"/>
          <w:sz w:val="24"/>
          <w:szCs w:val="24"/>
          <w:lang w:val="es-ES_tradnl"/>
        </w:rPr>
        <w:t>ó</w:t>
      </w:r>
      <w:r>
        <w:rPr>
          <w:rFonts w:ascii="Times New Roman" w:hAnsi="Times New Roman"/>
          <w:sz w:val="24"/>
          <w:szCs w:val="24"/>
          <w:lang w:val="en-US"/>
        </w:rPr>
        <w:t>ttir G (2008) Spatial and temporal trends in condition of Atlantic cod Gadus morhua on the Icelandic shelf. Marine Ecology Progress Series 362:261-277</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Pedersen EJ, Thompson PL, Ball RA, Fortin M-J, Gouhier TC, Link H, Moritz C, Nenzen H, Stanley RRE, Taranu ZE, Gonzalez A, Guichard F, Pepin P (2017) Signatures of the collapse and incipient recovery of an overexploited marine ecosystem. Royal Society Open Science 4</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Penton PM, Davoren GK (2013) Capelin (</w:t>
      </w:r>
      <w:r>
        <w:rPr>
          <w:rFonts w:ascii="Times New Roman" w:hAnsi="Times New Roman"/>
          <w:i/>
          <w:iCs/>
          <w:sz w:val="24"/>
          <w:szCs w:val="24"/>
        </w:rPr>
        <w:t>Mallotus villosus</w:t>
      </w:r>
      <w:r>
        <w:rPr>
          <w:rFonts w:ascii="Times New Roman" w:hAnsi="Times New Roman"/>
          <w:sz w:val="24"/>
          <w:szCs w:val="24"/>
          <w:lang w:val="en-US"/>
        </w:rPr>
        <w:t>) fecundity in post-1990s coastal Newfoundland. Marine Biology 160:1625-1632</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Cuff A, Koen-Alonso M, Ollerhead N (2010) Preliminary Analysis for the Delineation of Marine Ecoregions on the NL Shelves. NAFO SCR Doc 10/72</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Higdon J, Koen-Alonso M, Fogarty M, Ollerhead N (2014) Application of ecoregion analysis to the identification of Ecosystem Production Units (EPUs) in the NAFO Convention Area. NAFO SCR Doc 14/069</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Koen-Alonso M, Higdon J, Ollerhead N (2012) Robustness in the delineation of ecoregions on the Newfoundland and Labrador continental shelf. NAFO SCR Doc 12/067</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Pikitch EK, Boersma PD, Boyd IL, Conover DO, Cury PM, Essington TE, Heppell SS, Houde ED, Mangel M, Pauly D, Plag</w:t>
      </w:r>
      <w:r>
        <w:rPr>
          <w:rFonts w:ascii="Times New Roman" w:hAnsi="Times New Roman"/>
          <w:sz w:val="24"/>
          <w:szCs w:val="24"/>
        </w:rPr>
        <w:t>á</w:t>
      </w:r>
      <w:r>
        <w:rPr>
          <w:rFonts w:ascii="Times New Roman" w:hAnsi="Times New Roman"/>
          <w:sz w:val="24"/>
          <w:szCs w:val="24"/>
          <w:lang w:val="en-US"/>
        </w:rPr>
        <w:t xml:space="preserve">nyi E, Sainsbury KJ, Steneck RS (2012) Little fish: big </w:t>
      </w:r>
      <w:r>
        <w:rPr>
          <w:rFonts w:ascii="Times New Roman" w:hAnsi="Times New Roman"/>
          <w:sz w:val="24"/>
          <w:szCs w:val="24"/>
          <w:lang w:val="en-US"/>
        </w:rPr>
        <w:lastRenderedPageBreak/>
        <w:t>impact: managing a crucial link in ocean food webs. Lenfest Ocean Program, Washington, DC</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Regular P, Montevecchi W, Hedd A, Robertson G, Wilhelm S (2013) Canadian fishery closures provide a large-scale test of the impact of gillnet bycatch on seabird populations. Biology Letters 9</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Reid PC, Colebrook JM, Matthews JBL, Aiken J, Continuous Plankton Recorder Team (2003) The continuous plankton recorder: concepts and history, from plankton indicator to undulating recorders. Progress in Oceanography 58: 117-173</w:t>
      </w:r>
      <w:r>
        <w:rPr>
          <w:rFonts w:ascii="Times New Roman" w:hAnsi="Times New Roman"/>
          <w:sz w:val="24"/>
          <w:szCs w:val="24"/>
          <w:lang w:val="de-DE"/>
        </w:rPr>
        <w:t xml:space="preserve">  </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Rice J (2002) Changes to the large marine ecosystem of the Newfoundland-Labrador shelf. In: Sherman K, Skjoldal HR (eds) Large marine ecosystems of the North Atlantic. Elsevier Science B.V.</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Rose GA, deYoung B, Kulka DW, Goddard SV, Fletcher GL (2000) Distribution shifts and overfishing the northern cod (</w:t>
      </w:r>
      <w:r>
        <w:rPr>
          <w:rFonts w:ascii="Times New Roman" w:hAnsi="Times New Roman"/>
          <w:i/>
          <w:iCs/>
          <w:sz w:val="24"/>
          <w:szCs w:val="24"/>
        </w:rPr>
        <w:t>Gadus morhua</w:t>
      </w:r>
      <w:r>
        <w:rPr>
          <w:rFonts w:ascii="Times New Roman" w:hAnsi="Times New Roman"/>
          <w:sz w:val="24"/>
          <w:szCs w:val="24"/>
          <w:lang w:val="en-US"/>
        </w:rPr>
        <w:t>): a view from the ocean. Canadian Journal of Fisheries and Aquatic Sciences 57:644-663</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Schwartzlose RA, Alheit J, Bakun A, Baumgartner TR, Cloete R, Crawford RJM, Fletcher WJ, Green-Ruiz Y, Hagen E, Kawasaki T, Lluch-Belda D, Lluch-Cota SE, MacCall AD, Matsuura Y, N</w:t>
      </w:r>
      <w:r w:rsidRPr="00E5311E">
        <w:rPr>
          <w:rFonts w:ascii="Times New Roman" w:hAnsi="Times New Roman"/>
          <w:sz w:val="24"/>
          <w:szCs w:val="24"/>
          <w:lang w:val="en-US"/>
          <w:rPrChange w:id="358" w:author="DFO-MPO" w:date="2018-04-13T10:32:00Z">
            <w:rPr>
              <w:rFonts w:ascii="Times New Roman" w:hAnsi="Times New Roman"/>
              <w:sz w:val="24"/>
              <w:szCs w:val="24"/>
              <w:lang w:val="fr-FR"/>
            </w:rPr>
          </w:rPrChange>
        </w:rPr>
        <w:t>é</w:t>
      </w:r>
      <w:r>
        <w:rPr>
          <w:rFonts w:ascii="Times New Roman" w:hAnsi="Times New Roman"/>
          <w:sz w:val="24"/>
          <w:szCs w:val="24"/>
          <w:lang w:val="es-ES_tradnl"/>
        </w:rPr>
        <w:t>varez-Mart</w:t>
      </w:r>
      <w:r>
        <w:rPr>
          <w:rFonts w:ascii="Times New Roman" w:hAnsi="Times New Roman"/>
          <w:sz w:val="24"/>
          <w:szCs w:val="24"/>
        </w:rPr>
        <w:t>í</w:t>
      </w:r>
      <w:r>
        <w:rPr>
          <w:rFonts w:ascii="Times New Roman" w:hAnsi="Times New Roman"/>
          <w:sz w:val="24"/>
          <w:szCs w:val="24"/>
          <w:lang w:val="en-US"/>
        </w:rPr>
        <w:t>nez MO, Parrish RH, Roy C, Serra R, Shust KV, Ward MN, Zuzunaga JZ (1999) Worldwide large-scale fluctuations of sardine and anchovy populations. South African Journal of Marine Science 21:289-347</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Shuter BJ (1990) Population level indicators of stress. In: Adams SM (ed) Biological indicators of stress in fish. American Fisheries Society Symposium 8</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a-DK"/>
        </w:rPr>
        <w:lastRenderedPageBreak/>
        <w:t xml:space="preserve">Skagseth </w:t>
      </w:r>
      <w:r>
        <w:rPr>
          <w:rFonts w:ascii="Times New Roman" w:hAnsi="Times New Roman"/>
          <w:sz w:val="24"/>
          <w:szCs w:val="24"/>
        </w:rPr>
        <w:t>Ø</w:t>
      </w:r>
      <w:r>
        <w:rPr>
          <w:rFonts w:ascii="Times New Roman" w:hAnsi="Times New Roman"/>
          <w:sz w:val="24"/>
          <w:szCs w:val="24"/>
          <w:lang w:val="en-US"/>
        </w:rPr>
        <w:t>, Slotte A, Stenevik EK, Nash RDM (2015) Characteristics of the Norwegian Coastal Current during Years with High Recruitment of Norwegian Spring Spawning Herring (Clupea harengus L.). PLOS ONE 10:e0144117</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Sogard SM (1997) Size-Selective Mortality in the Juvenile Stage of Teleost Fishes: A Review. Bulletin of Marine Science 60:1129-1157</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Soutar A, Issacs JD (1969) History of fish populations inferred from fish scales in anaerobic sediments off California. CalCOFI Reports 13:63-70</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Stenson GB (2012) Estimating consumption of prey by harp seals (</w:t>
      </w:r>
      <w:r>
        <w:rPr>
          <w:rFonts w:ascii="Times New Roman" w:hAnsi="Times New Roman"/>
          <w:i/>
          <w:iCs/>
          <w:sz w:val="24"/>
          <w:szCs w:val="24"/>
          <w:lang w:val="nl-NL"/>
        </w:rPr>
        <w:t>Pagophilus groenlandicus</w:t>
      </w:r>
      <w:r>
        <w:rPr>
          <w:rFonts w:ascii="Times New Roman" w:hAnsi="Times New Roman"/>
          <w:sz w:val="24"/>
          <w:szCs w:val="24"/>
          <w:lang w:val="en-US"/>
        </w:rPr>
        <w:t>) in NAFO Divisions 2J3KL. Canadian Science Advisory Secretariat (CSAS) Research Document 2012/156</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Stenson GB, Buren AD, Koen-Alonso M (2016) The impact of changing climate and abundance on reproduction in an ice-dependent species, the Northwest Atlantic harp seal, Pagophilus groenlandicus. ICES Journal of Marine Science: Journal du Conseil 73:250-262</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Stenson GB, Wakeham D, Buren AD, Koen-Alonso M (2014) Density-dependent and density-independent factors influencing reproductive rates in Northwest Atlantic harp seals, </w:t>
      </w:r>
      <w:r>
        <w:rPr>
          <w:rFonts w:ascii="Times New Roman" w:hAnsi="Times New Roman"/>
          <w:i/>
          <w:iCs/>
          <w:sz w:val="24"/>
          <w:szCs w:val="24"/>
          <w:lang w:val="nl-NL"/>
        </w:rPr>
        <w:t>Pagophilus groenlandicus</w:t>
      </w:r>
      <w:r>
        <w:rPr>
          <w:rFonts w:ascii="Times New Roman" w:hAnsi="Times New Roman"/>
          <w:sz w:val="24"/>
          <w:szCs w:val="24"/>
          <w:lang w:val="en-US"/>
        </w:rPr>
        <w:t>. DFO Canadian Science Advisory Secretariat Research Document 2014/058</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Templeman W (1948) The life history of the caplin (</w:t>
      </w:r>
      <w:r>
        <w:rPr>
          <w:rFonts w:ascii="Times New Roman" w:hAnsi="Times New Roman"/>
          <w:i/>
          <w:iCs/>
          <w:sz w:val="24"/>
          <w:szCs w:val="24"/>
        </w:rPr>
        <w:t>Mallotus villosus</w:t>
      </w:r>
      <w:r>
        <w:rPr>
          <w:rFonts w:ascii="Times New Roman" w:hAnsi="Times New Roman"/>
          <w:sz w:val="24"/>
          <w:szCs w:val="24"/>
        </w:rPr>
        <w:t xml:space="preserve"> O. F. Mü</w:t>
      </w:r>
      <w:r>
        <w:rPr>
          <w:rFonts w:ascii="Times New Roman" w:hAnsi="Times New Roman"/>
          <w:sz w:val="24"/>
          <w:szCs w:val="24"/>
          <w:lang w:val="en-US"/>
        </w:rPr>
        <w:t>ller) in Newfoundland waters. Bulletin of the Newfoundland Government Laboratory 17:1-151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it-IT"/>
        </w:rPr>
        <w:t>Thorson J, T., Pinsky M, L., Ward E, J., Gimenez O (2016) Model</w:t>
      </w:r>
      <w:r>
        <w:rPr>
          <w:rFonts w:ascii="Cambria Math" w:eastAsia="Cambria Math" w:hAnsi="Cambria Math" w:cs="Cambria Math"/>
          <w:sz w:val="24"/>
          <w:szCs w:val="24"/>
        </w:rPr>
        <w:t>‐</w:t>
      </w:r>
      <w:r>
        <w:rPr>
          <w:rFonts w:ascii="Times New Roman" w:hAnsi="Times New Roman"/>
          <w:sz w:val="24"/>
          <w:szCs w:val="24"/>
          <w:lang w:val="en-US"/>
        </w:rPr>
        <w:t>based inference for estimating shifts in species distribution, area occupied and centre of gravity. Methods in Ecology and Evolution 7:990-1002</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Thorson JT, Barnett LAK (2017) Comparing estimates of abundance trends and distribution shifts using single- and multispecies models of fishes and biogenic habitat. ICES Journal of Marine Science 74:1311-1321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 xml:space="preserve">Toresen R, </w:t>
      </w:r>
      <w:r>
        <w:rPr>
          <w:rFonts w:ascii="Times New Roman" w:hAnsi="Times New Roman"/>
          <w:sz w:val="24"/>
          <w:szCs w:val="24"/>
        </w:rPr>
        <w:t>Ø</w:t>
      </w:r>
      <w:r>
        <w:rPr>
          <w:rFonts w:ascii="Times New Roman" w:hAnsi="Times New Roman"/>
          <w:sz w:val="24"/>
          <w:szCs w:val="24"/>
          <w:lang w:val="en-US"/>
        </w:rPr>
        <w:t>stvedt OJ (2000) Variation in abundance of Norwegian spring-spawning herring (Clupea harengus, Clupeidae) throughout the 20th century and the influence of climatic fluctuations. Fish and Fisheries 1:231-256</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Trippel EA (1995) Age at Maturity as a Stress Indicator in Fisheries: Biological processes related to reproduction in northwest Atlantic groundfish populations that have undergone declines. BioScience 45:759-771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Vilhjálmsson H (1994) The Icelandic capelin stock. Rit Fiskideildar 13:1-281</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Worm B, Myers RA (2003) Meta-analysis of cod</w:t>
      </w:r>
      <w:r>
        <w:rPr>
          <w:rFonts w:ascii="Times New Roman" w:hAnsi="Times New Roman"/>
          <w:sz w:val="24"/>
          <w:szCs w:val="24"/>
        </w:rPr>
        <w:t>–</w:t>
      </w:r>
      <w:r>
        <w:rPr>
          <w:rFonts w:ascii="Times New Roman" w:hAnsi="Times New Roman"/>
          <w:sz w:val="24"/>
          <w:szCs w:val="24"/>
          <w:lang w:val="en-US"/>
        </w:rPr>
        <w:t>shrimp interactions reveals top-down control in oceanic food webs. Ecology 84:162-173</w:t>
      </w:r>
      <w:r>
        <w:fldChar w:fldCharType="end"/>
      </w:r>
    </w:p>
    <w:p w:rsidR="000134ED" w:rsidRDefault="000134ED">
      <w:pPr>
        <w:pStyle w:val="EndNoteBibliography"/>
        <w:spacing w:after="0" w:line="480" w:lineRule="auto"/>
        <w:ind w:left="720" w:hanging="720"/>
        <w:rPr>
          <w:rFonts w:ascii="Times New Roman" w:eastAsia="Times New Roman" w:hAnsi="Times New Roman" w:cs="Times New Roman"/>
          <w:sz w:val="24"/>
          <w:szCs w:val="24"/>
        </w:rPr>
      </w:pPr>
    </w:p>
    <w:p w:rsidR="000134ED" w:rsidRDefault="00E5311E">
      <w:pPr>
        <w:pStyle w:val="Body"/>
        <w:spacing w:after="0" w:line="480" w:lineRule="auto"/>
      </w:pPr>
      <w:r>
        <w:rPr>
          <w:rFonts w:ascii="Arial Unicode MS" w:eastAsia="Arial Unicode MS" w:hAnsi="Arial Unicode MS" w:cs="Arial Unicode MS"/>
          <w:sz w:val="24"/>
          <w:szCs w:val="24"/>
        </w:rPr>
        <w:br w:type="page"/>
      </w:r>
    </w:p>
    <w:p w:rsidR="000134ED" w:rsidRDefault="00E5311E">
      <w:pPr>
        <w:pStyle w:val="Body"/>
        <w:rPr>
          <w:rFonts w:ascii="Times New Roman" w:eastAsia="Times New Roman" w:hAnsi="Times New Roman" w:cs="Times New Roman"/>
          <w:sz w:val="24"/>
          <w:szCs w:val="24"/>
        </w:rPr>
      </w:pPr>
      <w:r>
        <w:rPr>
          <w:rFonts w:ascii="Times New Roman" w:hAnsi="Times New Roman"/>
          <w:sz w:val="24"/>
          <w:szCs w:val="24"/>
        </w:rPr>
        <w:lastRenderedPageBreak/>
        <w:t xml:space="preserve">Table 1: Mean index of total mortality by transition group for the periods 1983 to 1990, 2000 to 2005, and 2008 to 2015 with the exclusion of 2010 and 2011.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43"/>
        <w:gridCol w:w="1987"/>
        <w:gridCol w:w="1987"/>
        <w:gridCol w:w="2943"/>
      </w:tblGrid>
      <w:tr w:rsidR="000134ED">
        <w:trPr>
          <w:trHeight w:val="615"/>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pPr>
            <w:r>
              <w:rPr>
                <w:rFonts w:ascii="Times New Roman" w:hAnsi="Times New Roman"/>
                <w:sz w:val="24"/>
                <w:szCs w:val="24"/>
              </w:rPr>
              <w:t>Transition group</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1983 to 1990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2000 to 2005</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 xml:space="preserve">2008 to 2015 </w:t>
            </w:r>
          </w:p>
          <w:p w:rsidR="000134ED" w:rsidRDefault="00E5311E">
            <w:pPr>
              <w:pStyle w:val="Body"/>
              <w:spacing w:after="0" w:line="240" w:lineRule="auto"/>
            </w:pPr>
            <w:r>
              <w:rPr>
                <w:rFonts w:ascii="Times New Roman" w:hAnsi="Times New Roman"/>
                <w:sz w:val="24"/>
                <w:szCs w:val="24"/>
              </w:rPr>
              <w:t>excludes 2010, 2011</w:t>
            </w:r>
          </w:p>
        </w:tc>
      </w:tr>
      <w:tr w:rsidR="000134ED">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Age 2 to 3</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0.50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1.1</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0.87</w:t>
            </w:r>
          </w:p>
        </w:tc>
      </w:tr>
      <w:tr w:rsidR="000134ED">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Age 3 to 4</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1.1</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1.8</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2.3</w:t>
            </w:r>
          </w:p>
        </w:tc>
      </w:tr>
      <w:tr w:rsidR="000134ED">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Age 4 to 5</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1.7</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2.3</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2.6</w:t>
            </w:r>
          </w:p>
        </w:tc>
      </w:tr>
      <w:tr w:rsidR="000134ED">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Age 5 to 6</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2.0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0134ED"/>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134ED" w:rsidRDefault="000134ED"/>
        </w:tc>
      </w:tr>
    </w:tbl>
    <w:p w:rsidR="000134ED" w:rsidRDefault="000134ED">
      <w:pPr>
        <w:pStyle w:val="Body"/>
        <w:widowControl w:val="0"/>
        <w:spacing w:line="240" w:lineRule="auto"/>
        <w:rPr>
          <w:rFonts w:ascii="Times New Roman" w:eastAsia="Times New Roman" w:hAnsi="Times New Roman" w:cs="Times New Roman"/>
          <w:sz w:val="24"/>
          <w:szCs w:val="24"/>
        </w:rPr>
      </w:pPr>
    </w:p>
    <w:p w:rsidR="00286AED" w:rsidRDefault="00286AED">
      <w:pPr>
        <w:pStyle w:val="Body"/>
        <w:spacing w:after="0" w:line="480" w:lineRule="auto"/>
        <w:rPr>
          <w:ins w:id="359" w:author="DFO-MPO" w:date="2018-04-13T14:40:00Z"/>
          <w:rFonts w:ascii="Times New Roman" w:hAnsi="Times New Roman"/>
        </w:rPr>
        <w:sectPr w:rsidR="00286AED" w:rsidSect="00BD7860">
          <w:headerReference w:type="default" r:id="rId9"/>
          <w:footerReference w:type="default" r:id="rId10"/>
          <w:pgSz w:w="12240" w:h="15840"/>
          <w:pgMar w:top="1440" w:right="1440" w:bottom="1440" w:left="1440" w:header="708" w:footer="708" w:gutter="0"/>
          <w:lnNumType w:countBy="1" w:restart="continuous"/>
          <w:cols w:space="720"/>
          <w:docGrid w:linePitch="326"/>
        </w:sectPr>
      </w:pPr>
    </w:p>
    <w:p w:rsidR="000134ED" w:rsidRDefault="00E5311E">
      <w:pPr>
        <w:pStyle w:val="Body"/>
        <w:spacing w:after="0" w:line="480" w:lineRule="auto"/>
        <w:rPr>
          <w:rFonts w:ascii="Times New Roman" w:eastAsia="Times New Roman" w:hAnsi="Times New Roman" w:cs="Times New Roman"/>
        </w:rPr>
      </w:pPr>
      <w:r>
        <w:rPr>
          <w:rFonts w:ascii="Times New Roman" w:hAnsi="Times New Roman"/>
        </w:rPr>
        <w:lastRenderedPageBreak/>
        <w:t xml:space="preserve">Table 2: The </w:t>
      </w:r>
      <w:r>
        <w:rPr>
          <w:rFonts w:ascii="Times New Roman" w:hAnsi="Times New Roman"/>
          <w:sz w:val="24"/>
          <w:szCs w:val="24"/>
          <w:lang w:val="it-IT"/>
        </w:rPr>
        <w:t xml:space="preserve">age-2 </w:t>
      </w:r>
      <w:r>
        <w:rPr>
          <w:rFonts w:ascii="Times New Roman" w:hAnsi="Times New Roman"/>
        </w:rPr>
        <w:t>recruitment index (lagged by 2 years) of capelin in Newfoundland (NL), Canada obtained from the spring acoustic survey in NAFO Division 3L since 1985; beach emergence larval densities sampled in the intertidal zone of Bellevue Beach, Trinity Bay; surface tow capelin larval densities sampled from the nearshore in Trinity Bay, NL; capelin late-larval densities sampled in Trinity Bay, NL</w:t>
      </w:r>
    </w:p>
    <w:tbl>
      <w:tblPr>
        <w:tblW w:w="1317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99"/>
        <w:gridCol w:w="2718"/>
        <w:gridCol w:w="2160"/>
        <w:gridCol w:w="2154"/>
        <w:gridCol w:w="2128"/>
        <w:gridCol w:w="2017"/>
      </w:tblGrid>
      <w:tr w:rsidR="000134ED">
        <w:trPr>
          <w:trHeight w:val="961"/>
        </w:trPr>
        <w:tc>
          <w:tcPr>
            <w:tcW w:w="199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134ED" w:rsidRDefault="00E5311E">
            <w:pPr>
              <w:pStyle w:val="Body"/>
            </w:pPr>
            <w:r>
              <w:rPr>
                <w:rFonts w:ascii="Times New Roman" w:hAnsi="Times New Roman"/>
              </w:rPr>
              <w:t>Year</w:t>
            </w:r>
          </w:p>
        </w:tc>
        <w:tc>
          <w:tcPr>
            <w:tcW w:w="271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sz w:val="24"/>
                <w:szCs w:val="24"/>
              </w:rPr>
              <w:t xml:space="preserve">age-2 </w:t>
            </w:r>
            <w:r>
              <w:rPr>
                <w:rFonts w:ascii="Times New Roman" w:hAnsi="Times New Roman"/>
              </w:rPr>
              <w:t>recruitment (billions)</w:t>
            </w:r>
          </w:p>
        </w:tc>
        <w:tc>
          <w:tcPr>
            <w:tcW w:w="21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Beach emergent larval densities (m</w:t>
            </w:r>
            <w:r>
              <w:rPr>
                <w:rFonts w:ascii="Times New Roman" w:hAnsi="Times New Roman"/>
                <w:vertAlign w:val="superscript"/>
              </w:rPr>
              <w:t>-3</w:t>
            </w:r>
            <w:r>
              <w:rPr>
                <w:rFonts w:ascii="Times New Roman" w:hAnsi="Times New Roman"/>
              </w:rPr>
              <w:t>)</w:t>
            </w:r>
          </w:p>
        </w:tc>
        <w:tc>
          <w:tcPr>
            <w:tcW w:w="215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Surface tow larval densities (m</w:t>
            </w:r>
            <w:r>
              <w:rPr>
                <w:rFonts w:ascii="Times New Roman" w:hAnsi="Times New Roman"/>
                <w:vertAlign w:val="superscript"/>
              </w:rPr>
              <w:t>-3</w:t>
            </w:r>
            <w:r>
              <w:rPr>
                <w:rFonts w:ascii="Times New Roman" w:hAnsi="Times New Roman"/>
              </w:rPr>
              <w:t>)</w:t>
            </w:r>
          </w:p>
        </w:tc>
        <w:tc>
          <w:tcPr>
            <w:tcW w:w="212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Late-larval densities August (m</w:t>
            </w:r>
            <w:r>
              <w:rPr>
                <w:rFonts w:ascii="Times New Roman" w:hAnsi="Times New Roman"/>
                <w:vertAlign w:val="superscript"/>
              </w:rPr>
              <w:t>-2</w:t>
            </w:r>
            <w:r>
              <w:rPr>
                <w:rFonts w:ascii="Times New Roman" w:hAnsi="Times New Roman"/>
              </w:rPr>
              <w:t>)</w:t>
            </w:r>
          </w:p>
        </w:tc>
        <w:tc>
          <w:tcPr>
            <w:tcW w:w="2017"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Late-larval densities September (m</w:t>
            </w:r>
            <w:r>
              <w:rPr>
                <w:rFonts w:ascii="Times New Roman" w:hAnsi="Times New Roman"/>
                <w:vertAlign w:val="superscript"/>
              </w:rPr>
              <w:t>-2</w:t>
            </w:r>
            <w:r>
              <w:rPr>
                <w:rFonts w:ascii="Times New Roman" w:hAnsi="Times New Roman"/>
              </w:rPr>
              <w:t>)</w:t>
            </w:r>
          </w:p>
        </w:tc>
      </w:tr>
      <w:tr w:rsidR="000134ED">
        <w:trPr>
          <w:trHeight w:val="246"/>
        </w:trPr>
        <w:tc>
          <w:tcPr>
            <w:tcW w:w="1998" w:type="dxa"/>
            <w:tcBorders>
              <w:top w:val="single" w:sz="4" w:space="0" w:color="000000"/>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1982</w:t>
            </w:r>
          </w:p>
        </w:tc>
        <w:tc>
          <w:tcPr>
            <w:tcW w:w="2718" w:type="dxa"/>
            <w:tcBorders>
              <w:top w:val="single" w:sz="4" w:space="0" w:color="000000"/>
              <w:left w:val="nil"/>
              <w:bottom w:val="nil"/>
              <w:right w:val="nil"/>
            </w:tcBorders>
            <w:shd w:val="clear" w:color="auto" w:fill="auto"/>
            <w:tcMar>
              <w:top w:w="80" w:type="dxa"/>
              <w:left w:w="80" w:type="dxa"/>
              <w:bottom w:w="80" w:type="dxa"/>
              <w:right w:w="80" w:type="dxa"/>
            </w:tcMar>
          </w:tcPr>
          <w:p w:rsidR="000134ED" w:rsidRDefault="000134ED"/>
        </w:tc>
        <w:tc>
          <w:tcPr>
            <w:tcW w:w="2160" w:type="dxa"/>
            <w:tcBorders>
              <w:top w:val="single" w:sz="4" w:space="0" w:color="000000"/>
              <w:left w:val="nil"/>
              <w:bottom w:val="nil"/>
              <w:right w:val="nil"/>
            </w:tcBorders>
            <w:shd w:val="clear" w:color="auto" w:fill="auto"/>
            <w:tcMar>
              <w:top w:w="80" w:type="dxa"/>
              <w:left w:w="80" w:type="dxa"/>
              <w:bottom w:w="80" w:type="dxa"/>
              <w:right w:w="80" w:type="dxa"/>
            </w:tcMar>
          </w:tcPr>
          <w:p w:rsidR="000134ED" w:rsidRDefault="000134ED"/>
        </w:tc>
        <w:tc>
          <w:tcPr>
            <w:tcW w:w="2154" w:type="dxa"/>
            <w:tcBorders>
              <w:top w:val="single" w:sz="4" w:space="0" w:color="000000"/>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single" w:sz="4" w:space="0" w:color="000000"/>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47</w:t>
            </w:r>
          </w:p>
        </w:tc>
        <w:tc>
          <w:tcPr>
            <w:tcW w:w="2017" w:type="dxa"/>
            <w:tcBorders>
              <w:top w:val="single" w:sz="4" w:space="0" w:color="000000"/>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1983</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49</w:t>
            </w:r>
          </w:p>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1984</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42</w:t>
            </w:r>
          </w:p>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1985</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88.1</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33</w:t>
            </w:r>
          </w:p>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1986</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380.2</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74</w:t>
            </w:r>
          </w:p>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1987</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314.6</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1988</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352.6</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1989</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7.7</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1990</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19.0</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215</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1991</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1992</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235</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1993</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175</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1994</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3.0</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121</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1995</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140</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1996</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112</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lastRenderedPageBreak/>
              <w:t>1997</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8.2</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1998</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8.5</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54</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1999</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6.7</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41</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2000</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3.3</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124</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2001</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4.0</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260</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753</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0134ED"/>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2002</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8.6</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68</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1031</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23</w:t>
            </w:r>
          </w:p>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2003</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2.9</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82</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578</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48</w:t>
            </w:r>
          </w:p>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2004</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606</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15</w:t>
            </w:r>
          </w:p>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2005</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15.6</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102</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2736</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10</w:t>
            </w:r>
          </w:p>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2006</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10.0</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56</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2245</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18</w:t>
            </w:r>
          </w:p>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2007</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18.6</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205</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3700</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75</w:t>
            </w:r>
          </w:p>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2008</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1.2</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125</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1899</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25</w:t>
            </w:r>
          </w:p>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49</w:t>
            </w:r>
          </w:p>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2009</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10.6</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95</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1881</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32</w:t>
            </w:r>
          </w:p>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13</w:t>
            </w:r>
          </w:p>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2010</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18.4</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182</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1276</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63</w:t>
            </w:r>
          </w:p>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26</w:t>
            </w:r>
          </w:p>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2011</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26.0</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245</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2620</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70</w:t>
            </w:r>
          </w:p>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97</w:t>
            </w:r>
          </w:p>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2012</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91.2</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173</w:t>
            </w:r>
          </w:p>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2867</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6</w:t>
            </w:r>
          </w:p>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10</w:t>
            </w:r>
          </w:p>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2013</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35.1</w:t>
            </w:r>
          </w:p>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3770</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14</w:t>
            </w:r>
          </w:p>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13</w:t>
            </w:r>
          </w:p>
        </w:tc>
      </w:tr>
      <w:tr w:rsidR="000134ED">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2014</w:t>
            </w:r>
          </w:p>
        </w:tc>
        <w:tc>
          <w:tcPr>
            <w:tcW w:w="2718"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704</w:t>
            </w:r>
          </w:p>
        </w:tc>
        <w:tc>
          <w:tcPr>
            <w:tcW w:w="2128"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81</w:t>
            </w:r>
          </w:p>
        </w:tc>
        <w:tc>
          <w:tcPr>
            <w:tcW w:w="2017" w:type="dxa"/>
            <w:tcBorders>
              <w:top w:val="nil"/>
              <w:left w:val="nil"/>
              <w:bottom w:val="nil"/>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26</w:t>
            </w:r>
          </w:p>
        </w:tc>
      </w:tr>
      <w:tr w:rsidR="000134ED">
        <w:trPr>
          <w:trHeight w:val="246"/>
        </w:trPr>
        <w:tc>
          <w:tcPr>
            <w:tcW w:w="1998" w:type="dxa"/>
            <w:tcBorders>
              <w:top w:val="nil"/>
              <w:left w:val="nil"/>
              <w:bottom w:val="single" w:sz="4" w:space="0" w:color="000000"/>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2015</w:t>
            </w:r>
          </w:p>
        </w:tc>
        <w:tc>
          <w:tcPr>
            <w:tcW w:w="2718" w:type="dxa"/>
            <w:tcBorders>
              <w:top w:val="nil"/>
              <w:left w:val="nil"/>
              <w:bottom w:val="single" w:sz="4" w:space="0" w:color="000000"/>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18.0</w:t>
            </w:r>
          </w:p>
        </w:tc>
        <w:tc>
          <w:tcPr>
            <w:tcW w:w="2160" w:type="dxa"/>
            <w:tcBorders>
              <w:top w:val="nil"/>
              <w:left w:val="nil"/>
              <w:bottom w:val="single" w:sz="4" w:space="0" w:color="000000"/>
              <w:right w:val="nil"/>
            </w:tcBorders>
            <w:shd w:val="clear" w:color="auto" w:fill="auto"/>
            <w:tcMar>
              <w:top w:w="80" w:type="dxa"/>
              <w:left w:w="80" w:type="dxa"/>
              <w:bottom w:w="80" w:type="dxa"/>
              <w:right w:w="80" w:type="dxa"/>
            </w:tcMar>
          </w:tcPr>
          <w:p w:rsidR="000134ED" w:rsidRDefault="000134ED"/>
        </w:tc>
        <w:tc>
          <w:tcPr>
            <w:tcW w:w="2154" w:type="dxa"/>
            <w:tcBorders>
              <w:top w:val="nil"/>
              <w:left w:val="nil"/>
              <w:bottom w:val="single" w:sz="4" w:space="0" w:color="000000"/>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989</w:t>
            </w:r>
          </w:p>
        </w:tc>
        <w:tc>
          <w:tcPr>
            <w:tcW w:w="2128" w:type="dxa"/>
            <w:tcBorders>
              <w:top w:val="nil"/>
              <w:left w:val="nil"/>
              <w:bottom w:val="single" w:sz="4" w:space="0" w:color="000000"/>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31</w:t>
            </w:r>
          </w:p>
        </w:tc>
        <w:tc>
          <w:tcPr>
            <w:tcW w:w="2017" w:type="dxa"/>
            <w:tcBorders>
              <w:top w:val="nil"/>
              <w:left w:val="nil"/>
              <w:bottom w:val="single" w:sz="4" w:space="0" w:color="000000"/>
              <w:right w:val="nil"/>
            </w:tcBorders>
            <w:shd w:val="clear" w:color="auto" w:fill="auto"/>
            <w:tcMar>
              <w:top w:w="80" w:type="dxa"/>
              <w:left w:w="80" w:type="dxa"/>
              <w:bottom w:w="80" w:type="dxa"/>
              <w:right w:w="80" w:type="dxa"/>
            </w:tcMar>
          </w:tcPr>
          <w:p w:rsidR="000134ED" w:rsidRDefault="00E5311E">
            <w:pPr>
              <w:pStyle w:val="Body"/>
              <w:spacing w:after="0" w:line="240" w:lineRule="auto"/>
            </w:pPr>
            <w:r>
              <w:rPr>
                <w:rFonts w:ascii="Times New Roman" w:hAnsi="Times New Roman"/>
              </w:rPr>
              <w:t>10</w:t>
            </w:r>
          </w:p>
        </w:tc>
      </w:tr>
    </w:tbl>
    <w:p w:rsidR="000134ED" w:rsidRDefault="000134ED">
      <w:pPr>
        <w:pStyle w:val="Body"/>
        <w:widowControl w:val="0"/>
        <w:spacing w:after="0" w:line="240" w:lineRule="auto"/>
        <w:rPr>
          <w:rFonts w:ascii="Times New Roman" w:eastAsia="Times New Roman" w:hAnsi="Times New Roman" w:cs="Times New Roman"/>
        </w:rPr>
      </w:pPr>
    </w:p>
    <w:p w:rsidR="00286AED" w:rsidRDefault="00286AED">
      <w:pPr>
        <w:pStyle w:val="Body"/>
        <w:rPr>
          <w:ins w:id="360" w:author="DFO-MPO" w:date="2018-04-13T14:40:00Z"/>
        </w:rPr>
        <w:sectPr w:rsidR="00286AED" w:rsidSect="00286AED">
          <w:pgSz w:w="15840" w:h="12240" w:orient="landscape"/>
          <w:pgMar w:top="1440" w:right="1440" w:bottom="1440" w:left="1440" w:header="708" w:footer="708" w:gutter="0"/>
          <w:cols w:space="720"/>
          <w:docGrid w:linePitch="326"/>
          <w:sectPrChange w:id="361" w:author="DFO-MPO" w:date="2018-04-13T14:40:00Z">
            <w:sectPr w:rsidR="00286AED" w:rsidSect="00286AED">
              <w:pgSz w:w="12240" w:h="15840" w:orient="portrait"/>
              <w:pgMar w:top="1440" w:right="1440" w:bottom="1440" w:left="1440" w:header="708" w:footer="708" w:gutter="0"/>
              <w:docGrid w:linePitch="0"/>
            </w:sectPr>
          </w:sectPrChange>
        </w:sectPr>
      </w:pP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fr-FR"/>
        </w:rPr>
        <w:lastRenderedPageBreak/>
        <w:t>Figures</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1: (a) Map of NAFO Div. 2J3KL where the capelin stock is located off the Newfoundland and Labrador coast; (b) map of surveyed strata in the spring (May) acoustic survey in NAFO Div. 3L and southern NAFO Div. 3K.</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2: Proportion of age-classes surveyed by the spring (May) acoustic survey in NAFO Div. 3L. </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3: Percent of age-2 capelin maturing in the spring (May) acoustic survey in NAFO Div. 3L.</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4: Temporal trends in spring acoustic and bottom trawl abundance estimates from 1995-2015</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5: Offshore acoustic index (red diamonds) and Trinity Bay May acoustic index (blue diamonds) from spring (May) acoustic surveys conducted 1998-2017. Dashed grey </w:t>
      </w:r>
      <w:proofErr w:type="gramStart"/>
      <w:r>
        <w:rPr>
          <w:rFonts w:ascii="Times New Roman" w:hAnsi="Times New Roman"/>
          <w:sz w:val="24"/>
          <w:szCs w:val="24"/>
          <w:lang w:val="en-US"/>
        </w:rPr>
        <w:t>line indicate</w:t>
      </w:r>
      <w:proofErr w:type="gramEnd"/>
      <w:r>
        <w:rPr>
          <w:rFonts w:ascii="Times New Roman" w:hAnsi="Times New Roman"/>
          <w:sz w:val="24"/>
          <w:szCs w:val="24"/>
          <w:lang w:val="en-US"/>
        </w:rPr>
        <w:t xml:space="preserve"> 95% confidence limits indices.</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6: Center of gravity analysis using the VAST package in R (Thorson et al. 2016, Thorson &amp; Barnett 2017) using data from the fall bottom-trawl survey (1982-2017) to fit a geostatistical delta-generalized linear mixed model to estimate the spatial and temporal distribution of capelin. Red years were identified as years with a higher capelin spring acoustic abundance index and blue years were identified as years with a lower capelin spring acoustic abundance index.</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7: Seasonal capelin biomass trends in Trinity Bay for May 2003 to Sept 2005.  Dark grey bars are capelin biomass in the main bay and the light grey bars capelin biomass in the arms and bottom of the bay.  Acoustic May surveys of the main bay were conducted as part of the NAFO Div. 3L spring acoustic survey.  There were no estimates of capelin in the Arms from the spring acoustic surveys.  </w:t>
      </w:r>
    </w:p>
    <w:p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Fig. 8: Age composition of capelin in the inshore commercial fishery from 1980-2017.</w:t>
      </w:r>
    </w:p>
    <w:p w:rsidR="00286AED" w:rsidRDefault="00286AED">
      <w:pPr>
        <w:pStyle w:val="Body"/>
        <w:spacing w:after="0" w:line="480" w:lineRule="auto"/>
        <w:rPr>
          <w:ins w:id="362" w:author="DFO-MPO" w:date="2018-04-13T14:41:00Z"/>
          <w:rFonts w:ascii="Arial Unicode MS" w:eastAsia="Arial Unicode MS" w:hAnsi="Arial Unicode MS" w:cs="Arial Unicode MS"/>
          <w:sz w:val="24"/>
          <w:szCs w:val="24"/>
        </w:rPr>
        <w:sectPr w:rsidR="00286AED">
          <w:pgSz w:w="12240" w:h="15840"/>
          <w:pgMar w:top="1440" w:right="1440" w:bottom="1440" w:left="1440" w:header="708" w:footer="708" w:gutter="0"/>
          <w:cols w:space="720"/>
        </w:sectPr>
      </w:pPr>
    </w:p>
    <w:p w:rsidR="000134ED" w:rsidRDefault="00E5311E">
      <w:pPr>
        <w:pStyle w:val="Body"/>
        <w:spacing w:after="0" w:line="480" w:lineRule="auto"/>
        <w:pPrChange w:id="363" w:author="DFO-MPO" w:date="2018-04-13T14:41:00Z">
          <w:pPr>
            <w:pStyle w:val="Body"/>
          </w:pPr>
        </w:pPrChange>
      </w:pPr>
      <w:r>
        <w:lastRenderedPageBreak/>
        <w:t>Fig. 1 (</w:t>
      </w:r>
      <w:commentRangeStart w:id="364"/>
      <w:r>
        <w:t>need</w:t>
      </w:r>
      <w:commentRangeEnd w:id="364"/>
      <w:r w:rsidR="002800A3">
        <w:rPr>
          <w:rStyle w:val="CommentReference"/>
          <w:rFonts w:ascii="Times New Roman" w:eastAsia="Arial Unicode MS" w:hAnsi="Times New Roman" w:cs="Times New Roman"/>
          <w:color w:val="auto"/>
          <w:lang w:eastAsia="en-US"/>
        </w:rPr>
        <w:commentReference w:id="364"/>
      </w:r>
      <w:r>
        <w:t xml:space="preserve"> </w:t>
      </w:r>
      <w:proofErr w:type="spellStart"/>
      <w:r>
        <w:t>lats</w:t>
      </w:r>
      <w:proofErr w:type="spellEnd"/>
      <w:r>
        <w:t xml:space="preserve"> and longs) </w:t>
      </w:r>
    </w:p>
    <w:p w:rsidR="00286AED" w:rsidRDefault="00E5311E">
      <w:pPr>
        <w:pStyle w:val="Body"/>
        <w:rPr>
          <w:ins w:id="365" w:author="DFO-MPO" w:date="2018-04-13T14:42:00Z"/>
        </w:rPr>
        <w:sectPr w:rsidR="00286AED" w:rsidSect="00286AED">
          <w:pgSz w:w="15840" w:h="12240" w:orient="landscape"/>
          <w:pgMar w:top="1440" w:right="1440" w:bottom="1440" w:left="1440" w:header="708" w:footer="708" w:gutter="0"/>
          <w:cols w:space="720"/>
          <w:docGrid w:linePitch="326"/>
        </w:sectPr>
      </w:pPr>
      <w:r>
        <w:rPr>
          <w:noProof/>
          <w:lang w:val="en-CA"/>
        </w:rPr>
        <mc:AlternateContent>
          <mc:Choice Requires="wpg">
            <w:drawing>
              <wp:anchor distT="0" distB="0" distL="0" distR="0" simplePos="0" relativeHeight="251662336" behindDoc="0" locked="0" layoutInCell="1" allowOverlap="1" wp14:anchorId="5E2F9FE1" wp14:editId="64155985">
                <wp:simplePos x="0" y="0"/>
                <wp:positionH relativeFrom="column">
                  <wp:posOffset>6133465</wp:posOffset>
                </wp:positionH>
                <wp:positionV relativeFrom="line">
                  <wp:posOffset>238124</wp:posOffset>
                </wp:positionV>
                <wp:extent cx="307340" cy="1403985"/>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307340" cy="1403985"/>
                          <a:chOff x="0" y="0"/>
                          <a:chExt cx="307339" cy="1403984"/>
                        </a:xfrm>
                      </wpg:grpSpPr>
                      <wps:wsp>
                        <wps:cNvPr id="1073741825" name="Shape 1073741825"/>
                        <wps:cNvSpPr/>
                        <wps:spPr>
                          <a:xfrm>
                            <a:off x="0" y="0"/>
                            <a:ext cx="307340" cy="1403985"/>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0" y="0"/>
                            <a:ext cx="307340" cy="1403985"/>
                          </a:xfrm>
                          <a:prstGeom prst="rect">
                            <a:avLst/>
                          </a:prstGeom>
                          <a:noFill/>
                          <a:ln w="12700" cap="flat">
                            <a:noFill/>
                            <a:miter lim="400000"/>
                          </a:ln>
                          <a:effectLst/>
                        </wps:spPr>
                        <wps:txbx>
                          <w:txbxContent>
                            <w:p w:rsidR="00B610F0" w:rsidRDefault="00B610F0">
                              <w:pPr>
                                <w:pStyle w:val="Body"/>
                              </w:pPr>
                              <w:r>
                                <w:t>B</w:t>
                              </w:r>
                            </w:p>
                          </w:txbxContent>
                        </wps:txbx>
                        <wps:bodyPr wrap="square" lIns="45719" tIns="45719" rIns="45719" bIns="45719" numCol="1" anchor="t">
                          <a:noAutofit/>
                        </wps:bodyPr>
                      </wps:wsp>
                    </wpg:wgp>
                  </a:graphicData>
                </a:graphic>
              </wp:anchor>
            </w:drawing>
          </mc:Choice>
          <mc:Fallback>
            <w:pict>
              <v:group id="officeArt object" o:spid="_x0000_s1026" style="position:absolute;margin-left:482.95pt;margin-top:18.75pt;width:24.2pt;height:110.55pt;z-index:251662336;mso-wrap-distance-left:0;mso-wrap-distance-right:0;mso-position-vertical-relative:line" coordsize="3073,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">
                <v:rect id="Shape 1073741825" o:spid="_x0000_s1027"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iMcA&#10;AADjAAAADwAAAGRycy9kb3ducmV2LnhtbERP3UrDMBS+F3yHcATvXNJ27qdbNsZwInjl9AEOzVnT&#10;rTkpTbrVtzeC4OX5/s96O7pWXKkPjWcN2USBIK68abjW8PV5eFqACBHZYOuZNHxTgO3m/m6NpfE3&#10;/qDrMdYihXAoUYONsSulDJUlh2HiO+LEnXzvMKazr6Xp8ZbCXStzpWbSYcOpwWJHe0vV5Tg4DTJ7&#10;L9qlG5b5aIeXYqqez4fXTuvHh3G3AhFpjP/iP/ebSfPVvJhPs0U+g9+fEgB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3vojHAAAA4wAAAA8AAAAAAAAAAAAAAAAAmAIAAGRy&#10;cy9kb3ducmV2LnhtbFBLBQYAAAAABAAEAPUAAACMAwAAAAA=&#10;" filled="f" stroked="f" strokeweight="1pt">
                  <v:stroke miterlimit="4"/>
                  <v:textbox inset="1.27mm,1.27mm,1.27mm,1.27mm">
                    <w:txbxContent>
                      <w:p w:rsidR="00B610F0" w:rsidRDefault="00B610F0">
                        <w:pPr>
                          <w:pStyle w:val="Body"/>
                        </w:pPr>
                        <w:r>
                          <w:t>B</w:t>
                        </w:r>
                      </w:p>
                    </w:txbxContent>
                  </v:textbox>
                </v:rect>
                <w10:wrap anchory="line"/>
              </v:group>
            </w:pict>
          </mc:Fallback>
        </mc:AlternateContent>
      </w:r>
      <w:r>
        <w:rPr>
          <w:noProof/>
          <w:lang w:val="en-CA"/>
        </w:rPr>
        <mc:AlternateContent>
          <mc:Choice Requires="wpg">
            <w:drawing>
              <wp:anchor distT="0" distB="0" distL="0" distR="0" simplePos="0" relativeHeight="251661312" behindDoc="0" locked="0" layoutInCell="1" allowOverlap="1" wp14:anchorId="22183AE7" wp14:editId="169885DD">
                <wp:simplePos x="0" y="0"/>
                <wp:positionH relativeFrom="column">
                  <wp:posOffset>58582</wp:posOffset>
                </wp:positionH>
                <wp:positionV relativeFrom="line">
                  <wp:posOffset>24275</wp:posOffset>
                </wp:positionV>
                <wp:extent cx="307498" cy="1403986"/>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307498" cy="1403986"/>
                          <a:chOff x="0" y="0"/>
                          <a:chExt cx="307497" cy="1403985"/>
                        </a:xfrm>
                      </wpg:grpSpPr>
                      <wps:wsp>
                        <wps:cNvPr id="1073741828" name="Shape 1073741828"/>
                        <wps:cNvSpPr/>
                        <wps:spPr>
                          <a:xfrm>
                            <a:off x="-1" y="-1"/>
                            <a:ext cx="307499" cy="1403987"/>
                          </a:xfrm>
                          <a:prstGeom prst="rect">
                            <a:avLst/>
                          </a:prstGeom>
                          <a:solidFill>
                            <a:srgbClr val="FFFFFF"/>
                          </a:solidFill>
                          <a:ln w="9525" cap="flat">
                            <a:solidFill>
                              <a:srgbClr val="000000"/>
                            </a:solidFill>
                            <a:prstDash val="solid"/>
                            <a:miter lim="800000"/>
                          </a:ln>
                          <a:effectLst/>
                        </wps:spPr>
                        <wps:bodyPr/>
                      </wps:wsp>
                      <wps:wsp>
                        <wps:cNvPr id="1073741829" name="Shape 1073741829"/>
                        <wps:cNvSpPr/>
                        <wps:spPr>
                          <a:xfrm>
                            <a:off x="-1" y="-1"/>
                            <a:ext cx="307499" cy="1403987"/>
                          </a:xfrm>
                          <a:prstGeom prst="rect">
                            <a:avLst/>
                          </a:prstGeom>
                          <a:noFill/>
                          <a:ln w="12700" cap="flat">
                            <a:noFill/>
                            <a:miter lim="400000"/>
                          </a:ln>
                          <a:effectLst/>
                        </wps:spPr>
                        <wps:txbx>
                          <w:txbxContent>
                            <w:p w:rsidR="00B610F0" w:rsidRDefault="00B610F0">
                              <w:pPr>
                                <w:pStyle w:val="Body"/>
                              </w:pPr>
                              <w:r>
                                <w:t>A</w:t>
                              </w:r>
                            </w:p>
                          </w:txbxContent>
                        </wps:txbx>
                        <wps:bodyPr wrap="square" lIns="45719" tIns="45719" rIns="45719" bIns="45719" numCol="1" anchor="t">
                          <a:noAutofit/>
                        </wps:bodyPr>
                      </wps:wsp>
                    </wpg:wgp>
                  </a:graphicData>
                </a:graphic>
              </wp:anchor>
            </w:drawing>
          </mc:Choice>
          <mc:Fallback>
            <w:pict>
              <v:group id="_x0000_s1029" style="position:absolute;margin-left:4.6pt;margin-top:1.9pt;width:24.2pt;height:110.55pt;z-index:251661312;mso-wrap-distance-left:0;mso-wrap-distance-right:0;mso-position-vertical-relative:line" coordsize="3074,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">
                <v:rect id="Shape 1073741828" o:spid="_x0000_s1030"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9QMsA&#10;AADjAAAADwAAAGRycy9kb3ducmV2LnhtbESPQU/CQBCF7yb8h82QeJNdihGsLIRgMHqEcvE2dse2&#10;2p1tugtUf71zIPE48968981yPfhWnamPTWAL04kBRVwG13Bl4Vjs7hagYkJ22AYmCz8UYb0a3Swx&#10;d+HCezofUqUkhGOOFuqUulzrWNbkMU5CRyzaZ+g9Jhn7SrseLxLuW50Z86A9NiwNNXa0ran8Ppy8&#10;hY8mO+Lvvngx/nE3S29D8XV6f7b2djxsnkAlGtK/+Xr96gTfzG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or1AywAAAOMAAAAPAAAAAAAAAAAAAAAAAJgC&#10;AABkcnMvZG93bnJldi54bWxQSwUGAAAAAAQABAD1AAAAkAMAAAAA&#10;"/>
                <v:rect id="Shape 1073741829" o:spid="_x0000_s1031"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q+scA&#10;AADjAAAADwAAAGRycy9kb3ducmV2LnhtbERPX0vDMBB/F/Ydwg18c0nb6da6bIzhRNiT0w9wNGdT&#10;bS6lSbf67Y0g+Hi//7fZTa4TFxpC61lDtlAgiGtvWm40vL8d79YgQkQ22HkmDd8UYLed3WywMv7K&#10;r3Q5x0akEA4VarAx9pWUobbkMCx8T5y4Dz84jOkcGmkGvKZw18lcqQfpsOXUYLGng6X66zw6DTI7&#10;FV3pxjKf7PhULNX95/G51/p2Pu0fQUSa4r/4z/1i0ny1KlbLbJ2X8PtTAk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oKvrHAAAA4wAAAA8AAAAAAAAAAAAAAAAAmAIAAGRy&#10;cy9kb3ducmV2LnhtbFBLBQYAAAAABAAEAPUAAACMAwAAAAA=&#10;" filled="f" stroked="f" strokeweight="1pt">
                  <v:stroke miterlimit="4"/>
                  <v:textbox inset="1.27mm,1.27mm,1.27mm,1.27mm">
                    <w:txbxContent>
                      <w:p w:rsidR="00B610F0" w:rsidRDefault="00B610F0">
                        <w:pPr>
                          <w:pStyle w:val="Body"/>
                        </w:pPr>
                        <w:r>
                          <w:t>A</w:t>
                        </w:r>
                      </w:p>
                    </w:txbxContent>
                  </v:textbox>
                </v:rect>
                <w10:wrap anchory="line"/>
              </v:group>
            </w:pict>
          </mc:Fallback>
        </mc:AlternateContent>
      </w:r>
      <w:ins w:id="366" w:author="DFO-MPO" w:date="2018-04-05T14:29:00Z">
        <w:r>
          <w:rPr>
            <w:noProof/>
            <w:lang w:val="en-CA"/>
          </w:rPr>
          <w:drawing>
            <wp:anchor distT="0" distB="0" distL="0" distR="0" simplePos="0" relativeHeight="251660288" behindDoc="0" locked="0" layoutInCell="1" allowOverlap="1" wp14:anchorId="74542FDF" wp14:editId="5CBD6DE1">
              <wp:simplePos x="0" y="0"/>
              <wp:positionH relativeFrom="column">
                <wp:posOffset>3911117</wp:posOffset>
              </wp:positionH>
              <wp:positionV relativeFrom="line">
                <wp:posOffset>80953</wp:posOffset>
              </wp:positionV>
              <wp:extent cx="2715023" cy="2581359"/>
              <wp:effectExtent l="0" t="0" r="0" b="0"/>
              <wp:wrapNone/>
              <wp:docPr id="1073741831" name="officeArt object" descr="Tel 526 stratum"/>
              <wp:cNvGraphicFramePr/>
              <a:graphic xmlns:a="http://schemas.openxmlformats.org/drawingml/2006/main">
                <a:graphicData uri="http://schemas.openxmlformats.org/drawingml/2006/picture">
                  <pic:pic xmlns:pic="http://schemas.openxmlformats.org/drawingml/2006/picture">
                    <pic:nvPicPr>
                      <pic:cNvPr id="1073741831" name="image1.pdf" descr="Tel 526 stratum"/>
                      <pic:cNvPicPr>
                        <a:picLocks noChangeAspect="1"/>
                      </pic:cNvPicPr>
                    </pic:nvPicPr>
                    <pic:blipFill>
                      <a:blip r:embed="rId11">
                        <a:extLst/>
                      </a:blip>
                      <a:stretch>
                        <a:fillRect/>
                      </a:stretch>
                    </pic:blipFill>
                    <pic:spPr>
                      <a:xfrm>
                        <a:off x="0" y="0"/>
                        <a:ext cx="2715023" cy="2581359"/>
                      </a:xfrm>
                      <a:prstGeom prst="rect">
                        <a:avLst/>
                      </a:prstGeom>
                      <a:ln w="12700" cap="flat">
                        <a:noFill/>
                        <a:miter lim="400000"/>
                      </a:ln>
                      <a:effectLst/>
                    </pic:spPr>
                  </pic:pic>
                </a:graphicData>
              </a:graphic>
            </wp:anchor>
          </w:drawing>
        </w:r>
      </w:ins>
      <w:r>
        <w:rPr>
          <w:noProof/>
          <w:lang w:val="en-CA"/>
        </w:rPr>
        <w:drawing>
          <wp:inline distT="0" distB="0" distL="0" distR="0" wp14:anchorId="6A2D31EB" wp14:editId="62E0F4C3">
            <wp:extent cx="3813783" cy="37789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a:picLocks noChangeAspect="1"/>
                    </pic:cNvPicPr>
                  </pic:nvPicPr>
                  <pic:blipFill>
                    <a:blip r:embed="rId12">
                      <a:extLst/>
                    </a:blip>
                    <a:stretch>
                      <a:fillRect/>
                    </a:stretch>
                  </pic:blipFill>
                  <pic:spPr>
                    <a:xfrm>
                      <a:off x="0" y="0"/>
                      <a:ext cx="3813783" cy="3778981"/>
                    </a:xfrm>
                    <a:prstGeom prst="rect">
                      <a:avLst/>
                    </a:prstGeom>
                    <a:ln w="12700" cap="flat">
                      <a:noFill/>
                      <a:miter lim="400000"/>
                    </a:ln>
                    <a:effectLst/>
                  </pic:spPr>
                </pic:pic>
              </a:graphicData>
            </a:graphic>
          </wp:inline>
        </w:drawing>
      </w:r>
      <w:r>
        <w:br w:type="page"/>
      </w:r>
    </w:p>
    <w:p w:rsidR="000134ED" w:rsidRDefault="00E5311E">
      <w:pPr>
        <w:pStyle w:val="Body"/>
      </w:pPr>
      <w:r>
        <w:lastRenderedPageBreak/>
        <w:t>Fig. 2</w:t>
      </w:r>
    </w:p>
    <w:p w:rsidR="002800A3" w:rsidRDefault="002800A3">
      <w:pPr>
        <w:pStyle w:val="Body"/>
      </w:pPr>
      <w:r>
        <w:rPr>
          <w:noProof/>
          <w:lang w:val="en-CA"/>
        </w:rPr>
        <w:drawing>
          <wp:inline distT="0" distB="0" distL="0" distR="0" wp14:anchorId="00E2A927" wp14:editId="127FF3F2">
            <wp:extent cx="5614427" cy="3236983"/>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spring-upto20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4427" cy="3236983"/>
                    </a:xfrm>
                    <a:prstGeom prst="rect">
                      <a:avLst/>
                    </a:prstGeom>
                  </pic:spPr>
                </pic:pic>
              </a:graphicData>
            </a:graphic>
          </wp:inline>
        </w:drawing>
      </w:r>
    </w:p>
    <w:p w:rsidR="000134ED" w:rsidRDefault="00E5311E">
      <w:pPr>
        <w:pStyle w:val="Body"/>
      </w:pPr>
      <w:r>
        <w:t xml:space="preserve"> </w:t>
      </w:r>
      <w:r>
        <w:br w:type="page"/>
      </w:r>
    </w:p>
    <w:p w:rsidR="000134ED" w:rsidRDefault="00E5311E">
      <w:pPr>
        <w:pStyle w:val="Body"/>
      </w:pPr>
      <w:r>
        <w:lastRenderedPageBreak/>
        <w:t>Fig. 3</w:t>
      </w:r>
    </w:p>
    <w:p w:rsidR="000134ED" w:rsidRDefault="000134ED">
      <w:pPr>
        <w:pStyle w:val="Body"/>
      </w:pPr>
    </w:p>
    <w:p w:rsidR="000134ED" w:rsidRDefault="00E5311E">
      <w:pPr>
        <w:pStyle w:val="Body"/>
      </w:pPr>
      <w:r>
        <w:rPr>
          <w:noProof/>
          <w:lang w:val="en-CA"/>
        </w:rPr>
        <w:drawing>
          <wp:inline distT="0" distB="0" distL="0" distR="0" wp14:anchorId="0088EE3A" wp14:editId="2027C857">
            <wp:extent cx="5471651" cy="4166191"/>
            <wp:effectExtent l="0" t="0" r="0" b="0"/>
            <wp:docPr id="1073741834"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val="en-CA"/>
        </w:rPr>
        <mc:AlternateContent>
          <mc:Choice Requires="wps">
            <w:drawing>
              <wp:anchor distT="0" distB="0" distL="0" distR="0" simplePos="0" relativeHeight="251666432" behindDoc="0" locked="0" layoutInCell="1" allowOverlap="1" wp14:anchorId="313D7DF6" wp14:editId="1F1608DE">
                <wp:simplePos x="0" y="0"/>
                <wp:positionH relativeFrom="column">
                  <wp:posOffset>2425700</wp:posOffset>
                </wp:positionH>
                <wp:positionV relativeFrom="line">
                  <wp:posOffset>4932679</wp:posOffset>
                </wp:positionV>
                <wp:extent cx="2374265" cy="1403986"/>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374265" cy="1403986"/>
                        </a:xfrm>
                        <a:prstGeom prst="rect">
                          <a:avLst/>
                        </a:prstGeom>
                        <a:noFill/>
                        <a:ln w="12700" cap="flat">
                          <a:noFill/>
                          <a:miter lim="400000"/>
                        </a:ln>
                        <a:effectLst/>
                      </wps:spPr>
                      <wps:txbx>
                        <w:txbxContent>
                          <w:p w:rsidR="00B610F0" w:rsidRDefault="00B610F0">
                            <w:pPr>
                              <w:pStyle w:val="Body"/>
                            </w:pPr>
                            <w:r>
                              <w:rPr>
                                <w:rFonts w:ascii="Arial" w:hAnsi="Arial"/>
                                <w:sz w:val="36"/>
                                <w:szCs w:val="36"/>
                              </w:rPr>
                              <w:t>Year</w:t>
                            </w:r>
                          </w:p>
                        </w:txbxContent>
                      </wps:txbx>
                      <wps:bodyPr wrap="square" lIns="45719" tIns="45719" rIns="45719" bIns="45719" numCol="1" anchor="t">
                        <a:noAutofit/>
                      </wps:bodyPr>
                    </wps:wsp>
                  </a:graphicData>
                </a:graphic>
              </wp:anchor>
            </w:drawing>
          </mc:Choice>
          <mc:Fallback>
            <w:pict>
              <v:rect id="_x0000_s1032" style="position:absolute;margin-left:191pt;margin-top:388.4pt;width:186.95pt;height:110.55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" filled="f" stroked="f" strokeweight="1pt">
                <v:stroke miterlimit="4"/>
                <v:textbox inset="1.27mm,1.27mm,1.27mm,1.27mm">
                  <w:txbxContent>
                    <w:p w:rsidR="00B610F0" w:rsidRDefault="00B610F0">
                      <w:pPr>
                        <w:pStyle w:val="Body"/>
                      </w:pPr>
                      <w:r>
                        <w:rPr>
                          <w:rFonts w:ascii="Arial" w:hAnsi="Arial"/>
                          <w:sz w:val="36"/>
                          <w:szCs w:val="36"/>
                        </w:rPr>
                        <w:t>Year</w:t>
                      </w:r>
                    </w:p>
                  </w:txbxContent>
                </v:textbox>
                <w10:wrap anchory="line"/>
              </v:rect>
            </w:pict>
          </mc:Fallback>
        </mc:AlternateContent>
      </w:r>
      <w:r>
        <w:t xml:space="preserve"> </w:t>
      </w:r>
      <w:r>
        <w:br w:type="page"/>
      </w:r>
    </w:p>
    <w:p w:rsidR="000134ED" w:rsidRDefault="00E5311E">
      <w:pPr>
        <w:pStyle w:val="EndNoteBibliography"/>
      </w:pPr>
      <w:r>
        <w:lastRenderedPageBreak/>
        <w:t>Fig. 4</w:t>
      </w:r>
    </w:p>
    <w:p w:rsidR="000134ED" w:rsidRDefault="00E5311E">
      <w:pPr>
        <w:pStyle w:val="EndNoteBibliography"/>
        <w:ind w:left="720" w:hanging="720"/>
      </w:pPr>
      <w:r>
        <w:rPr>
          <w:noProof/>
        </w:rPr>
        <mc:AlternateContent>
          <mc:Choice Requires="wps">
            <w:drawing>
              <wp:anchor distT="0" distB="0" distL="0" distR="0" simplePos="0" relativeHeight="251665408" behindDoc="0" locked="0" layoutInCell="1" allowOverlap="1" wp14:anchorId="2B5EFB36" wp14:editId="75D81E8B">
                <wp:simplePos x="0" y="0"/>
                <wp:positionH relativeFrom="column">
                  <wp:posOffset>1699260</wp:posOffset>
                </wp:positionH>
                <wp:positionV relativeFrom="line">
                  <wp:posOffset>66040</wp:posOffset>
                </wp:positionV>
                <wp:extent cx="4126230" cy="436880"/>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4126230" cy="436880"/>
                        </a:xfrm>
                        <a:prstGeom prst="rect">
                          <a:avLst/>
                        </a:prstGeom>
                        <a:solidFill>
                          <a:srgbClr val="FFFFFF"/>
                        </a:solidFill>
                        <a:ln w="12700" cap="flat">
                          <a:noFill/>
                          <a:miter lim="400000"/>
                        </a:ln>
                        <a:effectLst/>
                      </wps:spPr>
                      <wps:bodyPr/>
                    </wps:wsp>
                  </a:graphicData>
                </a:graphic>
              </wp:anchor>
            </w:drawing>
          </mc:Choice>
          <mc:Fallback>
            <w:pict>
              <v:rect id="_x0000_s1033" style="visibility:visible;position:absolute;margin-left:133.8pt;margin-top:5.2pt;width:324.9pt;height:34.4pt;z-index:251665408;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noProof/>
        </w:rPr>
        <mc:AlternateContent>
          <mc:Choice Requires="wps">
            <w:drawing>
              <wp:anchor distT="0" distB="0" distL="0" distR="0" simplePos="0" relativeHeight="251664384" behindDoc="0" locked="0" layoutInCell="1" allowOverlap="1" wp14:anchorId="7F18AD78" wp14:editId="70C3DD7C">
                <wp:simplePos x="0" y="0"/>
                <wp:positionH relativeFrom="column">
                  <wp:posOffset>48552</wp:posOffset>
                </wp:positionH>
                <wp:positionV relativeFrom="line">
                  <wp:posOffset>66327</wp:posOffset>
                </wp:positionV>
                <wp:extent cx="1519196" cy="338488"/>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1519196" cy="338488"/>
                        </a:xfrm>
                        <a:prstGeom prst="rect">
                          <a:avLst/>
                        </a:prstGeom>
                        <a:solidFill>
                          <a:srgbClr val="FFFFFF"/>
                        </a:solidFill>
                        <a:ln w="12700" cap="flat">
                          <a:noFill/>
                          <a:miter lim="400000"/>
                        </a:ln>
                        <a:effectLst/>
                      </wps:spPr>
                      <wps:bodyPr/>
                    </wps:wsp>
                  </a:graphicData>
                </a:graphic>
              </wp:anchor>
            </w:drawing>
          </mc:Choice>
          <mc:Fallback>
            <w:pict>
              <v:rect id="_x0000_s1034" style="visibility:visible;position:absolute;margin-left:3.8pt;margin-top:5.2pt;width:119.6pt;height:26.7pt;z-index:251664384;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commentRangeStart w:id="367"/>
      <w:r>
        <w:rPr>
          <w:noProof/>
        </w:rPr>
        <w:drawing>
          <wp:inline distT="0" distB="0" distL="0" distR="0" wp14:anchorId="4AA5B5B6" wp14:editId="5238EA65">
            <wp:extent cx="5882910" cy="359482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a:picLocks noChangeAspect="1"/>
                    </pic:cNvPicPr>
                  </pic:nvPicPr>
                  <pic:blipFill>
                    <a:blip r:embed="rId15">
                      <a:extLst/>
                    </a:blip>
                    <a:stretch>
                      <a:fillRect/>
                    </a:stretch>
                  </pic:blipFill>
                  <pic:spPr>
                    <a:xfrm>
                      <a:off x="0" y="0"/>
                      <a:ext cx="5882910" cy="3594821"/>
                    </a:xfrm>
                    <a:prstGeom prst="rect">
                      <a:avLst/>
                    </a:prstGeom>
                    <a:ln w="12700" cap="flat">
                      <a:noFill/>
                      <a:miter lim="400000"/>
                    </a:ln>
                    <a:effectLst/>
                  </pic:spPr>
                </pic:pic>
              </a:graphicData>
            </a:graphic>
          </wp:inline>
        </w:drawing>
      </w:r>
      <w:commentRangeEnd w:id="367"/>
      <w:r w:rsidR="002800A3">
        <w:rPr>
          <w:rStyle w:val="CommentReference"/>
          <w:rFonts w:ascii="Times New Roman" w:eastAsia="Arial Unicode MS" w:hAnsi="Times New Roman" w:cs="Times New Roman"/>
          <w:color w:val="auto"/>
          <w:lang w:val="en-US" w:eastAsia="en-US"/>
        </w:rPr>
        <w:commentReference w:id="367"/>
      </w:r>
    </w:p>
    <w:p w:rsidR="000134ED" w:rsidRDefault="00E5311E">
      <w:pPr>
        <w:pStyle w:val="Body"/>
      </w:pPr>
      <w:r>
        <w:br w:type="page"/>
      </w:r>
    </w:p>
    <w:p w:rsidR="000134ED" w:rsidRDefault="00E5311E">
      <w:pPr>
        <w:pStyle w:val="EndNoteBibliography"/>
        <w:ind w:left="720" w:hanging="720"/>
      </w:pPr>
      <w:r>
        <w:lastRenderedPageBreak/>
        <w:t>Fig. 5</w:t>
      </w:r>
    </w:p>
    <w:p w:rsidR="000134ED" w:rsidRDefault="00E5311E">
      <w:pPr>
        <w:pStyle w:val="EndNoteBibliography"/>
        <w:ind w:left="720" w:hanging="720"/>
      </w:pPr>
      <w:r>
        <w:rPr>
          <w:noProof/>
        </w:rPr>
        <mc:AlternateContent>
          <mc:Choice Requires="wpg">
            <w:drawing>
              <wp:anchor distT="0" distB="0" distL="0" distR="0" simplePos="0" relativeHeight="251659264" behindDoc="0" locked="0" layoutInCell="1" allowOverlap="1" wp14:anchorId="694164DD" wp14:editId="0CC76E25">
                <wp:simplePos x="0" y="0"/>
                <wp:positionH relativeFrom="column">
                  <wp:posOffset>2567939</wp:posOffset>
                </wp:positionH>
                <wp:positionV relativeFrom="line">
                  <wp:posOffset>3637279</wp:posOffset>
                </wp:positionV>
                <wp:extent cx="2374265" cy="1403986"/>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39" name="Shape 1073741839"/>
                        <wps:cNvSpPr/>
                        <wps:spPr>
                          <a:xfrm>
                            <a:off x="0" y="-1"/>
                            <a:ext cx="2374265" cy="1403987"/>
                          </a:xfrm>
                          <a:prstGeom prst="rect">
                            <a:avLst/>
                          </a:prstGeom>
                          <a:solidFill>
                            <a:srgbClr val="FFFFFF"/>
                          </a:solidFill>
                          <a:ln w="12700" cap="flat">
                            <a:noFill/>
                            <a:miter lim="400000"/>
                          </a:ln>
                          <a:effectLst/>
                        </wps:spPr>
                        <wps:bodyPr/>
                      </wps:wsp>
                      <wps:wsp>
                        <wps:cNvPr id="1073741840" name="Shape 1073741840"/>
                        <wps:cNvSpPr/>
                        <wps:spPr>
                          <a:xfrm>
                            <a:off x="0" y="-1"/>
                            <a:ext cx="2374265" cy="1403987"/>
                          </a:xfrm>
                          <a:prstGeom prst="rect">
                            <a:avLst/>
                          </a:prstGeom>
                          <a:noFill/>
                          <a:ln w="12700" cap="flat">
                            <a:noFill/>
                            <a:miter lim="400000"/>
                          </a:ln>
                          <a:effectLst/>
                        </wps:spPr>
                        <wps:txbx>
                          <w:txbxContent>
                            <w:p w:rsidR="00B610F0" w:rsidRDefault="00B610F0">
                              <w:pPr>
                                <w:pStyle w:val="Body"/>
                              </w:pPr>
                              <w:r>
                                <w:rPr>
                                  <w:b/>
                                  <w:bCs/>
                                  <w:sz w:val="24"/>
                                  <w:szCs w:val="24"/>
                                </w:rPr>
                                <w:t>Year</w:t>
                              </w:r>
                            </w:p>
                          </w:txbxContent>
                        </wps:txbx>
                        <wps:bodyPr wrap="square" lIns="45719" tIns="45719" rIns="45719" bIns="45719" numCol="1" anchor="t">
                          <a:noAutofit/>
                        </wps:bodyPr>
                      </wps:wsp>
                    </wpg:wgp>
                  </a:graphicData>
                </a:graphic>
              </wp:anchor>
            </w:drawing>
          </mc:Choice>
          <mc:Fallback>
            <w:pict>
              <v:group id="_x0000_s1033" style="position:absolute;left:0;text-align:left;margin-left:202.2pt;margin-top:286.4pt;width:186.95pt;height:110.55pt;z-index:251659264;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">
                <v:rect id="Shape 1073741839" o:spid="_x0000_s1034"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bBsgA&#10;AADjAAAADwAAAGRycy9kb3ducmV2LnhtbERPzUoDMRC+C32HMAUvYpP+6LZr01IUoQcvdn2AYTNu&#10;VjeTJUm327c3guBxvv/Z7kfXiYFCbD1rmM8UCOLam5YbDR/V6/0aREzIBjvPpOFKEfa7yc0WS+Mv&#10;/E7DKTUih3AsUYNNqS+ljLUlh3Hme+LMffrgMOUzNNIEvORw18mFUo/SYcu5wWJPz5bq79PZaSjC&#10;18olpYbr5vhWvTxUdrg7j1rfTsfDE4hEY/oX/7mPJs9XxbJYzdf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VsGyAAAAOMAAAAPAAAAAAAAAAAAAAAAAJgCAABk&#10;cnMvZG93bnJldi54bWxQSwUGAAAAAAQABAD1AAAAjQMAAAAA&#10;" stroked="f" strokeweight="1pt">
                  <v:stroke miterlimit="4"/>
                </v:rect>
                <v:rect id="Shape 1073741840" o:spid="_x0000_s1035"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1mx8oA&#10;AADjAAAADwAAAGRycy9kb3ducmV2LnhtbESPQU/DMAyF70j8h8hI3FjStbCtLJsQYgiJE4MfYDWm&#10;KTRO1aRb+ff4gMTR9vN779vu59CrE42pi2yhWBhQxE10HbcWPt4PN2tQKSM77COThR9KsN9dXmyx&#10;dvHMb3Q65laJCacaLfich1rr1HgKmBZxIJbbZxwDZhnHVrsRz2Ieer005k4H7FgSPA706Kn5Pk7B&#10;gi5ey34Tps1y9tNTWZnbr8PzYO311fxwDyrTnP/Ff98vTuqbVbmqinUlFMIkC9C7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pNZsfKAAAA4wAAAA8AAAAAAAAAAAAAAAAAmAIA&#10;AGRycy9kb3ducmV2LnhtbFBLBQYAAAAABAAEAPUAAACPAwAAAAA=&#10;" filled="f" stroked="f" strokeweight="1pt">
                  <v:stroke miterlimit="4"/>
                  <v:textbox inset="1.27mm,1.27mm,1.27mm,1.27mm">
                    <w:txbxContent>
                      <w:p w:rsidR="00B610F0" w:rsidRDefault="00B610F0">
                        <w:pPr>
                          <w:pStyle w:val="Body"/>
                        </w:pPr>
                        <w:r>
                          <w:rPr>
                            <w:b/>
                            <w:bCs/>
                            <w:sz w:val="24"/>
                            <w:szCs w:val="24"/>
                          </w:rPr>
                          <w:t>Year</w:t>
                        </w:r>
                      </w:p>
                    </w:txbxContent>
                  </v:textbox>
                </v:rect>
                <w10:wrap anchory="line"/>
              </v:group>
            </w:pict>
          </mc:Fallback>
        </mc:AlternateContent>
      </w:r>
      <w:commentRangeStart w:id="368"/>
      <w:r>
        <w:rPr>
          <w:noProof/>
        </w:rPr>
        <w:drawing>
          <wp:inline distT="0" distB="0" distL="0" distR="0" wp14:anchorId="4934D109" wp14:editId="0A443431">
            <wp:extent cx="5907232" cy="3451741"/>
            <wp:effectExtent l="0" t="0" r="0" b="0"/>
            <wp:docPr id="1073741842"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368"/>
      <w:r w:rsidR="002800A3">
        <w:rPr>
          <w:rStyle w:val="CommentReference"/>
          <w:rFonts w:ascii="Times New Roman" w:eastAsia="Arial Unicode MS" w:hAnsi="Times New Roman" w:cs="Times New Roman"/>
          <w:color w:val="auto"/>
          <w:lang w:val="en-US" w:eastAsia="en-US"/>
        </w:rPr>
        <w:commentReference w:id="368"/>
      </w:r>
    </w:p>
    <w:p w:rsidR="000134ED" w:rsidRDefault="000134ED">
      <w:pPr>
        <w:pStyle w:val="EndNoteBibliography"/>
        <w:ind w:left="720" w:hanging="720"/>
      </w:pPr>
    </w:p>
    <w:p w:rsidR="000134ED" w:rsidRDefault="00E5311E">
      <w:pPr>
        <w:pStyle w:val="Body"/>
      </w:pPr>
      <w:r>
        <w:br w:type="page"/>
      </w:r>
    </w:p>
    <w:p w:rsidR="000134ED" w:rsidRDefault="00E5311E">
      <w:pPr>
        <w:pStyle w:val="EndNoteBibliography"/>
        <w:ind w:left="720" w:hanging="720"/>
      </w:pPr>
      <w:r>
        <w:rPr>
          <w:lang w:val="en-US"/>
        </w:rPr>
        <w:lastRenderedPageBreak/>
        <w:t>Fig. 6 (</w:t>
      </w:r>
      <w:commentRangeStart w:id="369"/>
      <w:r>
        <w:rPr>
          <w:lang w:val="en-US"/>
        </w:rPr>
        <w:t xml:space="preserve">need </w:t>
      </w:r>
      <w:proofErr w:type="spellStart"/>
      <w:r>
        <w:rPr>
          <w:lang w:val="en-US"/>
        </w:rPr>
        <w:t>lat</w:t>
      </w:r>
      <w:proofErr w:type="spellEnd"/>
      <w:r>
        <w:rPr>
          <w:lang w:val="en-US"/>
        </w:rPr>
        <w:t xml:space="preserve"> and longs</w:t>
      </w:r>
      <w:commentRangeEnd w:id="369"/>
      <w:r w:rsidR="002800A3">
        <w:rPr>
          <w:rStyle w:val="CommentReference"/>
          <w:rFonts w:ascii="Times New Roman" w:eastAsia="Arial Unicode MS" w:hAnsi="Times New Roman" w:cs="Times New Roman"/>
          <w:color w:val="auto"/>
          <w:lang w:val="en-US" w:eastAsia="en-US"/>
        </w:rPr>
        <w:commentReference w:id="369"/>
      </w:r>
      <w:commentRangeStart w:id="370"/>
      <w:r>
        <w:t>)</w:t>
      </w:r>
      <w:commentRangeEnd w:id="370"/>
      <w:r>
        <w:commentReference w:id="370"/>
      </w:r>
    </w:p>
    <w:p w:rsidR="000134ED" w:rsidRDefault="00E5311E">
      <w:pPr>
        <w:pStyle w:val="Body"/>
      </w:pPr>
      <w:r>
        <w:rPr>
          <w:noProof/>
          <w:lang w:val="en-CA"/>
        </w:rPr>
        <w:drawing>
          <wp:inline distT="0" distB="0" distL="0" distR="0" wp14:anchorId="6140F448" wp14:editId="13E8465A">
            <wp:extent cx="4901565" cy="490791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png"/>
                    <pic:cNvPicPr>
                      <a:picLocks noChangeAspect="1"/>
                    </pic:cNvPicPr>
                  </pic:nvPicPr>
                  <pic:blipFill>
                    <a:blip r:embed="rId17">
                      <a:extLst/>
                    </a:blip>
                    <a:stretch>
                      <a:fillRect/>
                    </a:stretch>
                  </pic:blipFill>
                  <pic:spPr>
                    <a:xfrm>
                      <a:off x="0" y="0"/>
                      <a:ext cx="4901565" cy="4907915"/>
                    </a:xfrm>
                    <a:prstGeom prst="rect">
                      <a:avLst/>
                    </a:prstGeom>
                    <a:ln w="12700" cap="flat">
                      <a:noFill/>
                      <a:miter lim="400000"/>
                    </a:ln>
                    <a:effectLst/>
                  </pic:spPr>
                </pic:pic>
              </a:graphicData>
            </a:graphic>
          </wp:inline>
        </w:drawing>
      </w:r>
      <w:r>
        <w:br w:type="page"/>
      </w:r>
    </w:p>
    <w:p w:rsidR="000134ED" w:rsidRDefault="00E5311E">
      <w:pPr>
        <w:pStyle w:val="EndNoteBibliography"/>
        <w:ind w:left="720" w:hanging="720"/>
      </w:pPr>
      <w:r>
        <w:lastRenderedPageBreak/>
        <w:t>Fig. 7</w:t>
      </w:r>
    </w:p>
    <w:p w:rsidR="000134ED" w:rsidRDefault="000134ED">
      <w:pPr>
        <w:pStyle w:val="EndNoteBibliography"/>
        <w:ind w:left="720" w:hanging="720"/>
      </w:pPr>
    </w:p>
    <w:p w:rsidR="000134ED" w:rsidRDefault="00E5311E">
      <w:pPr>
        <w:pStyle w:val="EndNoteBibliography"/>
        <w:ind w:left="720" w:hanging="720"/>
      </w:pPr>
      <w:r>
        <w:rPr>
          <w:noProof/>
        </w:rPr>
        <mc:AlternateContent>
          <mc:Choice Requires="wpg">
            <w:drawing>
              <wp:anchor distT="0" distB="0" distL="0" distR="0" simplePos="0" relativeHeight="251663360" behindDoc="0" locked="0" layoutInCell="1" allowOverlap="1" wp14:anchorId="50DF9627" wp14:editId="2C903D7F">
                <wp:simplePos x="0" y="0"/>
                <wp:positionH relativeFrom="column">
                  <wp:posOffset>2632710</wp:posOffset>
                </wp:positionH>
                <wp:positionV relativeFrom="line">
                  <wp:posOffset>3147060</wp:posOffset>
                </wp:positionV>
                <wp:extent cx="2374265" cy="1403986"/>
                <wp:effectExtent l="0" t="0" r="0" b="0"/>
                <wp:wrapNone/>
                <wp:docPr id="1073741846"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44" name="Shape 1073741844"/>
                        <wps:cNvSpPr/>
                        <wps:spPr>
                          <a:xfrm>
                            <a:off x="0" y="-1"/>
                            <a:ext cx="2374265" cy="1403987"/>
                          </a:xfrm>
                          <a:prstGeom prst="rect">
                            <a:avLst/>
                          </a:prstGeom>
                          <a:solidFill>
                            <a:srgbClr val="FFFFFF"/>
                          </a:solidFill>
                          <a:ln w="12700" cap="flat">
                            <a:noFill/>
                            <a:miter lim="400000"/>
                          </a:ln>
                          <a:effectLst/>
                        </wps:spPr>
                        <wps:bodyPr/>
                      </wps:wsp>
                      <wps:wsp>
                        <wps:cNvPr id="1073741845" name="Shape 1073741845"/>
                        <wps:cNvSpPr/>
                        <wps:spPr>
                          <a:xfrm>
                            <a:off x="0" y="-1"/>
                            <a:ext cx="2374265" cy="1403987"/>
                          </a:xfrm>
                          <a:prstGeom prst="rect">
                            <a:avLst/>
                          </a:prstGeom>
                          <a:noFill/>
                          <a:ln w="12700" cap="flat">
                            <a:noFill/>
                            <a:miter lim="400000"/>
                          </a:ln>
                          <a:effectLst/>
                        </wps:spPr>
                        <wps:txbx>
                          <w:txbxContent>
                            <w:p w:rsidR="00B610F0" w:rsidRDefault="00B610F0">
                              <w:pPr>
                                <w:pStyle w:val="Body"/>
                              </w:pPr>
                              <w:r>
                                <w:rPr>
                                  <w:rFonts w:ascii="Arial" w:hAnsi="Arial"/>
                                  <w:sz w:val="36"/>
                                  <w:szCs w:val="36"/>
                                </w:rPr>
                                <w:t>Year</w:t>
                              </w:r>
                            </w:p>
                          </w:txbxContent>
                        </wps:txbx>
                        <wps:bodyPr wrap="square" lIns="45719" tIns="45719" rIns="45719" bIns="45719" numCol="1" anchor="t">
                          <a:noAutofit/>
                        </wps:bodyPr>
                      </wps:wsp>
                    </wpg:wgp>
                  </a:graphicData>
                </a:graphic>
              </wp:anchor>
            </w:drawing>
          </mc:Choice>
          <mc:Fallback>
            <w:pict>
              <v:group id="_x0000_s1036" style="position:absolute;left:0;text-align:left;margin-left:207.3pt;margin-top:247.8pt;width:186.95pt;height:110.55pt;z-index:251663360;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">
                <v:rect id="Shape 1073741844" o:spid="_x0000_s1037"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H5ccA&#10;AADjAAAADwAAAGRycy9kb3ducmV2LnhtbERPX0vDMBB/F/Ydwgm+iEum1c66bAxlsAdfXP0AR3M2&#10;1eZSkqzrvr0ZCD7e7/+tNpPrxUghdp41LOYKBHHjTceths96d7cEEROywd4zaThThM16drXCyvgT&#10;f9B4SK3IIRwr1GBTGiopY2PJYZz7gThzXz44TPkMrTQBTznc9fJeqSfpsOPcYHGgV0vNz+HoNJTh&#10;u3BJqfH8vH+v3x5rO94eJ61vrqftC4hEU/oX/7n3Js9X5UNZLJZFAZefMgB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6h+XHAAAA4wAAAA8AAAAAAAAAAAAAAAAAmAIAAGRy&#10;cy9kb3ducmV2LnhtbFBLBQYAAAAABAAEAPUAAACMAwAAAAA=&#10;" stroked="f" strokeweight="1pt">
                  <v:stroke miterlimit="4"/>
                </v:rect>
                <v:rect id="Shape 1073741845" o:spid="_x0000_s1038"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FX8cA&#10;AADjAAAADwAAAGRycy9kb3ducmV2LnhtbERPX0/CMBB/N/E7NEfim7RjQ2BQiDFiTHwS/QCX9VwH&#10;63VZO5jf3pKQ+Hi//7fZja4VZ+pD41lDNlUgiCtvGq41fH/tH5cgQkQ22HomDb8UYLe9v9tgafyF&#10;P+l8iLVIIRxK1GBj7EopQ2XJYZj6jjhxP753GNPZ19L0eEnhrpUzpZ6kw4ZTg8WOXixVp8PgNMjs&#10;I29XbljNRju85oWaH/dvndYPk/F5DSLSGP/FN/e7SfPVIl8U2bKYw/WnBI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6xV/HAAAA4wAAAA8AAAAAAAAAAAAAAAAAmAIAAGRy&#10;cy9kb3ducmV2LnhtbFBLBQYAAAAABAAEAPUAAACMAwAAAAA=&#10;" filled="f" stroked="f" strokeweight="1pt">
                  <v:stroke miterlimit="4"/>
                  <v:textbox inset="1.27mm,1.27mm,1.27mm,1.27mm">
                    <w:txbxContent>
                      <w:p w:rsidR="00B610F0" w:rsidRDefault="00B610F0">
                        <w:pPr>
                          <w:pStyle w:val="Body"/>
                        </w:pPr>
                        <w:r>
                          <w:rPr>
                            <w:rFonts w:ascii="Arial" w:hAnsi="Arial"/>
                            <w:sz w:val="36"/>
                            <w:szCs w:val="36"/>
                          </w:rPr>
                          <w:t>Year</w:t>
                        </w:r>
                      </w:p>
                    </w:txbxContent>
                  </v:textbox>
                </v:rect>
                <w10:wrap anchory="line"/>
              </v:group>
            </w:pict>
          </mc:Fallback>
        </mc:AlternateContent>
      </w:r>
      <w:r>
        <w:rPr>
          <w:noProof/>
        </w:rPr>
        <w:drawing>
          <wp:inline distT="0" distB="0" distL="0" distR="0" wp14:anchorId="3493F71F" wp14:editId="2B7C2CC4">
            <wp:extent cx="5560060" cy="320675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6.png"/>
                    <pic:cNvPicPr>
                      <a:picLocks noChangeAspect="1"/>
                    </pic:cNvPicPr>
                  </pic:nvPicPr>
                  <pic:blipFill>
                    <a:blip r:embed="rId18">
                      <a:extLst/>
                    </a:blip>
                    <a:stretch>
                      <a:fillRect/>
                    </a:stretch>
                  </pic:blipFill>
                  <pic:spPr>
                    <a:xfrm>
                      <a:off x="0" y="0"/>
                      <a:ext cx="5560060" cy="3206750"/>
                    </a:xfrm>
                    <a:prstGeom prst="rect">
                      <a:avLst/>
                    </a:prstGeom>
                    <a:ln w="12700" cap="flat">
                      <a:noFill/>
                      <a:miter lim="400000"/>
                    </a:ln>
                    <a:effectLst/>
                  </pic:spPr>
                </pic:pic>
              </a:graphicData>
            </a:graphic>
          </wp:inline>
        </w:drawing>
      </w:r>
    </w:p>
    <w:p w:rsidR="000134ED" w:rsidRDefault="00E5311E">
      <w:pPr>
        <w:pStyle w:val="Body"/>
      </w:pPr>
      <w:r>
        <w:br w:type="page"/>
      </w:r>
    </w:p>
    <w:p w:rsidR="000134ED" w:rsidRDefault="00E5311E">
      <w:pPr>
        <w:pStyle w:val="EndNoteBibliography"/>
        <w:ind w:left="720" w:hanging="720"/>
      </w:pPr>
      <w:r>
        <w:lastRenderedPageBreak/>
        <w:t>Fig. 8</w:t>
      </w:r>
    </w:p>
    <w:p w:rsidR="002800A3" w:rsidRDefault="002800A3">
      <w:pPr>
        <w:pStyle w:val="EndNoteBibliography"/>
        <w:ind w:left="720" w:hanging="720"/>
      </w:pPr>
      <w:r>
        <w:rPr>
          <w:noProof/>
        </w:rPr>
        <w:drawing>
          <wp:inline distT="0" distB="0" distL="0" distR="0" wp14:anchorId="0EDCFD0B" wp14:editId="4EE43848">
            <wp:extent cx="5614427" cy="647701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3k3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4427" cy="6477013"/>
                    </a:xfrm>
                    <a:prstGeom prst="rect">
                      <a:avLst/>
                    </a:prstGeom>
                  </pic:spPr>
                </pic:pic>
              </a:graphicData>
            </a:graphic>
          </wp:inline>
        </w:drawing>
      </w:r>
    </w:p>
    <w:p w:rsidR="000134ED" w:rsidRDefault="000134ED">
      <w:pPr>
        <w:pStyle w:val="EndNoteBibliography"/>
        <w:ind w:left="720" w:hanging="720"/>
      </w:pPr>
    </w:p>
    <w:sectPr w:rsidR="000134ED" w:rsidSect="00286AED">
      <w:pgSz w:w="12240" w:h="15840"/>
      <w:pgMar w:top="1440" w:right="1440" w:bottom="1440" w:left="1440" w:header="708" w:footer="708"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George Rose" w:date="2018-04-11T12:17:00Z" w:initials="">
    <w:p w:rsidR="00B610F0" w:rsidRDefault="00B610F0">
      <w:pPr>
        <w:pStyle w:val="Default"/>
      </w:pPr>
    </w:p>
    <w:p w:rsidR="00B610F0" w:rsidRDefault="00B610F0">
      <w:pPr>
        <w:pStyle w:val="Default"/>
      </w:pPr>
      <w:r>
        <w:rPr>
          <w:rFonts w:eastAsia="Arial Unicode MS" w:cs="Arial Unicode MS"/>
        </w:rPr>
        <w:t>Usually use Rose, G.A.</w:t>
      </w:r>
    </w:p>
  </w:comment>
  <w:comment w:id="4" w:author="George Rose" w:date="2018-04-11T12:16:00Z" w:initials="">
    <w:p w:rsidR="00B610F0" w:rsidRDefault="00B610F0">
      <w:pPr>
        <w:pStyle w:val="Default"/>
      </w:pPr>
    </w:p>
    <w:p w:rsidR="00B610F0" w:rsidRDefault="00B610F0">
      <w:pPr>
        <w:pStyle w:val="Default"/>
      </w:pPr>
      <w:r>
        <w:rPr>
          <w:rFonts w:eastAsia="Arial Unicode MS" w:cs="Arial Unicode MS"/>
        </w:rPr>
        <w:t>I am using my UBC address now. So it’s Institute for the Oceans and Fisheries, UBC, Vancouver, Canada.</w:t>
      </w:r>
    </w:p>
  </w:comment>
  <w:comment w:id="5" w:author="George Rose" w:date="2018-04-12T10:53:00Z" w:initials="">
    <w:p w:rsidR="00B610F0" w:rsidRDefault="00B610F0">
      <w:pPr>
        <w:pStyle w:val="Default"/>
      </w:pPr>
    </w:p>
    <w:p w:rsidR="00B610F0" w:rsidRDefault="00B610F0">
      <w:pPr>
        <w:pStyle w:val="Default"/>
      </w:pPr>
      <w:r>
        <w:rPr>
          <w:rFonts w:eastAsia="Arial Unicode MS" w:cs="Arial Unicode MS"/>
        </w:rPr>
        <w:t xml:space="preserve">Is this a bit too narrow - quite a bit of research has been done outside of DFO which concluded a collapse had occurred which supported the DFO survey results. For example, of the dozen examples in Frank et al.’s table claiming a collapse - I am an author of 5 based on research external to DFO. So maybe I am a bit touchy :) There are also seabird examples… I think this should not be confined to a DFO issue </w:t>
      </w:r>
    </w:p>
  </w:comment>
  <w:comment w:id="46" w:author="George Rose" w:date="2018-04-11T12:23:00Z" w:initials="">
    <w:p w:rsidR="00B610F0" w:rsidRDefault="00B610F0">
      <w:pPr>
        <w:pStyle w:val="Default"/>
      </w:pPr>
      <w:r>
        <w:rPr>
          <w:rStyle w:val="CommentReference"/>
        </w:rPr>
        <w:annotationRef/>
      </w:r>
    </w:p>
  </w:comment>
  <w:comment w:id="47" w:author="George Rose" w:date="2018-04-11T12:23:00Z" w:initials="">
    <w:p w:rsidR="00B610F0" w:rsidRDefault="00B610F0">
      <w:pPr>
        <w:pStyle w:val="Default"/>
      </w:pPr>
    </w:p>
    <w:p w:rsidR="00B610F0" w:rsidRDefault="00B610F0">
      <w:pPr>
        <w:pStyle w:val="Default"/>
      </w:pPr>
      <w:r>
        <w:rPr>
          <w:rFonts w:eastAsia="Arial Unicode MS" w:cs="Arial Unicode MS"/>
        </w:rPr>
        <w:t xml:space="preserve">I would question the use of the Hutchings and Myers 94 paper as supporting the previous statement - their hypothesis was that the cod decline was entirely overfishing with no significant environmental influence. For a cod reference I would suggest we use </w:t>
      </w:r>
      <w:proofErr w:type="spellStart"/>
      <w:r>
        <w:rPr>
          <w:rFonts w:eastAsia="Arial Unicode MS" w:cs="Arial Unicode MS"/>
        </w:rPr>
        <w:t>deYoung</w:t>
      </w:r>
      <w:proofErr w:type="spellEnd"/>
      <w:r>
        <w:rPr>
          <w:rFonts w:eastAsia="Arial Unicode MS" w:cs="Arial Unicode MS"/>
        </w:rPr>
        <w:t xml:space="preserve"> and Rose (1993) which argued for environmental change, or use my book Rose 2007 which tells a more complete story.</w:t>
      </w:r>
    </w:p>
  </w:comment>
  <w:comment w:id="50" w:author="DFO-MPO" w:date="2018-04-13T11:35:00Z" w:initials="D">
    <w:p w:rsidR="00B610F0" w:rsidRDefault="00B610F0">
      <w:pPr>
        <w:pStyle w:val="CommentText"/>
      </w:pPr>
      <w:r>
        <w:rPr>
          <w:rStyle w:val="CommentReference"/>
        </w:rPr>
        <w:annotationRef/>
      </w:r>
      <w:r>
        <w:t>I’m wondering if some of these changes should be listed given that most readers aren’t going to know what they were</w:t>
      </w:r>
    </w:p>
  </w:comment>
  <w:comment w:id="51" w:author="George Rose" w:date="2018-04-12T10:50:00Z" w:initials="">
    <w:p w:rsidR="00B610F0" w:rsidRDefault="00B610F0">
      <w:pPr>
        <w:pStyle w:val="Default"/>
      </w:pPr>
    </w:p>
    <w:p w:rsidR="00B610F0" w:rsidRDefault="00B610F0">
      <w:pPr>
        <w:pStyle w:val="Default"/>
      </w:pPr>
      <w:proofErr w:type="gramStart"/>
      <w:r>
        <w:rPr>
          <w:rFonts w:eastAsia="Arial Unicode MS" w:cs="Arial Unicode MS"/>
        </w:rPr>
        <w:t>argued</w:t>
      </w:r>
      <w:proofErr w:type="gramEnd"/>
    </w:p>
  </w:comment>
  <w:comment w:id="54" w:author="DFO-MPO" w:date="2018-04-13T11:35:00Z" w:initials="D">
    <w:p w:rsidR="00B610F0" w:rsidRPr="00B2409C" w:rsidRDefault="00B610F0">
      <w:pPr>
        <w:pStyle w:val="CommentText"/>
        <w:rPr>
          <w:rFonts w:ascii="Calibri" w:eastAsia="Calibri" w:hAnsi="Calibri"/>
          <w:bdr w:val="none" w:sz="0" w:space="0" w:color="auto"/>
          <w:lang w:val="en-CA"/>
        </w:rPr>
      </w:pPr>
      <w:r>
        <w:rPr>
          <w:rStyle w:val="CommentReference"/>
        </w:rPr>
        <w:annotationRef/>
      </w:r>
      <w:r w:rsidRPr="00B2409C">
        <w:rPr>
          <w:rFonts w:ascii="Calibri" w:eastAsia="Calibri" w:hAnsi="Calibri"/>
          <w:bdr w:val="none" w:sz="0" w:space="0" w:color="auto"/>
          <w:lang w:val="en-CA"/>
        </w:rPr>
        <w:t xml:space="preserve">The inshore and offshore indices have not been explained yet which makes this section difficult to follow/understand. What do these indices consist of and what was the discordance? This also effects subsequent sections of the manuscript. </w:t>
      </w:r>
    </w:p>
  </w:comment>
  <w:comment w:id="106" w:author="DFO-MPO" w:date="2018-04-13T11:55:00Z" w:initials="D">
    <w:p w:rsidR="00B610F0" w:rsidRDefault="00B610F0">
      <w:pPr>
        <w:pStyle w:val="CommentText"/>
      </w:pPr>
      <w:r>
        <w:rPr>
          <w:rStyle w:val="CommentReference"/>
        </w:rPr>
        <w:annotationRef/>
      </w:r>
      <w:r>
        <w:t>I don’t think this has been described yet which makes the text confusing.</w:t>
      </w:r>
    </w:p>
  </w:comment>
  <w:comment w:id="133" w:author="George Rose" w:date="2018-04-11T12:38:00Z" w:initials="">
    <w:p w:rsidR="00B610F0" w:rsidRDefault="00B610F0">
      <w:pPr>
        <w:pStyle w:val="Default"/>
      </w:pPr>
    </w:p>
    <w:p w:rsidR="00B610F0" w:rsidRDefault="00B610F0">
      <w:pPr>
        <w:pStyle w:val="Default"/>
      </w:pPr>
      <w:r>
        <w:rPr>
          <w:rFonts w:eastAsia="Arial Unicode MS" w:cs="Arial Unicode MS"/>
        </w:rPr>
        <w:t>It might help here to show echograms of capelin of differing ages and behaviours - I can contribute these if this would help… it would also show the inherent weakness of using only bottom trawl data for a pelagic species as in Frank et al.…</w:t>
      </w:r>
    </w:p>
  </w:comment>
  <w:comment w:id="134" w:author="George Rose" w:date="2018-04-11T12:42:00Z" w:initials="">
    <w:p w:rsidR="00B610F0" w:rsidRDefault="00B610F0">
      <w:pPr>
        <w:pStyle w:val="Default"/>
      </w:pPr>
    </w:p>
    <w:p w:rsidR="00B610F0" w:rsidRDefault="00B610F0">
      <w:pPr>
        <w:pStyle w:val="Default"/>
      </w:pPr>
      <w:proofErr w:type="gramStart"/>
      <w:r>
        <w:rPr>
          <w:rFonts w:eastAsia="Arial Unicode MS" w:cs="Arial Unicode MS"/>
        </w:rPr>
        <w:t>this</w:t>
      </w:r>
      <w:proofErr w:type="gramEnd"/>
      <w:r>
        <w:rPr>
          <w:rFonts w:eastAsia="Arial Unicode MS" w:cs="Arial Unicode MS"/>
        </w:rPr>
        <w:t xml:space="preserve"> is not all that clear - what is meant by this change in biology?</w:t>
      </w:r>
    </w:p>
  </w:comment>
  <w:comment w:id="135" w:author="DFO-MPO" w:date="2018-04-13T12:05:00Z" w:initials="D">
    <w:p w:rsidR="00B610F0" w:rsidRDefault="00B610F0">
      <w:pPr>
        <w:pStyle w:val="CommentText"/>
      </w:pPr>
      <w:r>
        <w:rPr>
          <w:rStyle w:val="CommentReference"/>
        </w:rPr>
        <w:annotationRef/>
      </w:r>
      <w:r>
        <w:t>I’m not following how an increased proportion of maturing age-2 capelin is “artificially” decreasing the age-2 capelin acoustic estimate. This needs to be explained a bit more. Is this due to age-2 capelin leaving the survey areas in higher numbers in order to join a spawning migration?</w:t>
      </w:r>
    </w:p>
  </w:comment>
  <w:comment w:id="160" w:author="George Rose" w:date="2018-04-11T12:43:00Z" w:initials="">
    <w:p w:rsidR="00B610F0" w:rsidRDefault="00B610F0">
      <w:pPr>
        <w:pStyle w:val="Default"/>
      </w:pPr>
    </w:p>
    <w:p w:rsidR="00B610F0" w:rsidRDefault="00B610F0">
      <w:pPr>
        <w:pStyle w:val="Default"/>
      </w:pPr>
      <w:r>
        <w:rPr>
          <w:rFonts w:eastAsia="Arial Unicode MS" w:cs="Arial Unicode MS"/>
        </w:rPr>
        <w:t>Again, a series of echograms would help make this clearer - the differing structures of migrating vs. immature capelin (vertical vs. horizontal structure ….)</w:t>
      </w:r>
    </w:p>
  </w:comment>
  <w:comment w:id="168" w:author="George Rose" w:date="2018-04-11T12:49:00Z" w:initials="">
    <w:p w:rsidR="00B610F0" w:rsidRDefault="00B610F0">
      <w:pPr>
        <w:pStyle w:val="Default"/>
      </w:pPr>
    </w:p>
    <w:p w:rsidR="00B610F0" w:rsidRDefault="00B610F0">
      <w:pPr>
        <w:pStyle w:val="Default"/>
      </w:pPr>
      <w:r>
        <w:rPr>
          <w:rFonts w:eastAsia="Arial Unicode MS" w:cs="Arial Unicode MS"/>
        </w:rPr>
        <w:t>This might be reworded a bit - is this only referring to Norway-Russia (Barents Sea)? That would be one survey only with Iceland using a different approach…</w:t>
      </w:r>
    </w:p>
  </w:comment>
  <w:comment w:id="169" w:author="George Rose" w:date="2018-04-11T12:48:00Z" w:initials="">
    <w:p w:rsidR="00B610F0" w:rsidRDefault="00B610F0">
      <w:pPr>
        <w:pStyle w:val="Default"/>
      </w:pPr>
    </w:p>
    <w:p w:rsidR="00B610F0" w:rsidRDefault="00B610F0">
      <w:pPr>
        <w:pStyle w:val="Default"/>
      </w:pPr>
      <w:r>
        <w:rPr>
          <w:rFonts w:eastAsia="Arial Unicode MS" w:cs="Arial Unicode MS"/>
        </w:rPr>
        <w:t xml:space="preserve">You might also cite Anna </w:t>
      </w:r>
      <w:proofErr w:type="spellStart"/>
      <w:r>
        <w:rPr>
          <w:rFonts w:eastAsia="Arial Unicode MS" w:cs="Arial Unicode MS"/>
        </w:rPr>
        <w:t>Olafsdottir’s</w:t>
      </w:r>
      <w:proofErr w:type="spellEnd"/>
      <w:r>
        <w:rPr>
          <w:rFonts w:eastAsia="Arial Unicode MS" w:cs="Arial Unicode MS"/>
        </w:rPr>
        <w:t xml:space="preserve"> papers from her PhD thesis…. on Icelandic capelin migration…</w:t>
      </w:r>
    </w:p>
  </w:comment>
  <w:comment w:id="178" w:author="DFO-MPO" w:date="2018-04-13T12:20:00Z" w:initials="D">
    <w:p w:rsidR="00B610F0" w:rsidRDefault="00B610F0">
      <w:pPr>
        <w:pStyle w:val="CommentText"/>
      </w:pPr>
      <w:r>
        <w:rPr>
          <w:rStyle w:val="CommentReference"/>
        </w:rPr>
        <w:annotationRef/>
      </w:r>
      <w:r>
        <w:t>Not sure that we can use the term “significant” here as we haven’t done any stats…</w:t>
      </w:r>
    </w:p>
  </w:comment>
  <w:comment w:id="259" w:author="George Rose" w:date="2018-04-11T13:23:00Z" w:initials="">
    <w:p w:rsidR="00B610F0" w:rsidRDefault="00B610F0">
      <w:pPr>
        <w:pStyle w:val="Default"/>
      </w:pPr>
      <w:r>
        <w:rPr>
          <w:rStyle w:val="CommentReference"/>
        </w:rPr>
        <w:annotationRef/>
      </w:r>
    </w:p>
  </w:comment>
  <w:comment w:id="260" w:author="George Rose" w:date="2018-04-11T13:15:00Z" w:initials="">
    <w:p w:rsidR="00B610F0" w:rsidRDefault="00B610F0">
      <w:pPr>
        <w:pStyle w:val="Default"/>
      </w:pPr>
    </w:p>
    <w:p w:rsidR="00B610F0" w:rsidRDefault="00B610F0">
      <w:pPr>
        <w:pStyle w:val="Default"/>
      </w:pPr>
      <w:r>
        <w:rPr>
          <w:rFonts w:eastAsia="Arial Unicode MS" w:cs="Arial Unicode MS"/>
        </w:rPr>
        <w:t xml:space="preserve">This is a bit confusing. Capelin shifted S in the early 90s, as did cod (is that agreed?) - </w:t>
      </w:r>
      <w:proofErr w:type="gramStart"/>
      <w:r>
        <w:rPr>
          <w:rFonts w:eastAsia="Arial Unicode MS" w:cs="Arial Unicode MS"/>
        </w:rPr>
        <w:t>and</w:t>
      </w:r>
      <w:proofErr w:type="gramEnd"/>
      <w:r>
        <w:rPr>
          <w:rFonts w:eastAsia="Arial Unicode MS" w:cs="Arial Unicode MS"/>
        </w:rPr>
        <w:t xml:space="preserve"> O’Driscoll, Rose, Schneider, Lilly paper (I have ref) suggested cod encounter rates in the S were maintained during that period. How does that fit with this - likely does just not clear…</w:t>
      </w:r>
    </w:p>
  </w:comment>
  <w:comment w:id="262" w:author="George Rose" w:date="2018-04-11T13:22:00Z" w:initials="">
    <w:p w:rsidR="00B610F0" w:rsidRDefault="00B610F0">
      <w:pPr>
        <w:pStyle w:val="Default"/>
      </w:pPr>
      <w:r>
        <w:rPr>
          <w:rStyle w:val="CommentReference"/>
        </w:rPr>
        <w:annotationRef/>
      </w:r>
    </w:p>
  </w:comment>
  <w:comment w:id="263" w:author="George Rose" w:date="2018-04-11T13:28:00Z" w:initials="">
    <w:p w:rsidR="00B610F0" w:rsidRDefault="00B610F0">
      <w:pPr>
        <w:pStyle w:val="Default"/>
      </w:pPr>
    </w:p>
    <w:p w:rsidR="00B610F0" w:rsidRDefault="00B610F0">
      <w:pPr>
        <w:pStyle w:val="Default"/>
      </w:pPr>
      <w:r>
        <w:rPr>
          <w:rFonts w:eastAsia="Arial Unicode MS" w:cs="Arial Unicode MS"/>
        </w:rPr>
        <w:t xml:space="preserve">I would emphasize this again as Frank et al. use these data is a way which is really questionable. I think if you did the same with </w:t>
      </w:r>
      <w:proofErr w:type="spellStart"/>
      <w:r>
        <w:rPr>
          <w:rFonts w:eastAsia="Arial Unicode MS" w:cs="Arial Unicode MS"/>
        </w:rPr>
        <w:t>Ncod</w:t>
      </w:r>
      <w:proofErr w:type="spellEnd"/>
      <w:r>
        <w:rPr>
          <w:rFonts w:eastAsia="Arial Unicode MS" w:cs="Arial Unicode MS"/>
        </w:rPr>
        <w:t xml:space="preserve"> you might conclude they did not collapse either…</w:t>
      </w:r>
    </w:p>
  </w:comment>
  <w:comment w:id="270" w:author="George Rose" w:date="2018-04-11T13:49:00Z" w:initials="">
    <w:p w:rsidR="00B610F0" w:rsidRDefault="00B610F0">
      <w:pPr>
        <w:pStyle w:val="Default"/>
      </w:pPr>
    </w:p>
    <w:p w:rsidR="00B610F0" w:rsidRDefault="00B610F0">
      <w:pPr>
        <w:pStyle w:val="Default"/>
      </w:pPr>
      <w:r>
        <w:rPr>
          <w:rFonts w:eastAsia="Arial Unicode MS" w:cs="Arial Unicode MS"/>
        </w:rPr>
        <w:t>What does this mean?</w:t>
      </w:r>
    </w:p>
  </w:comment>
  <w:comment w:id="271" w:author="George Rose" w:date="2018-04-11T13:53:00Z" w:initials="">
    <w:p w:rsidR="00B610F0" w:rsidRDefault="00B610F0">
      <w:pPr>
        <w:pStyle w:val="Default"/>
      </w:pPr>
    </w:p>
    <w:p w:rsidR="00B610F0" w:rsidRDefault="00B610F0">
      <w:pPr>
        <w:pStyle w:val="Default"/>
      </w:pPr>
      <w:r>
        <w:rPr>
          <w:rFonts w:eastAsia="Arial Unicode MS" w:cs="Arial Unicode MS"/>
        </w:rPr>
        <w:t xml:space="preserve"> I would say is consistent with</w:t>
      </w:r>
    </w:p>
  </w:comment>
  <w:comment w:id="272" w:author="George Rose" w:date="2018-04-11T13:54:00Z" w:initials="">
    <w:p w:rsidR="00B610F0" w:rsidRDefault="00B610F0">
      <w:pPr>
        <w:pStyle w:val="Default"/>
      </w:pPr>
    </w:p>
    <w:p w:rsidR="00B610F0" w:rsidRDefault="00B610F0">
      <w:pPr>
        <w:pStyle w:val="Default"/>
      </w:pPr>
      <w:proofErr w:type="gramStart"/>
      <w:r>
        <w:rPr>
          <w:rFonts w:eastAsia="Arial Unicode MS" w:cs="Arial Unicode MS"/>
        </w:rPr>
        <w:t>too</w:t>
      </w:r>
      <w:proofErr w:type="gramEnd"/>
      <w:r>
        <w:rPr>
          <w:rFonts w:eastAsia="Arial Unicode MS" w:cs="Arial Unicode MS"/>
        </w:rPr>
        <w:t xml:space="preserve"> wordy - don’t need DFO here</w:t>
      </w:r>
    </w:p>
  </w:comment>
  <w:comment w:id="273" w:author="George Rose" w:date="2018-04-11T13:55:00Z" w:initials="">
    <w:p w:rsidR="00B610F0" w:rsidRDefault="00B610F0">
      <w:pPr>
        <w:pStyle w:val="Default"/>
      </w:pPr>
    </w:p>
    <w:p w:rsidR="00B610F0" w:rsidRDefault="00B610F0">
      <w:pPr>
        <w:pStyle w:val="Default"/>
      </w:pPr>
      <w:r>
        <w:rPr>
          <w:rFonts w:eastAsia="Arial Unicode MS" w:cs="Arial Unicode MS"/>
        </w:rPr>
        <w:t>Nakashima 1996, 1998</w:t>
      </w:r>
    </w:p>
  </w:comment>
  <w:comment w:id="275" w:author="George Rose" w:date="2018-04-11T13:56:00Z" w:initials="">
    <w:p w:rsidR="00B610F0" w:rsidRDefault="00B610F0">
      <w:pPr>
        <w:pStyle w:val="Default"/>
      </w:pPr>
    </w:p>
    <w:p w:rsidR="00B610F0" w:rsidRDefault="00B610F0">
      <w:pPr>
        <w:pStyle w:val="Default"/>
      </w:pPr>
      <w:proofErr w:type="gramStart"/>
      <w:r>
        <w:rPr>
          <w:rFonts w:eastAsia="Arial Unicode MS" w:cs="Arial Unicode MS"/>
        </w:rPr>
        <w:t>as</w:t>
      </w:r>
      <w:proofErr w:type="gramEnd"/>
      <w:r>
        <w:rPr>
          <w:rFonts w:eastAsia="Arial Unicode MS" w:cs="Arial Unicode MS"/>
        </w:rPr>
        <w:t xml:space="preserve"> suggested by Frank et al.</w:t>
      </w:r>
    </w:p>
  </w:comment>
  <w:comment w:id="276" w:author="George Rose" w:date="2018-04-11T14:01:00Z" w:initials="">
    <w:p w:rsidR="00B610F0" w:rsidRDefault="00B610F0">
      <w:pPr>
        <w:pStyle w:val="Default"/>
      </w:pPr>
    </w:p>
    <w:p w:rsidR="00B610F0" w:rsidRDefault="00B610F0">
      <w:pPr>
        <w:pStyle w:val="Default"/>
      </w:pPr>
      <w:r>
        <w:rPr>
          <w:rFonts w:eastAsia="Arial Unicode MS" w:cs="Arial Unicode MS"/>
        </w:rPr>
        <w:t>Confusing…</w:t>
      </w:r>
    </w:p>
  </w:comment>
  <w:comment w:id="292" w:author="George Rose" w:date="2018-04-11T14:03:00Z" w:initials="">
    <w:p w:rsidR="00B610F0" w:rsidRDefault="00B610F0">
      <w:pPr>
        <w:pStyle w:val="Default"/>
      </w:pPr>
    </w:p>
    <w:p w:rsidR="00B610F0" w:rsidRDefault="00B610F0">
      <w:pPr>
        <w:pStyle w:val="Default"/>
      </w:pPr>
      <w:r>
        <w:rPr>
          <w:rFonts w:eastAsia="Arial Unicode MS" w:cs="Arial Unicode MS"/>
        </w:rPr>
        <w:t>Northern cod is a name so should be Capitalized</w:t>
      </w:r>
    </w:p>
  </w:comment>
  <w:comment w:id="295" w:author="George Rose" w:date="2018-04-11T14:04:00Z" w:initials="">
    <w:p w:rsidR="00B610F0" w:rsidRDefault="00B610F0">
      <w:pPr>
        <w:pStyle w:val="Default"/>
      </w:pPr>
    </w:p>
    <w:p w:rsidR="00B610F0" w:rsidRDefault="00B610F0">
      <w:pPr>
        <w:pStyle w:val="Default"/>
      </w:pPr>
      <w:r>
        <w:rPr>
          <w:rFonts w:eastAsia="Arial Unicode MS" w:cs="Arial Unicode MS"/>
        </w:rPr>
        <w:t xml:space="preserve">I would not refer to the </w:t>
      </w:r>
      <w:proofErr w:type="spellStart"/>
      <w:r>
        <w:rPr>
          <w:rFonts w:eastAsia="Arial Unicode MS" w:cs="Arial Unicode MS"/>
        </w:rPr>
        <w:t>Ncod</w:t>
      </w:r>
      <w:proofErr w:type="spellEnd"/>
      <w:r>
        <w:rPr>
          <w:rFonts w:eastAsia="Arial Unicode MS" w:cs="Arial Unicode MS"/>
        </w:rPr>
        <w:t xml:space="preserve"> this way - better to refer to it as a stock complex or </w:t>
      </w:r>
      <w:proofErr w:type="spellStart"/>
      <w:r>
        <w:rPr>
          <w:rFonts w:eastAsia="Arial Unicode MS" w:cs="Arial Unicode MS"/>
        </w:rPr>
        <w:t>metapopulation</w:t>
      </w:r>
      <w:proofErr w:type="spellEnd"/>
      <w:r>
        <w:rPr>
          <w:rFonts w:eastAsia="Arial Unicode MS" w:cs="Arial Unicode MS"/>
        </w:rPr>
        <w:t xml:space="preserve"> even better (see recent Rose and Rowe 2018 paper in CJFAS as well as Neville et al. just-in…</w:t>
      </w:r>
    </w:p>
  </w:comment>
  <w:comment w:id="297" w:author="George Rose" w:date="2018-04-11T14:07:00Z" w:initials="">
    <w:p w:rsidR="00B610F0" w:rsidRDefault="00B610F0">
      <w:pPr>
        <w:pStyle w:val="Default"/>
      </w:pPr>
    </w:p>
    <w:p w:rsidR="00B610F0" w:rsidRDefault="00B610F0">
      <w:pPr>
        <w:pStyle w:val="Default"/>
      </w:pPr>
      <w:r>
        <w:rPr>
          <w:rFonts w:eastAsia="Arial Unicode MS" w:cs="Arial Unicode MS"/>
        </w:rPr>
        <w:t xml:space="preserve">These gradients did not exist in the spring of 2015 as a result of redistribution of cod to the North - </w:t>
      </w:r>
    </w:p>
  </w:comment>
  <w:comment w:id="302" w:author="George Rose" w:date="2018-04-11T14:15:00Z" w:initials="">
    <w:p w:rsidR="00B610F0" w:rsidRDefault="00B610F0">
      <w:pPr>
        <w:pStyle w:val="Default"/>
      </w:pPr>
    </w:p>
    <w:p w:rsidR="00B610F0" w:rsidRDefault="00B610F0">
      <w:pPr>
        <w:pStyle w:val="Default"/>
      </w:pPr>
      <w:r>
        <w:rPr>
          <w:rFonts w:eastAsia="Arial Unicode MS" w:cs="Arial Unicode MS"/>
        </w:rPr>
        <w:t xml:space="preserve">Not sure what this sentence adds, the patterns in liver and body condition in </w:t>
      </w:r>
      <w:proofErr w:type="spellStart"/>
      <w:r>
        <w:rPr>
          <w:rFonts w:eastAsia="Arial Unicode MS" w:cs="Arial Unicode MS"/>
        </w:rPr>
        <w:t>Ncod</w:t>
      </w:r>
      <w:proofErr w:type="spellEnd"/>
      <w:r>
        <w:rPr>
          <w:rFonts w:eastAsia="Arial Unicode MS" w:cs="Arial Unicode MS"/>
        </w:rPr>
        <w:t xml:space="preserve"> were quite consistent (N-S) over decades - until recent rebuilding (see Rose and Rowe 2018 CJFAS)</w:t>
      </w:r>
    </w:p>
  </w:comment>
  <w:comment w:id="304" w:author="George Rose" w:date="2018-04-12T09:18:00Z" w:initials="">
    <w:p w:rsidR="00B610F0" w:rsidRDefault="00B610F0">
      <w:pPr>
        <w:pStyle w:val="Default"/>
      </w:pPr>
    </w:p>
    <w:p w:rsidR="00B610F0" w:rsidRDefault="00B610F0">
      <w:pPr>
        <w:pStyle w:val="Default"/>
      </w:pPr>
      <w:r>
        <w:rPr>
          <w:rFonts w:eastAsia="Arial Unicode MS" w:cs="Arial Unicode MS"/>
        </w:rPr>
        <w:t>This could be a footnote if the journal allows these - I think it should be recognized to make sure the paper is up to date with the literature…</w:t>
      </w:r>
    </w:p>
  </w:comment>
  <w:comment w:id="318" w:author="DFO-MPO" w:date="2018-04-13T14:21:00Z" w:initials="D">
    <w:p w:rsidR="00B610F0" w:rsidRDefault="00B610F0">
      <w:pPr>
        <w:pStyle w:val="CommentText"/>
      </w:pPr>
      <w:r>
        <w:rPr>
          <w:rStyle w:val="CommentReference"/>
        </w:rPr>
        <w:annotationRef/>
      </w:r>
      <w:r>
        <w:t xml:space="preserve">This wording is unclear for a few reasons. </w:t>
      </w:r>
    </w:p>
    <w:p w:rsidR="00B610F0" w:rsidRDefault="00B610F0" w:rsidP="007D7F93">
      <w:pPr>
        <w:pStyle w:val="CommentText"/>
        <w:numPr>
          <w:ilvl w:val="0"/>
          <w:numId w:val="3"/>
        </w:numPr>
      </w:pPr>
      <w:r>
        <w:t xml:space="preserve"> Abundance is being compared to biomass</w:t>
      </w:r>
    </w:p>
    <w:p w:rsidR="00B610F0" w:rsidRDefault="00B610F0" w:rsidP="007D7F93">
      <w:pPr>
        <w:pStyle w:val="CommentText"/>
        <w:numPr>
          <w:ilvl w:val="0"/>
          <w:numId w:val="3"/>
        </w:numPr>
      </w:pPr>
      <w:r>
        <w:t>I’m not sure what the 33% is being compared to</w:t>
      </w:r>
    </w:p>
    <w:p w:rsidR="00B610F0" w:rsidRDefault="00B610F0" w:rsidP="007D7F93">
      <w:pPr>
        <w:pStyle w:val="CommentText"/>
        <w:numPr>
          <w:ilvl w:val="0"/>
          <w:numId w:val="3"/>
        </w:numPr>
      </w:pPr>
      <w:r>
        <w:t xml:space="preserve"> Where is this long-term stock biomass being used for this comparison coming from? We don’t have a very good understanding of what the current stock biomass is for fisheries management purposes (and this is a major complaint from both the fishery and from conservation groups). </w:t>
      </w:r>
    </w:p>
  </w:comment>
  <w:comment w:id="319" w:author="George Rose" w:date="2018-04-12T09:24:00Z" w:initials="">
    <w:p w:rsidR="00B610F0" w:rsidRDefault="00B610F0">
      <w:pPr>
        <w:pStyle w:val="Default"/>
      </w:pPr>
    </w:p>
    <w:p w:rsidR="00B610F0" w:rsidRDefault="00B610F0">
      <w:pPr>
        <w:pStyle w:val="Default"/>
      </w:pPr>
      <w:r>
        <w:rPr>
          <w:rFonts w:eastAsia="Arial Unicode MS" w:cs="Arial Unicode MS"/>
        </w:rPr>
        <w:t xml:space="preserve">This all fits with populations decline and reduction of range - here to the S with both cod and capelin. It doesn’t mean that either species was extirpated but contraction of range almost always accompanies abundance declines in aggregating species like cod and capelin - birds likely respond to that - just like the fishery did (highest CPUE in the trawl fishery in the early 90s as the stock was in freewill but hyper aggregated (Rose and </w:t>
      </w:r>
      <w:proofErr w:type="spellStart"/>
      <w:r>
        <w:rPr>
          <w:rFonts w:eastAsia="Arial Unicode MS" w:cs="Arial Unicode MS"/>
        </w:rPr>
        <w:t>Kulka</w:t>
      </w:r>
      <w:proofErr w:type="spellEnd"/>
      <w:r>
        <w:rPr>
          <w:rFonts w:eastAsia="Arial Unicode MS" w:cs="Arial Unicode MS"/>
        </w:rPr>
        <w:t xml:space="preserve"> 1999). Some of these comparisons might be worked in here.</w:t>
      </w:r>
    </w:p>
  </w:comment>
  <w:comment w:id="323" w:author="George Rose" w:date="2018-04-12T09:30:00Z" w:initials="">
    <w:p w:rsidR="00B610F0" w:rsidRDefault="00B610F0">
      <w:pPr>
        <w:pStyle w:val="Default"/>
      </w:pPr>
    </w:p>
    <w:p w:rsidR="00B610F0" w:rsidRDefault="00B610F0">
      <w:pPr>
        <w:pStyle w:val="Default"/>
      </w:pPr>
      <w:r>
        <w:rPr>
          <w:rFonts w:eastAsia="Arial Unicode MS" w:cs="Arial Unicode MS"/>
        </w:rPr>
        <w:t>Not in ref list</w:t>
      </w:r>
    </w:p>
  </w:comment>
  <w:comment w:id="325" w:author="George Rose" w:date="2018-04-12T09:31:00Z" w:initials="">
    <w:p w:rsidR="00B610F0" w:rsidRDefault="00B610F0">
      <w:pPr>
        <w:pStyle w:val="Default"/>
      </w:pPr>
    </w:p>
    <w:p w:rsidR="00B610F0" w:rsidRDefault="00B610F0">
      <w:pPr>
        <w:pStyle w:val="Default"/>
      </w:pPr>
      <w:proofErr w:type="gramStart"/>
      <w:r>
        <w:rPr>
          <w:rFonts w:eastAsia="Arial Unicode MS" w:cs="Arial Unicode MS"/>
        </w:rPr>
        <w:t>refs</w:t>
      </w:r>
      <w:proofErr w:type="gramEnd"/>
      <w:r>
        <w:rPr>
          <w:rFonts w:eastAsia="Arial Unicode MS" w:cs="Arial Unicode MS"/>
        </w:rPr>
        <w:t xml:space="preserve"> here - Buren papers, </w:t>
      </w:r>
      <w:proofErr w:type="spellStart"/>
      <w:r>
        <w:rPr>
          <w:rFonts w:eastAsia="Arial Unicode MS" w:cs="Arial Unicode MS"/>
        </w:rPr>
        <w:t>Obradovich</w:t>
      </w:r>
      <w:proofErr w:type="spellEnd"/>
      <w:r>
        <w:rPr>
          <w:rFonts w:eastAsia="Arial Unicode MS" w:cs="Arial Unicode MS"/>
        </w:rPr>
        <w:t xml:space="preserve"> paper?</w:t>
      </w:r>
    </w:p>
  </w:comment>
  <w:comment w:id="326" w:author="George Rose" w:date="2018-04-12T09:33:00Z" w:initials="">
    <w:p w:rsidR="00B610F0" w:rsidRDefault="00B610F0">
      <w:pPr>
        <w:pStyle w:val="Default"/>
      </w:pPr>
    </w:p>
    <w:p w:rsidR="00B610F0" w:rsidRDefault="00B610F0">
      <w:pPr>
        <w:pStyle w:val="Default"/>
      </w:pPr>
      <w:r>
        <w:rPr>
          <w:rFonts w:eastAsia="Arial Unicode MS" w:cs="Arial Unicode MS"/>
        </w:rPr>
        <w:t xml:space="preserve">Hutchings and Myers ref seems out of place here and also in the next sentence - they argued the decline was totally overfishing with NO important environmental impacts - they attacked the paper by </w:t>
      </w:r>
      <w:proofErr w:type="spellStart"/>
      <w:r>
        <w:rPr>
          <w:rFonts w:eastAsia="Arial Unicode MS" w:cs="Arial Unicode MS"/>
        </w:rPr>
        <w:t>deYoung</w:t>
      </w:r>
      <w:proofErr w:type="spellEnd"/>
      <w:r>
        <w:rPr>
          <w:rFonts w:eastAsia="Arial Unicode MS" w:cs="Arial Unicode MS"/>
        </w:rPr>
        <w:t xml:space="preserve"> and Rose 1993 (</w:t>
      </w:r>
      <w:proofErr w:type="spellStart"/>
      <w:r>
        <w:rPr>
          <w:rFonts w:eastAsia="Arial Unicode MS" w:cs="Arial Unicode MS"/>
        </w:rPr>
        <w:t>cjfas</w:t>
      </w:r>
      <w:proofErr w:type="spellEnd"/>
      <w:r>
        <w:rPr>
          <w:rFonts w:eastAsia="Arial Unicode MS" w:cs="Arial Unicode MS"/>
        </w:rPr>
        <w:t>) who argued that declining productivity as a result of environmental change was also at work in addition to the obvious overfishing. H&amp;M also argued it wasn’t particularly cold in the early 1990s!</w:t>
      </w:r>
    </w:p>
  </w:comment>
  <w:comment w:id="330" w:author="George Rose" w:date="2018-04-12T09:39:00Z" w:initials="">
    <w:p w:rsidR="00B610F0" w:rsidRDefault="00B610F0">
      <w:pPr>
        <w:pStyle w:val="Default"/>
      </w:pPr>
    </w:p>
    <w:p w:rsidR="00B610F0" w:rsidRDefault="00B610F0">
      <w:pPr>
        <w:pStyle w:val="Default"/>
      </w:pPr>
      <w:r>
        <w:rPr>
          <w:rFonts w:eastAsia="Arial Unicode MS" w:cs="Arial Unicode MS"/>
        </w:rPr>
        <w:t>As above, H&amp;M 94 argued against any environmental influence on cod - and did not mention capelin. This ref is out of place</w:t>
      </w:r>
    </w:p>
  </w:comment>
  <w:comment w:id="332" w:author="George Rose" w:date="2018-04-12T09:47:00Z" w:initials="">
    <w:p w:rsidR="00B610F0" w:rsidRDefault="00B610F0">
      <w:pPr>
        <w:pStyle w:val="Default"/>
      </w:pPr>
    </w:p>
    <w:p w:rsidR="00B610F0" w:rsidRDefault="00B610F0">
      <w:pPr>
        <w:pStyle w:val="Default"/>
      </w:pPr>
      <w:r>
        <w:rPr>
          <w:rFonts w:eastAsia="Arial Unicode MS" w:cs="Arial Unicode MS"/>
        </w:rPr>
        <w:t>I would just say provides - leave out the us - it provides it for everyone</w:t>
      </w:r>
    </w:p>
  </w:comment>
  <w:comment w:id="334" w:author="George Rose" w:date="2018-04-12T09:51:00Z" w:initials="">
    <w:p w:rsidR="00B610F0" w:rsidRDefault="00B610F0">
      <w:pPr>
        <w:pStyle w:val="Default"/>
      </w:pPr>
    </w:p>
    <w:p w:rsidR="00B610F0" w:rsidRDefault="00B610F0">
      <w:pPr>
        <w:pStyle w:val="Default"/>
      </w:pPr>
      <w:proofErr w:type="gramStart"/>
      <w:r>
        <w:rPr>
          <w:rFonts w:eastAsia="Arial Unicode MS" w:cs="Arial Unicode MS"/>
        </w:rPr>
        <w:t>many</w:t>
      </w:r>
      <w:proofErr w:type="gramEnd"/>
      <w:r>
        <w:rPr>
          <w:rFonts w:eastAsia="Arial Unicode MS" w:cs="Arial Unicode MS"/>
        </w:rPr>
        <w:t xml:space="preserve"> with the skills to recognize capelin on their echo sounders</w:t>
      </w:r>
    </w:p>
  </w:comment>
  <w:comment w:id="335" w:author="George Rose" w:date="2018-04-12T10:15:00Z" w:initials="">
    <w:p w:rsidR="00B610F0" w:rsidRDefault="00B610F0">
      <w:pPr>
        <w:pStyle w:val="Default"/>
      </w:pPr>
    </w:p>
    <w:p w:rsidR="00B610F0" w:rsidRDefault="00B610F0">
      <w:pPr>
        <w:pStyle w:val="Default"/>
      </w:pPr>
      <w:proofErr w:type="spellStart"/>
      <w:r>
        <w:rPr>
          <w:rFonts w:eastAsia="Arial Unicode MS" w:cs="Arial Unicode MS"/>
        </w:rPr>
        <w:t>Krumsick</w:t>
      </w:r>
      <w:proofErr w:type="spellEnd"/>
      <w:r>
        <w:rPr>
          <w:rFonts w:eastAsia="Arial Unicode MS" w:cs="Arial Unicode MS"/>
        </w:rPr>
        <w:t xml:space="preserve"> and Rose 2012 also contains data on cod feeding during the spring - shows the N to S cline (no capelin in 2J in cod diet, a bit more as you come S and lots in 3Ps during the 90s. This supports a southerly shift in distribution - in my view a contraction of range and biomass and not inconsistent with a collapse in the full stock….</w:t>
      </w:r>
    </w:p>
  </w:comment>
  <w:comment w:id="336" w:author="George Rose" w:date="2018-04-12T10:02:00Z" w:initials="">
    <w:p w:rsidR="00B610F0" w:rsidRDefault="00B610F0">
      <w:pPr>
        <w:pStyle w:val="Default"/>
      </w:pPr>
    </w:p>
    <w:p w:rsidR="00B610F0" w:rsidRDefault="00B610F0">
      <w:pPr>
        <w:pStyle w:val="Default"/>
      </w:pPr>
      <w:r>
        <w:rPr>
          <w:rFonts w:eastAsia="Arial Unicode MS" w:cs="Arial Unicode MS"/>
        </w:rPr>
        <w:t>We do have data which supports this section - as an example see Sherwood et al. - sorry for how these refs past into the main text - can’t seem to get them into a comment - this paper is in Deep Sea Research II 2007</w:t>
      </w:r>
    </w:p>
  </w:comment>
  <w:comment w:id="349" w:author="George Rose" w:date="2018-04-12T10:18:00Z" w:initials="">
    <w:p w:rsidR="00B610F0" w:rsidRDefault="00B610F0">
      <w:pPr>
        <w:pStyle w:val="Default"/>
      </w:pPr>
    </w:p>
    <w:p w:rsidR="00B610F0" w:rsidRDefault="00B610F0">
      <w:pPr>
        <w:pStyle w:val="Default"/>
      </w:pPr>
      <w:r>
        <w:rPr>
          <w:rFonts w:eastAsia="Arial Unicode MS" w:cs="Arial Unicode MS"/>
        </w:rPr>
        <w:t xml:space="preserve">The largest </w:t>
      </w:r>
      <w:proofErr w:type="spellStart"/>
      <w:r>
        <w:rPr>
          <w:rFonts w:eastAsia="Arial Unicode MS" w:cs="Arial Unicode MS"/>
        </w:rPr>
        <w:t>Ncod</w:t>
      </w:r>
      <w:proofErr w:type="spellEnd"/>
      <w:r>
        <w:rPr>
          <w:rFonts w:eastAsia="Arial Unicode MS" w:cs="Arial Unicode MS"/>
        </w:rPr>
        <w:t xml:space="preserve"> spawning group was in Smith Sound from 1995-2006 - in great condition and ages out to mid-teens, like it should be. I think that range contraction to the inshore (Trinity Bay) - Placentia Bay in the mid-late 90s (we did a lot of work there - see Mello papers) - I don’t think we need to trash that idea - but it doesn’t mean there was no collapse - to me it supports the idea….</w:t>
      </w:r>
    </w:p>
  </w:comment>
  <w:comment w:id="350" w:author="George Rose" w:date="2018-04-12T10:23:00Z" w:initials="">
    <w:p w:rsidR="00B610F0" w:rsidRDefault="00B610F0">
      <w:pPr>
        <w:pStyle w:val="Default"/>
      </w:pPr>
    </w:p>
    <w:p w:rsidR="00B610F0" w:rsidRDefault="00B610F0">
      <w:pPr>
        <w:pStyle w:val="Default"/>
      </w:pPr>
      <w:r>
        <w:rPr>
          <w:rFonts w:eastAsia="Arial Unicode MS" w:cs="Arial Unicode MS"/>
        </w:rPr>
        <w:t>Isn’t this a bit of a non-sequitur?</w:t>
      </w:r>
    </w:p>
  </w:comment>
  <w:comment w:id="352" w:author="George Rose" w:date="2018-04-12T10:42:00Z" w:initials="">
    <w:p w:rsidR="00B610F0" w:rsidRDefault="00B610F0">
      <w:pPr>
        <w:pStyle w:val="Default"/>
      </w:pPr>
    </w:p>
    <w:p w:rsidR="00B610F0" w:rsidRDefault="00B610F0">
      <w:pPr>
        <w:pStyle w:val="Default"/>
      </w:pPr>
      <w:proofErr w:type="gramStart"/>
      <w:r>
        <w:rPr>
          <w:rFonts w:eastAsia="Arial Unicode MS" w:cs="Arial Unicode MS"/>
        </w:rPr>
        <w:t>which</w:t>
      </w:r>
      <w:proofErr w:type="gramEnd"/>
      <w:r>
        <w:rPr>
          <w:rFonts w:eastAsia="Arial Unicode MS" w:cs="Arial Unicode MS"/>
        </w:rPr>
        <w:t xml:space="preserve"> collapsed in the early 1990s.</w:t>
      </w:r>
    </w:p>
  </w:comment>
  <w:comment w:id="364" w:author="DFO-MPO" w:date="2018-04-13T14:45:00Z" w:initials="D">
    <w:p w:rsidR="00B610F0" w:rsidRDefault="00B610F0">
      <w:pPr>
        <w:pStyle w:val="CommentText"/>
      </w:pPr>
      <w:r>
        <w:rPr>
          <w:rStyle w:val="CommentReference"/>
        </w:rPr>
        <w:annotationRef/>
      </w:r>
      <w:r>
        <w:t xml:space="preserve">This map needs to identify the major bays that get mentioned in the manuscript. I wonder if it could be substantially trimmed so that it just focuses on 2J3KL? Or do we need the other divisions. </w:t>
      </w:r>
    </w:p>
    <w:p w:rsidR="00B610F0" w:rsidRDefault="00B610F0">
      <w:pPr>
        <w:pStyle w:val="CommentText"/>
      </w:pPr>
    </w:p>
    <w:p w:rsidR="00B610F0" w:rsidRDefault="00B610F0">
      <w:pPr>
        <w:pStyle w:val="CommentText"/>
      </w:pPr>
      <w:r>
        <w:t>Perhaps the alternative is to make the right side panel bigger?</w:t>
      </w:r>
    </w:p>
  </w:comment>
  <w:comment w:id="367" w:author="DFO-MPO" w:date="2018-04-13T14:47:00Z" w:initials="D">
    <w:p w:rsidR="00B610F0" w:rsidRDefault="00B610F0">
      <w:pPr>
        <w:pStyle w:val="CommentText"/>
      </w:pPr>
      <w:r>
        <w:rPr>
          <w:rStyle w:val="CommentReference"/>
        </w:rPr>
        <w:annotationRef/>
      </w:r>
      <w:r>
        <w:t>Should we update this figure to be consistent in style with the other figures?</w:t>
      </w:r>
    </w:p>
  </w:comment>
  <w:comment w:id="368" w:author="DFO-MPO" w:date="2018-04-13T14:49:00Z" w:initials="D">
    <w:p w:rsidR="00B610F0" w:rsidRDefault="00B610F0">
      <w:pPr>
        <w:pStyle w:val="CommentText"/>
      </w:pPr>
      <w:r>
        <w:rPr>
          <w:rStyle w:val="CommentReference"/>
        </w:rPr>
        <w:annotationRef/>
      </w:r>
      <w:r>
        <w:t>The contents of this figure don’t completely correspond to the figure legend. What do the red and blue dashed lines indicate? Is there any meaning to the circular symbol shapes? The legend mentions a dashed grey line, but I only see some grey circles</w:t>
      </w:r>
    </w:p>
  </w:comment>
  <w:comment w:id="369" w:author="DFO-MPO" w:date="2018-04-13T14:51:00Z" w:initials="D">
    <w:p w:rsidR="00B610F0" w:rsidRDefault="00B610F0">
      <w:pPr>
        <w:pStyle w:val="CommentText"/>
      </w:pPr>
      <w:r>
        <w:rPr>
          <w:rStyle w:val="CommentReference"/>
        </w:rPr>
        <w:annotationRef/>
      </w:r>
      <w:r>
        <w:t xml:space="preserve">Would it make more sense to have dots with some sort of a line drawn to link years to the dots they are labelling? </w:t>
      </w:r>
    </w:p>
    <w:p w:rsidR="00B610F0" w:rsidRDefault="00B610F0">
      <w:pPr>
        <w:pStyle w:val="CommentText"/>
      </w:pPr>
    </w:p>
    <w:p w:rsidR="00B610F0" w:rsidRDefault="00B610F0">
      <w:pPr>
        <w:pStyle w:val="CommentText"/>
      </w:pPr>
      <w:r>
        <w:t xml:space="preserve">Also, should there be error bars on these points? Seems like there would be some uncertainty associated with these points. </w:t>
      </w:r>
    </w:p>
  </w:comment>
  <w:comment w:id="370" w:author="George Rose" w:date="2018-04-11T13:47:00Z" w:initials="">
    <w:p w:rsidR="00B610F0" w:rsidRDefault="00B610F0">
      <w:pPr>
        <w:pStyle w:val="Default"/>
      </w:pPr>
    </w:p>
    <w:p w:rsidR="00B610F0" w:rsidRDefault="00B610F0">
      <w:pPr>
        <w:pStyle w:val="Default"/>
      </w:pPr>
      <w:r>
        <w:rPr>
          <w:rFonts w:eastAsia="Arial Unicode MS" w:cs="Arial Unicode MS"/>
        </w:rPr>
        <w:t>This figure needs a bit more explanation - and it is busy - can’t see the years…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73C" w:rsidRDefault="001C573C">
      <w:r>
        <w:separator/>
      </w:r>
    </w:p>
  </w:endnote>
  <w:endnote w:type="continuationSeparator" w:id="0">
    <w:p w:rsidR="001C573C" w:rsidRDefault="001C5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0F0" w:rsidRDefault="00B610F0">
    <w:pPr>
      <w:pStyle w:val="Footer"/>
      <w:tabs>
        <w:tab w:val="clear" w:pos="9360"/>
        <w:tab w:val="right" w:pos="9340"/>
      </w:tabs>
      <w:jc w:val="right"/>
    </w:pPr>
    <w:r>
      <w:fldChar w:fldCharType="begin"/>
    </w:r>
    <w:r>
      <w:instrText xml:space="preserve"> PAGE </w:instrText>
    </w:r>
    <w:r>
      <w:fldChar w:fldCharType="separate"/>
    </w:r>
    <w:r w:rsidR="002C39E2">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73C" w:rsidRDefault="001C573C">
      <w:r>
        <w:separator/>
      </w:r>
    </w:p>
  </w:footnote>
  <w:footnote w:type="continuationSeparator" w:id="0">
    <w:p w:rsidR="001C573C" w:rsidRDefault="001C57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0F0" w:rsidRDefault="00B610F0">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B33606"/>
    <w:multiLevelType w:val="hybridMultilevel"/>
    <w:tmpl w:val="5AFE3E36"/>
    <w:lvl w:ilvl="0" w:tplc="0A1660A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3BD757F1"/>
    <w:multiLevelType w:val="hybridMultilevel"/>
    <w:tmpl w:val="2304B2CC"/>
    <w:styleLink w:val="ImportedStyle1"/>
    <w:lvl w:ilvl="0" w:tplc="AF1A12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B5030A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048E024">
      <w:start w:val="1"/>
      <w:numFmt w:val="lowerRoman"/>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 w:ilvl="3" w:tplc="65C8090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966B12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2225A2C">
      <w:start w:val="1"/>
      <w:numFmt w:val="lowerRoman"/>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 w:ilvl="6" w:tplc="C7DCE26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DEA04B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10AACD4">
      <w:start w:val="1"/>
      <w:numFmt w:val="lowerRoman"/>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75C85C8A"/>
    <w:multiLevelType w:val="hybridMultilevel"/>
    <w:tmpl w:val="2304B2CC"/>
    <w:numStyleLink w:val="ImportedStyle1"/>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7"/>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134ED"/>
    <w:rsid w:val="000134ED"/>
    <w:rsid w:val="001C573C"/>
    <w:rsid w:val="0020792C"/>
    <w:rsid w:val="00265BB1"/>
    <w:rsid w:val="002800A3"/>
    <w:rsid w:val="00286AED"/>
    <w:rsid w:val="002C39E2"/>
    <w:rsid w:val="003E5E17"/>
    <w:rsid w:val="004939C2"/>
    <w:rsid w:val="006364AD"/>
    <w:rsid w:val="006A7BFF"/>
    <w:rsid w:val="007D7F93"/>
    <w:rsid w:val="009764A0"/>
    <w:rsid w:val="00B2409C"/>
    <w:rsid w:val="00B610F0"/>
    <w:rsid w:val="00BA070B"/>
    <w:rsid w:val="00BA5390"/>
    <w:rsid w:val="00BD7860"/>
    <w:rsid w:val="00C620B9"/>
    <w:rsid w:val="00E531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056299999999999"/>
          <c:y val="3.65802E-2"/>
          <c:w val="0.854437"/>
          <c:h val="0.84878100000000001"/>
        </c:manualLayout>
      </c:layout>
      <c:barChart>
        <c:barDir val="col"/>
        <c:grouping val="clustered"/>
        <c:varyColors val="0"/>
        <c:ser>
          <c:idx val="0"/>
          <c:order val="0"/>
          <c:tx>
            <c:strRef>
              <c:f>Sheet1!$B$1</c:f>
              <c:strCache>
                <c:ptCount val="1"/>
                <c:pt idx="0">
                  <c:v>Age 2</c:v>
                </c:pt>
              </c:strCache>
            </c:strRef>
          </c:tx>
          <c:spPr>
            <a:solidFill>
              <a:srgbClr val="616161"/>
            </a:solidFill>
            <a:ln w="12700" cap="flat">
              <a:noFill/>
              <a:miter lim="400000"/>
            </a:ln>
            <a:effectLst/>
          </c:spPr>
          <c:invertIfNegative val="0"/>
          <c:cat>
            <c:strRef>
              <c:f>Sheet1!$A$2:$A$34</c:f>
              <c:strCache>
                <c:ptCount val="33"/>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strCache>
            </c:strRef>
          </c:cat>
          <c:val>
            <c:numRef>
              <c:f>Sheet1!$B$2:$B$34</c:f>
              <c:numCache>
                <c:formatCode>General</c:formatCode>
                <c:ptCount val="33"/>
                <c:pt idx="0">
                  <c:v>2.855143</c:v>
                </c:pt>
                <c:pt idx="1">
                  <c:v>0.70709900000000003</c:v>
                </c:pt>
                <c:pt idx="2">
                  <c:v>5.909338</c:v>
                </c:pt>
                <c:pt idx="3">
                  <c:v>1.9582440000000001</c:v>
                </c:pt>
                <c:pt idx="4">
                  <c:v>7</c:v>
                </c:pt>
                <c:pt idx="5">
                  <c:v>3.9</c:v>
                </c:pt>
                <c:pt idx="6">
                  <c:v>5</c:v>
                </c:pt>
                <c:pt idx="7">
                  <c:v>5.2</c:v>
                </c:pt>
                <c:pt idx="11">
                  <c:v>25.3</c:v>
                </c:pt>
                <c:pt idx="14">
                  <c:v>43.271102999999997</c:v>
                </c:pt>
                <c:pt idx="15">
                  <c:v>40.020820999999998</c:v>
                </c:pt>
                <c:pt idx="16">
                  <c:v>67.626872000000006</c:v>
                </c:pt>
                <c:pt idx="17">
                  <c:v>68.728606999999997</c:v>
                </c:pt>
                <c:pt idx="18">
                  <c:v>73.342260999999993</c:v>
                </c:pt>
                <c:pt idx="19">
                  <c:v>44.109665</c:v>
                </c:pt>
                <c:pt idx="20">
                  <c:v>79.377932999999999</c:v>
                </c:pt>
                <c:pt idx="22">
                  <c:v>39.67483</c:v>
                </c:pt>
                <c:pt idx="23">
                  <c:v>52.442044000000003</c:v>
                </c:pt>
                <c:pt idx="24">
                  <c:v>57.126579</c:v>
                </c:pt>
                <c:pt idx="25">
                  <c:v>69.520424000000006</c:v>
                </c:pt>
                <c:pt idx="26">
                  <c:v>54.917347999999997</c:v>
                </c:pt>
                <c:pt idx="27">
                  <c:v>36.592556999999999</c:v>
                </c:pt>
                <c:pt idx="28">
                  <c:v>0.119491</c:v>
                </c:pt>
                <c:pt idx="29">
                  <c:v>18.538381000000001</c:v>
                </c:pt>
                <c:pt idx="30">
                  <c:v>24.328762000000001</c:v>
                </c:pt>
                <c:pt idx="32">
                  <c:v>34.964548000000001</c:v>
                </c:pt>
              </c:numCache>
            </c:numRef>
          </c:val>
        </c:ser>
        <c:dLbls>
          <c:showLegendKey val="0"/>
          <c:showVal val="0"/>
          <c:showCatName val="0"/>
          <c:showSerName val="0"/>
          <c:showPercent val="0"/>
          <c:showBubbleSize val="0"/>
        </c:dLbls>
        <c:gapWidth val="150"/>
        <c:axId val="147110528"/>
        <c:axId val="250126336"/>
      </c:barChart>
      <c:catAx>
        <c:axId val="147110528"/>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5400000"/>
          <a:lstStyle/>
          <a:p>
            <a:pPr>
              <a:defRPr sz="1000" b="0" i="0" u="none" strike="noStrike">
                <a:solidFill>
                  <a:srgbClr val="000000"/>
                </a:solidFill>
                <a:latin typeface="Verdana"/>
              </a:defRPr>
            </a:pPr>
            <a:endParaRPr lang="en-US"/>
          </a:p>
        </c:txPr>
        <c:crossAx val="250126336"/>
        <c:crosses val="autoZero"/>
        <c:auto val="1"/>
        <c:lblAlgn val="ctr"/>
        <c:lblOffset val="100"/>
        <c:tickLblSkip val="2"/>
        <c:noMultiLvlLbl val="1"/>
      </c:catAx>
      <c:valAx>
        <c:axId val="250126336"/>
        <c:scaling>
          <c:orientation val="minMax"/>
          <c:max val="100"/>
        </c:scaling>
        <c:delete val="0"/>
        <c:axPos val="l"/>
        <c:title>
          <c:tx>
            <c:rich>
              <a:bodyPr rot="-5400000"/>
              <a:lstStyle/>
              <a:p>
                <a:pPr>
                  <a:defRPr sz="1800" b="0" i="0" u="none" strike="noStrike">
                    <a:solidFill>
                      <a:srgbClr val="000000"/>
                    </a:solidFill>
                    <a:latin typeface="Arial"/>
                  </a:defRPr>
                </a:pPr>
                <a:r>
                  <a:rPr lang="en-CA" sz="1800" b="0" i="0" u="none" strike="noStrike">
                    <a:solidFill>
                      <a:srgbClr val="000000"/>
                    </a:solidFill>
                    <a:latin typeface="Arial"/>
                  </a:rPr>
                  <a:t>Percent age-2 capelin maturing</a:t>
                </a:r>
              </a:p>
            </c:rich>
          </c:tx>
          <c:overlay val="1"/>
        </c:title>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Verdana"/>
              </a:defRPr>
            </a:pPr>
            <a:endParaRPr lang="en-US"/>
          </a:p>
        </c:txPr>
        <c:crossAx val="147110528"/>
        <c:crosses val="autoZero"/>
        <c:crossBetween val="between"/>
        <c:majorUnit val="25"/>
        <c:minorUnit val="12.5"/>
      </c:valAx>
      <c:spPr>
        <a:solidFill>
          <a:srgbClr val="FFFFFF"/>
        </a:solidFill>
        <a:ln w="12700" cap="flat">
          <a:noFill/>
          <a:miter lim="400000"/>
        </a:ln>
        <a:effectLst/>
      </c:spPr>
    </c:plotArea>
    <c:plotVisOnly val="1"/>
    <c:dispBlanksAs val="gap"/>
    <c:showDLblsOverMax val="1"/>
  </c:chart>
  <c:spPr>
    <a:solidFill>
      <a:srgbClr val="FFFFFF"/>
    </a:solid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938299999999999"/>
          <c:y val="5.0065800000000001E-2"/>
          <c:w val="0.84561699999999995"/>
          <c:h val="0.80719300000000005"/>
        </c:manualLayout>
      </c:layout>
      <c:lineChart>
        <c:grouping val="standard"/>
        <c:varyColors val="0"/>
        <c:ser>
          <c:idx val="0"/>
          <c:order val="0"/>
          <c:tx>
            <c:strRef>
              <c:f>Sheet1!$B$1</c:f>
              <c:strCache>
                <c:ptCount val="1"/>
                <c:pt idx="0">
                  <c:v>Sum of lower</c:v>
                </c:pt>
              </c:strCache>
            </c:strRef>
          </c:tx>
          <c:spPr>
            <a:ln w="12700" cap="flat">
              <a:solidFill>
                <a:srgbClr val="FF0000"/>
              </a:solidFill>
              <a:prstDash val="sysDash"/>
              <a:round/>
            </a:ln>
            <a:effectLst/>
          </c:spPr>
          <c:marker>
            <c:symbol val="circle"/>
            <c:size val="4"/>
            <c:spPr>
              <a:solidFill>
                <a:srgbClr val="000000">
                  <a:alpha val="0"/>
                </a:srgbClr>
              </a:solidFill>
              <a:ln w="9525" cap="flat">
                <a:solidFill>
                  <a:srgbClr val="C0C0C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Sheet1!$B$2:$B$37</c:f>
              <c:numCache>
                <c:formatCode>General</c:formatCode>
                <c:ptCount val="36"/>
                <c:pt idx="6">
                  <c:v>3579.5695040000001</c:v>
                </c:pt>
                <c:pt idx="7">
                  <c:v>3126.8464039999999</c:v>
                </c:pt>
                <c:pt idx="8">
                  <c:v>4168.592259</c:v>
                </c:pt>
                <c:pt idx="9">
                  <c:v>61.409824999999998</c:v>
                </c:pt>
                <c:pt idx="10">
                  <c:v>114.500319</c:v>
                </c:pt>
                <c:pt idx="14">
                  <c:v>32.123621999999997</c:v>
                </c:pt>
                <c:pt idx="17">
                  <c:v>140.93446700000001</c:v>
                </c:pt>
                <c:pt idx="18">
                  <c:v>100.225582</c:v>
                </c:pt>
                <c:pt idx="19">
                  <c:v>86.055886000000001</c:v>
                </c:pt>
                <c:pt idx="20">
                  <c:v>70.167597000000001</c:v>
                </c:pt>
                <c:pt idx="21">
                  <c:v>78.337781000000007</c:v>
                </c:pt>
                <c:pt idx="22">
                  <c:v>100.392962</c:v>
                </c:pt>
                <c:pt idx="23">
                  <c:v>63.254376000000001</c:v>
                </c:pt>
                <c:pt idx="25">
                  <c:v>233.35085000000001</c:v>
                </c:pt>
                <c:pt idx="26">
                  <c:v>207.279157</c:v>
                </c:pt>
                <c:pt idx="27">
                  <c:v>227.093129</c:v>
                </c:pt>
                <c:pt idx="28">
                  <c:v>13.621039</c:v>
                </c:pt>
                <c:pt idx="29">
                  <c:v>161.55948100000001</c:v>
                </c:pt>
                <c:pt idx="30">
                  <c:v>165.90633800000001</c:v>
                </c:pt>
                <c:pt idx="31">
                  <c:v>519.91647</c:v>
                </c:pt>
                <c:pt idx="32">
                  <c:v>839.18475699999999</c:v>
                </c:pt>
                <c:pt idx="33">
                  <c:v>507.676331</c:v>
                </c:pt>
                <c:pt idx="35">
                  <c:v>133.735612</c:v>
                </c:pt>
              </c:numCache>
            </c:numRef>
          </c:val>
          <c:smooth val="0"/>
        </c:ser>
        <c:ser>
          <c:idx val="1"/>
          <c:order val="1"/>
          <c:tx>
            <c:strRef>
              <c:f>Sheet1!$C$1</c:f>
              <c:strCache>
                <c:ptCount val="1"/>
                <c:pt idx="0">
                  <c:v>Sum of upper</c:v>
                </c:pt>
              </c:strCache>
            </c:strRef>
          </c:tx>
          <c:spPr>
            <a:ln w="12700" cap="flat">
              <a:solidFill>
                <a:srgbClr val="FF0000"/>
              </a:solidFill>
              <a:prstDash val="sysDash"/>
              <a:round/>
            </a:ln>
            <a:effectLst/>
          </c:spPr>
          <c:marker>
            <c:symbol val="circle"/>
            <c:size val="4"/>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Sheet1!$C$2:$C$37</c:f>
              <c:numCache>
                <c:formatCode>General</c:formatCode>
                <c:ptCount val="36"/>
                <c:pt idx="6">
                  <c:v>5179.9990310000003</c:v>
                </c:pt>
                <c:pt idx="7">
                  <c:v>4505.3260780000001</c:v>
                </c:pt>
                <c:pt idx="8">
                  <c:v>8353.5738270000002</c:v>
                </c:pt>
                <c:pt idx="9">
                  <c:v>339.150192</c:v>
                </c:pt>
                <c:pt idx="10">
                  <c:v>175.47898000000001</c:v>
                </c:pt>
                <c:pt idx="14">
                  <c:v>74.162970000000001</c:v>
                </c:pt>
                <c:pt idx="17">
                  <c:v>414.403524</c:v>
                </c:pt>
                <c:pt idx="18">
                  <c:v>158.517368</c:v>
                </c:pt>
                <c:pt idx="19">
                  <c:v>375.38455199999999</c:v>
                </c:pt>
                <c:pt idx="20">
                  <c:v>109.440237</c:v>
                </c:pt>
                <c:pt idx="21">
                  <c:v>191.40731500000001</c:v>
                </c:pt>
                <c:pt idx="22">
                  <c:v>216.268676</c:v>
                </c:pt>
                <c:pt idx="23">
                  <c:v>333.52634699999999</c:v>
                </c:pt>
                <c:pt idx="25">
                  <c:v>473.15373199999999</c:v>
                </c:pt>
                <c:pt idx="26">
                  <c:v>496.40124300000002</c:v>
                </c:pt>
                <c:pt idx="27">
                  <c:v>351.53508199999999</c:v>
                </c:pt>
                <c:pt idx="28">
                  <c:v>60.734572999999997</c:v>
                </c:pt>
                <c:pt idx="29">
                  <c:v>318.94215700000001</c:v>
                </c:pt>
                <c:pt idx="30">
                  <c:v>355.12963400000001</c:v>
                </c:pt>
                <c:pt idx="31">
                  <c:v>1259.0504330000001</c:v>
                </c:pt>
                <c:pt idx="32">
                  <c:v>1209.5005329999999</c:v>
                </c:pt>
                <c:pt idx="33">
                  <c:v>906.43291999999997</c:v>
                </c:pt>
                <c:pt idx="35">
                  <c:v>211.52592999999999</c:v>
                </c:pt>
              </c:numCache>
            </c:numRef>
          </c:val>
          <c:smooth val="0"/>
        </c:ser>
        <c:ser>
          <c:idx val="2"/>
          <c:order val="2"/>
          <c:tx>
            <c:strRef>
              <c:f>Sheet1!$D$1</c:f>
              <c:strCache>
                <c:ptCount val="1"/>
                <c:pt idx="0">
                  <c:v>biomass thou tons</c:v>
                </c:pt>
              </c:strCache>
            </c:strRef>
          </c:tx>
          <c:spPr>
            <a:ln w="12700" cap="flat">
              <a:solidFill>
                <a:srgbClr val="FF0000"/>
              </a:solidFill>
              <a:prstDash val="solid"/>
              <a:round/>
            </a:ln>
            <a:effectLst/>
          </c:spPr>
          <c:marker>
            <c:symbol val="diamond"/>
            <c:size val="7"/>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Sheet1!$D$2:$D$37</c:f>
              <c:numCache>
                <c:formatCode>General</c:formatCode>
                <c:ptCount val="36"/>
                <c:pt idx="6">
                  <c:v>4285.0499620000001</c:v>
                </c:pt>
                <c:pt idx="7">
                  <c:v>3712.3278030000001</c:v>
                </c:pt>
                <c:pt idx="8">
                  <c:v>5782.8244979999999</c:v>
                </c:pt>
                <c:pt idx="9">
                  <c:v>137.82829599999999</c:v>
                </c:pt>
                <c:pt idx="10">
                  <c:v>138.01892599999999</c:v>
                </c:pt>
                <c:pt idx="14">
                  <c:v>47.448349999999998</c:v>
                </c:pt>
                <c:pt idx="17">
                  <c:v>216.305454</c:v>
                </c:pt>
                <c:pt idx="18">
                  <c:v>124.74977800000001</c:v>
                </c:pt>
                <c:pt idx="19">
                  <c:v>129.418857</c:v>
                </c:pt>
                <c:pt idx="20">
                  <c:v>83.865015999999997</c:v>
                </c:pt>
                <c:pt idx="21">
                  <c:v>108.139109</c:v>
                </c:pt>
                <c:pt idx="22">
                  <c:v>125.159637</c:v>
                </c:pt>
                <c:pt idx="23">
                  <c:v>98.073814999999996</c:v>
                </c:pt>
                <c:pt idx="25">
                  <c:v>300.47718400000002</c:v>
                </c:pt>
                <c:pt idx="26">
                  <c:v>262.85500200000001</c:v>
                </c:pt>
                <c:pt idx="27">
                  <c:v>262.16638699999999</c:v>
                </c:pt>
                <c:pt idx="28">
                  <c:v>23.22983</c:v>
                </c:pt>
                <c:pt idx="29">
                  <c:v>209.645702</c:v>
                </c:pt>
                <c:pt idx="30">
                  <c:v>205.76128499999999</c:v>
                </c:pt>
                <c:pt idx="31">
                  <c:v>762.84330599999998</c:v>
                </c:pt>
                <c:pt idx="32">
                  <c:v>982.85487499999999</c:v>
                </c:pt>
                <c:pt idx="33">
                  <c:v>661.25793399999998</c:v>
                </c:pt>
                <c:pt idx="35">
                  <c:v>157.63159400000001</c:v>
                </c:pt>
              </c:numCache>
            </c:numRef>
          </c:val>
          <c:smooth val="0"/>
        </c:ser>
        <c:ser>
          <c:idx val="3"/>
          <c:order val="3"/>
          <c:tx>
            <c:strRef>
              <c:f>Sheet1!$E$1</c:f>
              <c:strCache>
                <c:ptCount val="1"/>
                <c:pt idx="0">
                  <c:v>Trinity Bay</c:v>
                </c:pt>
              </c:strCache>
            </c:strRef>
          </c:tx>
          <c:spPr>
            <a:ln w="28575" cap="flat">
              <a:solidFill>
                <a:schemeClr val="accent1"/>
              </a:solidFill>
              <a:prstDash val="solid"/>
              <a:round/>
            </a:ln>
            <a:effectLst/>
          </c:spPr>
          <c:marker>
            <c:symbol val="diamond"/>
            <c:size val="7"/>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Sheet1!$E$2:$E$37</c:f>
              <c:numCache>
                <c:formatCode>General</c:formatCode>
                <c:ptCount val="36"/>
                <c:pt idx="14">
                  <c:v>22.218</c:v>
                </c:pt>
                <c:pt idx="17">
                  <c:v>19.201293</c:v>
                </c:pt>
                <c:pt idx="18">
                  <c:v>90.983639999999994</c:v>
                </c:pt>
                <c:pt idx="19">
                  <c:v>60.251075999999998</c:v>
                </c:pt>
                <c:pt idx="20">
                  <c:v>10.649276</c:v>
                </c:pt>
                <c:pt idx="21">
                  <c:v>12.143959000000001</c:v>
                </c:pt>
                <c:pt idx="22">
                  <c:v>5.6479359999999996</c:v>
                </c:pt>
                <c:pt idx="23">
                  <c:v>37.014859999999999</c:v>
                </c:pt>
                <c:pt idx="24">
                  <c:v>0</c:v>
                </c:pt>
                <c:pt idx="25">
                  <c:v>12.059164000000001</c:v>
                </c:pt>
                <c:pt idx="26">
                  <c:v>53.996645999999998</c:v>
                </c:pt>
                <c:pt idx="27">
                  <c:v>17.644514000000001</c:v>
                </c:pt>
                <c:pt idx="28">
                  <c:v>15.995805000000001</c:v>
                </c:pt>
                <c:pt idx="29">
                  <c:v>47.336934999999997</c:v>
                </c:pt>
                <c:pt idx="30">
                  <c:v>16.204277999999999</c:v>
                </c:pt>
                <c:pt idx="31">
                  <c:v>3.3736899999999999</c:v>
                </c:pt>
                <c:pt idx="32">
                  <c:v>0</c:v>
                </c:pt>
                <c:pt idx="33">
                  <c:v>0</c:v>
                </c:pt>
                <c:pt idx="34">
                  <c:v>0</c:v>
                </c:pt>
                <c:pt idx="35">
                  <c:v>5.0739999999999998</c:v>
                </c:pt>
              </c:numCache>
            </c:numRef>
          </c:val>
          <c:smooth val="0"/>
        </c:ser>
        <c:ser>
          <c:idx val="4"/>
          <c:order val="4"/>
          <c:tx>
            <c:strRef>
              <c:f>Sheet1!$F$1</c:f>
              <c:strCache>
                <c:ptCount val="1"/>
                <c:pt idx="0">
                  <c:v>Upper</c:v>
                </c:pt>
              </c:strCache>
            </c:strRef>
          </c:tx>
          <c:spPr>
            <a:ln w="28575" cap="flat">
              <a:solidFill>
                <a:srgbClr val="46AAC4"/>
              </a:solidFill>
              <a:prstDash val="sysDash"/>
              <a:round/>
            </a:ln>
            <a:effectLst/>
          </c:spPr>
          <c:marker>
            <c:symbol val="circle"/>
            <c:size val="6"/>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Sheet1!$F$2:$F$37</c:f>
              <c:numCache>
                <c:formatCode>General</c:formatCode>
                <c:ptCount val="36"/>
                <c:pt idx="17">
                  <c:v>5.4983029999999999</c:v>
                </c:pt>
                <c:pt idx="18">
                  <c:v>45.436970000000002</c:v>
                </c:pt>
                <c:pt idx="19">
                  <c:v>24.800498999999999</c:v>
                </c:pt>
                <c:pt idx="20">
                  <c:v>8.2509639999999997</c:v>
                </c:pt>
                <c:pt idx="21">
                  <c:v>8.3051820000000003</c:v>
                </c:pt>
                <c:pt idx="22">
                  <c:v>1.4293439999999999</c:v>
                </c:pt>
                <c:pt idx="23">
                  <c:v>20.081503999999999</c:v>
                </c:pt>
                <c:pt idx="24">
                  <c:v>0</c:v>
                </c:pt>
                <c:pt idx="25">
                  <c:v>9.0202790000000004</c:v>
                </c:pt>
                <c:pt idx="26">
                  <c:v>37.661813000000002</c:v>
                </c:pt>
                <c:pt idx="27">
                  <c:v>15.343086</c:v>
                </c:pt>
                <c:pt idx="28">
                  <c:v>11.007508</c:v>
                </c:pt>
                <c:pt idx="29">
                  <c:v>33.204391000000001</c:v>
                </c:pt>
                <c:pt idx="30">
                  <c:v>12.25764</c:v>
                </c:pt>
                <c:pt idx="31">
                  <c:v>2.3475450000000002</c:v>
                </c:pt>
                <c:pt idx="32">
                  <c:v>0</c:v>
                </c:pt>
                <c:pt idx="33">
                  <c:v>0</c:v>
                </c:pt>
                <c:pt idx="34">
                  <c:v>0</c:v>
                </c:pt>
                <c:pt idx="35">
                  <c:v>3.5017529999999999</c:v>
                </c:pt>
              </c:numCache>
            </c:numRef>
          </c:val>
          <c:smooth val="0"/>
        </c:ser>
        <c:ser>
          <c:idx val="5"/>
          <c:order val="5"/>
          <c:tx>
            <c:strRef>
              <c:f>Sheet1!$G$1</c:f>
              <c:strCache>
                <c:ptCount val="1"/>
                <c:pt idx="0">
                  <c:v>lower</c:v>
                </c:pt>
              </c:strCache>
            </c:strRef>
          </c:tx>
          <c:spPr>
            <a:ln w="28575" cap="flat">
              <a:solidFill>
                <a:schemeClr val="accent1"/>
              </a:solidFill>
              <a:prstDash val="sysDash"/>
              <a:round/>
            </a:ln>
            <a:effectLst/>
          </c:spPr>
          <c:marker>
            <c:symbol val="circle"/>
            <c:size val="6"/>
            <c:spPr>
              <a:solidFill>
                <a:schemeClr val="accent6"/>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Sheet1!$G$2:$G$37</c:f>
              <c:numCache>
                <c:formatCode>General</c:formatCode>
                <c:ptCount val="36"/>
                <c:pt idx="17">
                  <c:v>45.993935999999998</c:v>
                </c:pt>
                <c:pt idx="18">
                  <c:v>151.83319700000001</c:v>
                </c:pt>
                <c:pt idx="19">
                  <c:v>256.53337900000002</c:v>
                </c:pt>
                <c:pt idx="20">
                  <c:v>15.595750000000001</c:v>
                </c:pt>
                <c:pt idx="21">
                  <c:v>28.174595</c:v>
                </c:pt>
                <c:pt idx="22">
                  <c:v>71.585190999999995</c:v>
                </c:pt>
                <c:pt idx="23">
                  <c:v>66.50421</c:v>
                </c:pt>
                <c:pt idx="24">
                  <c:v>0</c:v>
                </c:pt>
                <c:pt idx="25">
                  <c:v>220.954362</c:v>
                </c:pt>
                <c:pt idx="26">
                  <c:v>95.481368000000003</c:v>
                </c:pt>
                <c:pt idx="27">
                  <c:v>21.766549999999999</c:v>
                </c:pt>
                <c:pt idx="28">
                  <c:v>506.61601400000001</c:v>
                </c:pt>
                <c:pt idx="29">
                  <c:v>71.062596999999997</c:v>
                </c:pt>
                <c:pt idx="30">
                  <c:v>28.535024</c:v>
                </c:pt>
                <c:pt idx="31">
                  <c:v>15.159420000000001</c:v>
                </c:pt>
                <c:pt idx="32">
                  <c:v>0</c:v>
                </c:pt>
                <c:pt idx="33">
                  <c:v>0</c:v>
                </c:pt>
                <c:pt idx="34">
                  <c:v>0</c:v>
                </c:pt>
                <c:pt idx="35">
                  <c:v>9.3375780000000006</c:v>
                </c:pt>
              </c:numCache>
            </c:numRef>
          </c:val>
          <c:smooth val="0"/>
        </c:ser>
        <c:dLbls>
          <c:showLegendKey val="0"/>
          <c:showVal val="0"/>
          <c:showCatName val="0"/>
          <c:showSerName val="0"/>
          <c:showPercent val="0"/>
          <c:showBubbleSize val="0"/>
        </c:dLbls>
        <c:marker val="1"/>
        <c:smooth val="0"/>
        <c:axId val="250344576"/>
        <c:axId val="250346496"/>
      </c:lineChart>
      <c:catAx>
        <c:axId val="250344576"/>
        <c:scaling>
          <c:orientation val="minMax"/>
        </c:scaling>
        <c:delete val="0"/>
        <c:axPos val="b"/>
        <c:numFmt formatCode="General" sourceLinked="0"/>
        <c:majorTickMark val="out"/>
        <c:minorTickMark val="none"/>
        <c:tickLblPos val="low"/>
        <c:spPr>
          <a:ln w="12700" cap="flat">
            <a:solidFill>
              <a:srgbClr val="000000"/>
            </a:solidFill>
            <a:prstDash val="solid"/>
            <a:round/>
          </a:ln>
        </c:spPr>
        <c:txPr>
          <a:bodyPr rot="-5400000"/>
          <a:lstStyle/>
          <a:p>
            <a:pPr>
              <a:defRPr sz="1200" b="0" i="0" u="none" strike="noStrike">
                <a:solidFill>
                  <a:srgbClr val="000000"/>
                </a:solidFill>
                <a:latin typeface="Arial"/>
              </a:defRPr>
            </a:pPr>
            <a:endParaRPr lang="en-US"/>
          </a:p>
        </c:txPr>
        <c:crossAx val="250346496"/>
        <c:crosses val="autoZero"/>
        <c:auto val="1"/>
        <c:lblAlgn val="ctr"/>
        <c:lblOffset val="100"/>
        <c:tickLblSkip val="2"/>
        <c:noMultiLvlLbl val="1"/>
      </c:catAx>
      <c:valAx>
        <c:axId val="250346496"/>
        <c:scaling>
          <c:logBase val="10"/>
          <c:orientation val="minMax"/>
        </c:scaling>
        <c:delete val="0"/>
        <c:axPos val="l"/>
        <c:title>
          <c:tx>
            <c:rich>
              <a:bodyPr rot="-5400000"/>
              <a:lstStyle/>
              <a:p>
                <a:pPr>
                  <a:defRPr sz="1200" b="1" i="0" u="none" strike="noStrike">
                    <a:solidFill>
                      <a:srgbClr val="000000"/>
                    </a:solidFill>
                    <a:latin typeface="Arial"/>
                  </a:defRPr>
                </a:pPr>
                <a:r>
                  <a:rPr lang="en-CA" sz="1200" b="1" i="0" u="none" strike="noStrike">
                    <a:solidFill>
                      <a:srgbClr val="000000"/>
                    </a:solidFill>
                    <a:latin typeface="Arial"/>
                  </a:rPr>
                  <a:t>Biomass Index (kilotonnes)</a:t>
                </a:r>
              </a:p>
            </c:rich>
          </c:tx>
          <c:overlay val="1"/>
        </c:title>
        <c:numFmt formatCode="0" sourceLinked="0"/>
        <c:majorTickMark val="out"/>
        <c:minorTickMark val="none"/>
        <c:tickLblPos val="nextTo"/>
        <c:spPr>
          <a:ln w="12700" cap="flat">
            <a:solidFill>
              <a:srgbClr val="000000"/>
            </a:solidFill>
            <a:prstDash val="solid"/>
            <a:round/>
          </a:ln>
        </c:spPr>
        <c:txPr>
          <a:bodyPr rot="0"/>
          <a:lstStyle/>
          <a:p>
            <a:pPr>
              <a:defRPr sz="1200" b="0" i="0" u="none" strike="noStrike">
                <a:solidFill>
                  <a:srgbClr val="000000"/>
                </a:solidFill>
                <a:latin typeface="Arial"/>
              </a:defRPr>
            </a:pPr>
            <a:endParaRPr lang="en-US"/>
          </a:p>
        </c:txPr>
        <c:crossAx val="250344576"/>
        <c:crosses val="autoZero"/>
        <c:crossBetween val="between"/>
      </c:valAx>
      <c:spPr>
        <a:noFill/>
        <a:ln w="12700" cap="flat">
          <a:noFill/>
          <a:miter lim="400000"/>
        </a:ln>
        <a:effectLst/>
      </c:spPr>
    </c:plotArea>
    <c:plotVisOnly val="1"/>
    <c:dispBlanksAs val="gap"/>
    <c:showDLblsOverMax val="1"/>
  </c:chart>
  <c:spPr>
    <a:noFill/>
    <a:ln>
      <a:noFill/>
    </a:ln>
    <a:effectLst/>
  </c:spPr>
  <c:externalData r:id="rId1">
    <c:autoUpdate val="0"/>
  </c:externalData>
</c:chartSpac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60</Pages>
  <Words>49322</Words>
  <Characters>281136</Characters>
  <Application>Microsoft Office Word</Application>
  <DocSecurity>0</DocSecurity>
  <Lines>2342</Lines>
  <Paragraphs>659</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329799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Adamack, Aaron</dc:creator>
  <cp:lastModifiedBy>DFO-MPO</cp:lastModifiedBy>
  <cp:revision>5</cp:revision>
  <dcterms:created xsi:type="dcterms:W3CDTF">2018-04-13T17:26:00Z</dcterms:created>
  <dcterms:modified xsi:type="dcterms:W3CDTF">2018-04-13T18:24:00Z</dcterms:modified>
</cp:coreProperties>
</file>