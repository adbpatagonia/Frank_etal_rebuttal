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52D427E5"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ins w:id="2" w:author="Garry Stenson" w:date="2018-04-25T20:15:00Z">
        <w:r w:rsidR="00FC4865">
          <w:rPr>
            <w:rFonts w:ascii="Times New Roman" w:hAnsi="Times New Roman"/>
            <w:sz w:val="24"/>
            <w:szCs w:val="24"/>
          </w:rPr>
          <w:t xml:space="preserve"> B.</w:t>
        </w:r>
      </w:ins>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3"/>
      <w:r>
        <w:rPr>
          <w:rFonts w:ascii="Times New Roman" w:hAnsi="Times New Roman"/>
          <w:sz w:val="24"/>
          <w:szCs w:val="24"/>
          <w:shd w:val="clear" w:color="auto" w:fill="FFFF00"/>
        </w:rPr>
        <w:t>Rose</w:t>
      </w:r>
      <w:commentRangeEnd w:id="3"/>
      <w:r>
        <w:commentReference w:id="3"/>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4" w:author="Montevecchi, William" w:date="2018-04-19T12:30:00Z">
        <w:r w:rsidDel="00713E89">
          <w:rPr>
            <w:rFonts w:ascii="Times New Roman" w:hAnsi="Times New Roman"/>
            <w:sz w:val="24"/>
            <w:szCs w:val="24"/>
          </w:rPr>
          <w:delText>Progr</w:delText>
        </w:r>
      </w:del>
      <w:proofErr w:type="spellStart"/>
      <w:ins w:id="5"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6"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7"/>
      <w:r>
        <w:rPr>
          <w:rFonts w:ascii="Times New Roman" w:hAnsi="Times New Roman"/>
          <w:sz w:val="24"/>
          <w:szCs w:val="24"/>
          <w:shd w:val="clear" w:color="auto" w:fill="FFFF00"/>
        </w:rPr>
        <w:t>?</w:t>
      </w:r>
      <w:commentRangeEnd w:id="7"/>
      <w:proofErr w:type="gramEnd"/>
      <w:r>
        <w:commentReference w:id="7"/>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w:t>
      </w:r>
      <w:del w:id="8" w:author="Garry Stenson" w:date="2018-04-25T20:16:00Z">
        <w:r w:rsidDel="00FC4865">
          <w:rPr>
            <w:rFonts w:ascii="Times New Roman" w:hAnsi="Times New Roman"/>
            <w:sz w:val="24"/>
            <w:szCs w:val="24"/>
          </w:rPr>
          <w:delText xml:space="preserve"> </w:delText>
        </w:r>
      </w:del>
      <w:r>
        <w:rPr>
          <w:rFonts w:ascii="Times New Roman" w:hAnsi="Times New Roman"/>
          <w:sz w:val="24"/>
          <w:szCs w:val="24"/>
        </w:rPr>
        <w:t>: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9"/>
      <w:r>
        <w:rPr>
          <w:rFonts w:ascii="Times New Roman" w:hAnsi="Times New Roman"/>
          <w:i w:val="0"/>
          <w:iCs w:val="0"/>
          <w:sz w:val="24"/>
          <w:szCs w:val="24"/>
          <w:lang w:val="de-DE"/>
        </w:rPr>
        <w:lastRenderedPageBreak/>
        <w:t>Abstract</w:t>
      </w:r>
      <w:commentRangeEnd w:id="9"/>
      <w:r w:rsidR="00F02B57">
        <w:rPr>
          <w:rStyle w:val="CommentReference"/>
          <w:rFonts w:ascii="Times New Roman" w:eastAsia="Arial Unicode MS" w:hAnsi="Times New Roman" w:cs="Times New Roman"/>
          <w:b w:val="0"/>
          <w:bCs w:val="0"/>
          <w:i w:val="0"/>
          <w:iCs w:val="0"/>
          <w:color w:val="auto"/>
          <w:lang w:val="en-US" w:eastAsia="en-US"/>
        </w:rPr>
        <w:commentReference w:id="9"/>
      </w:r>
    </w:p>
    <w:p w14:paraId="64129DE6" w14:textId="3A95832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10"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11"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2"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3" w:author="Regular, Paul" w:date="2018-04-24T14:54:00Z">
        <w:r>
          <w:rPr>
            <w:rFonts w:ascii="Times New Roman" w:hAnsi="Times New Roman"/>
            <w:sz w:val="24"/>
            <w:szCs w:val="24"/>
          </w:rPr>
          <w:delText xml:space="preserve">the Canadian Department of Fisheries and </w:delText>
        </w:r>
        <w:commentRangeStart w:id="14"/>
        <w:commentRangeStart w:id="15"/>
        <w:r>
          <w:rPr>
            <w:rFonts w:ascii="Times New Roman" w:hAnsi="Times New Roman"/>
            <w:sz w:val="24"/>
            <w:szCs w:val="24"/>
          </w:rPr>
          <w:delText>Oceans</w:delText>
        </w:r>
        <w:commentRangeEnd w:id="14"/>
        <w:r>
          <w:commentReference w:id="14"/>
        </w:r>
        <w:commentRangeEnd w:id="15"/>
        <w:r w:rsidR="002A1DD9">
          <w:rPr>
            <w:rStyle w:val="CommentReference"/>
            <w:rFonts w:ascii="Times New Roman" w:eastAsia="Arial Unicode MS" w:hAnsi="Times New Roman" w:cs="Times New Roman"/>
            <w:color w:val="auto"/>
            <w:lang w:eastAsia="en-US"/>
          </w:rPr>
          <w:commentReference w:id="15"/>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6" w:author="Regular, Paul" w:date="2018-04-24T14:46:00Z">
        <w:r w:rsidR="00EB56BE">
          <w:rPr>
            <w:rFonts w:ascii="Times New Roman" w:hAnsi="Times New Roman"/>
            <w:sz w:val="24"/>
            <w:szCs w:val="24"/>
          </w:rPr>
          <w:t xml:space="preserve"> </w:t>
        </w:r>
      </w:ins>
      <w:ins w:id="17" w:author="Regular, Paul" w:date="2018-04-24T14:51:00Z">
        <w:r w:rsidR="00EB56BE">
          <w:rPr>
            <w:rFonts w:ascii="Times New Roman" w:hAnsi="Times New Roman"/>
            <w:sz w:val="24"/>
            <w:szCs w:val="24"/>
          </w:rPr>
          <w:t xml:space="preserve">While more than a dozen </w:t>
        </w:r>
      </w:ins>
      <w:ins w:id="18" w:author="Regular, Paul" w:date="2018-04-24T14:52:00Z">
        <w:r w:rsidR="00EB56BE">
          <w:rPr>
            <w:rFonts w:ascii="Times New Roman" w:hAnsi="Times New Roman"/>
            <w:sz w:val="24"/>
            <w:szCs w:val="24"/>
          </w:rPr>
          <w:t xml:space="preserve">studies corroborate and support the claim that </w:t>
        </w:r>
      </w:ins>
      <w:ins w:id="19" w:author="Regular, Paul" w:date="2018-04-24T14:53:00Z">
        <w:r w:rsidR="00EB56BE">
          <w:rPr>
            <w:rFonts w:ascii="Times New Roman" w:hAnsi="Times New Roman"/>
            <w:sz w:val="24"/>
            <w:szCs w:val="24"/>
          </w:rPr>
          <w:t>the capelin stock collapsed</w:t>
        </w:r>
      </w:ins>
      <w:ins w:id="20" w:author="Regular, Paul" w:date="2018-04-24T14:52:00Z">
        <w:r w:rsidR="00EB56BE">
          <w:rPr>
            <w:rFonts w:ascii="Times New Roman" w:hAnsi="Times New Roman"/>
            <w:sz w:val="24"/>
            <w:szCs w:val="24"/>
          </w:rPr>
          <w:t>,</w:t>
        </w:r>
      </w:ins>
      <w:ins w:id="21" w:author="Regular, Paul" w:date="2018-04-24T14:51:00Z">
        <w:r w:rsidR="00EB56BE">
          <w:rPr>
            <w:rFonts w:ascii="Times New Roman" w:hAnsi="Times New Roman"/>
            <w:sz w:val="24"/>
            <w:szCs w:val="24"/>
          </w:rPr>
          <w:t xml:space="preserve"> </w:t>
        </w:r>
      </w:ins>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2"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3"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 which included both fishery-dependent (inshore commercial catch) and fishery-independent (spring acoustic and fall bottom trawl surveys, oceanography cruises, three capelin larval indices, aerial surveys, predator diet and </w:t>
      </w:r>
      <w:proofErr w:type="spellStart"/>
      <w:r>
        <w:rPr>
          <w:rFonts w:ascii="Times New Roman" w:hAnsi="Times New Roman"/>
          <w:color w:val="151518"/>
          <w:sz w:val="24"/>
          <w:szCs w:val="24"/>
          <w:u w:color="151518"/>
        </w:rPr>
        <w:t>behaviour</w:t>
      </w:r>
      <w:proofErr w:type="spellEnd"/>
      <w:r>
        <w:rPr>
          <w:rFonts w:ascii="Times New Roman" w:hAnsi="Times New Roman"/>
          <w:color w:val="151518"/>
          <w:sz w:val="24"/>
          <w:szCs w:val="24"/>
          <w:u w:color="151518"/>
        </w:rPr>
        <w:t>)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4"/>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4"/>
      <w:r w:rsidR="00D827D4">
        <w:rPr>
          <w:rStyle w:val="CommentReference"/>
          <w:rFonts w:ascii="Times New Roman" w:eastAsia="Arial Unicode MS" w:hAnsi="Times New Roman" w:cs="Times New Roman"/>
          <w:color w:val="auto"/>
          <w:lang w:eastAsia="en-US"/>
        </w:rPr>
        <w:commentReference w:id="24"/>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bookmarkStart w:id="25" w:name="_GoBack"/>
      <w:r w:rsidRPr="00BD7860">
        <w:rPr>
          <w:rFonts w:ascii="Times New Roman" w:hAnsi="Times New Roman"/>
          <w:i w:val="0"/>
          <w:iCs w:val="0"/>
          <w:sz w:val="24"/>
          <w:szCs w:val="24"/>
        </w:rPr>
        <w:lastRenderedPageBreak/>
        <w:t>Introduction</w:t>
      </w:r>
    </w:p>
    <w:p w14:paraId="27EDBF26" w14:textId="45838B40" w:rsidR="000134ED" w:rsidRDefault="0029598F" w:rsidP="0093517A">
      <w:pPr>
        <w:pStyle w:val="Body"/>
        <w:spacing w:after="0" w:line="480" w:lineRule="auto"/>
        <w:ind w:firstLine="720"/>
        <w:rPr>
          <w:rFonts w:ascii="Times New Roman" w:eastAsia="Times New Roman" w:hAnsi="Times New Roman" w:cs="Times New Roman"/>
          <w:sz w:val="24"/>
          <w:szCs w:val="24"/>
        </w:rPr>
      </w:pPr>
      <w:r w:rsidRPr="003636BB">
        <w:rPr>
          <w:rFonts w:ascii="Times New Roman" w:hAnsi="Times New Roman" w:cs="Times New Roman"/>
          <w:sz w:val="24"/>
          <w:szCs w:val="24"/>
        </w:rPr>
        <w:t>Forage fish</w:t>
      </w:r>
      <w:r w:rsidR="0093517A" w:rsidRPr="003636BB">
        <w:rPr>
          <w:rFonts w:ascii="Times New Roman" w:hAnsi="Times New Roman" w:cs="Times New Roman"/>
          <w:sz w:val="24"/>
          <w:szCs w:val="24"/>
        </w:rPr>
        <w:t>, which</w:t>
      </w:r>
      <w:r w:rsidRPr="003636BB">
        <w:rPr>
          <w:rFonts w:ascii="Times New Roman" w:hAnsi="Times New Roman" w:cs="Times New Roman"/>
          <w:sz w:val="24"/>
          <w:szCs w:val="24"/>
        </w:rPr>
        <w:t xml:space="preserve"> are small shoaling species that characteristically have rapid growth, short life expectancies, and population responses tightly linked to environmental control</w:t>
      </w:r>
      <w:r w:rsidR="0093517A" w:rsidRPr="003636BB">
        <w:rPr>
          <w:rFonts w:ascii="Times New Roman" w:hAnsi="Times New Roman" w:cs="Times New Roman"/>
          <w:sz w:val="24"/>
          <w:szCs w:val="24"/>
        </w:rPr>
        <w:t xml:space="preserve">, </w:t>
      </w:r>
      <w:r w:rsidR="0093517A" w:rsidRPr="003636BB">
        <w:rPr>
          <w:rFonts w:ascii="Times New Roman" w:hAnsi="Times New Roman" w:cs="Times New Roman"/>
          <w:color w:val="auto"/>
          <w:sz w:val="24"/>
          <w:szCs w:val="24"/>
        </w:rPr>
        <w:t>play crucial roles in many</w:t>
      </w:r>
      <w:r w:rsidR="0093517A" w:rsidRPr="003636BB">
        <w:rPr>
          <w:rFonts w:ascii="Times New Roman" w:hAnsi="Times New Roman" w:cs="Times New Roman"/>
          <w:color w:val="FF0000"/>
          <w:sz w:val="24"/>
          <w:szCs w:val="24"/>
        </w:rPr>
        <w:t xml:space="preserve"> </w:t>
      </w:r>
      <w:r w:rsidR="0093517A" w:rsidRPr="003636BB">
        <w:rPr>
          <w:rFonts w:ascii="Times New Roman" w:hAnsi="Times New Roman" w:cs="Times New Roman"/>
          <w:color w:val="auto"/>
          <w:sz w:val="24"/>
          <w:szCs w:val="24"/>
        </w:rPr>
        <w:t>ecosystems</w:t>
      </w:r>
      <w:r w:rsidR="0093517A" w:rsidRPr="003636BB">
        <w:rPr>
          <w:rFonts w:ascii="Times New Roman" w:hAnsi="Times New Roman" w:cs="Times New Roman"/>
          <w:sz w:val="24"/>
          <w:szCs w:val="24"/>
        </w:rPr>
        <w:t xml:space="preserve">, acting as conduits of energy between lower trophic levels and large vertebrate predators. </w:t>
      </w:r>
      <w:r w:rsidR="00E5311E" w:rsidRPr="003636BB">
        <w:rPr>
          <w:rFonts w:ascii="Times New Roman" w:hAnsi="Times New Roman" w:cs="Times New Roman"/>
          <w:sz w:val="24"/>
          <w:szCs w:val="24"/>
        </w:rPr>
        <w:t>These characteristics lead th</w:t>
      </w:r>
      <w:r w:rsidR="00497D2F" w:rsidRPr="003636BB">
        <w:rPr>
          <w:rFonts w:ascii="Times New Roman" w:hAnsi="Times New Roman" w:cs="Times New Roman"/>
          <w:sz w:val="24"/>
          <w:szCs w:val="24"/>
        </w:rPr>
        <w:t xml:space="preserve">ese </w:t>
      </w:r>
      <w:r w:rsidR="00E5311E" w:rsidRPr="003636BB">
        <w:rPr>
          <w:rFonts w:ascii="Times New Roman" w:hAnsi="Times New Roman" w:cs="Times New Roman"/>
          <w:sz w:val="24"/>
          <w:szCs w:val="24"/>
        </w:rPr>
        <w:t xml:space="preserve">species to exhibit boom and bust </w:t>
      </w:r>
      <w:r w:rsidR="00497D2F" w:rsidRPr="003636BB">
        <w:rPr>
          <w:rFonts w:ascii="Times New Roman" w:hAnsi="Times New Roman" w:cs="Times New Roman"/>
          <w:sz w:val="24"/>
          <w:szCs w:val="24"/>
        </w:rPr>
        <w:t xml:space="preserve">population </w:t>
      </w:r>
      <w:r w:rsidR="00E5311E" w:rsidRPr="003636BB">
        <w:rPr>
          <w:rFonts w:ascii="Times New Roman" w:hAnsi="Times New Roman" w:cs="Times New Roman"/>
          <w:sz w:val="24"/>
          <w:szCs w:val="24"/>
        </w:rPr>
        <w:t>dynamics, i.e. their abundances change rapidly and substantially and undergo phases of extremely high and extremely low abundances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PEVuZE5vdGU+PENpdGU+PEF1dGhvcj5Tb3V0YXI8L0F1dGhvcj48WWVhcj4xOTY5PC9ZZWFyPjxS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(Soutar &amp; Issacs 1969, Schwartzlose et al. 1999, Chavez et al. 2003, Alheit et al. 2009, Pikitch et al. 2012)</w:t>
      </w:r>
      <w:r w:rsidR="00D20345" w:rsidRPr="003636BB">
        <w:rPr>
          <w:rFonts w:ascii="Times New Roman" w:hAnsi="Times New Roman" w:cs="Times New Roman"/>
          <w:sz w:val="24"/>
          <w:szCs w:val="24"/>
        </w:rPr>
        <w:fldChar w:fldCharType="end"/>
      </w:r>
      <w:r w:rsidR="00E5311E" w:rsidRPr="003636BB">
        <w:rPr>
          <w:rFonts w:ascii="Times New Roman" w:hAnsi="Times New Roman" w:cs="Times New Roman"/>
          <w:sz w:val="24"/>
          <w:szCs w:val="24"/>
          <w:lang w:val="fr-CA"/>
        </w:rPr>
        <w:t xml:space="preserve">. </w:t>
      </w:r>
      <w:r w:rsidR="00E5311E" w:rsidRPr="003636BB">
        <w:rPr>
          <w:rFonts w:ascii="Times New Roman" w:hAnsi="Times New Roman" w:cs="Times New Roman"/>
          <w:sz w:val="24"/>
          <w:szCs w:val="24"/>
        </w:rPr>
        <w:t xml:space="preserve">Forage fish species can experience prolonged periods of ‘bust’ dynamics. For example, </w:t>
      </w:r>
      <w:r w:rsidR="00497D2F" w:rsidRPr="003636BB">
        <w:rPr>
          <w:rFonts w:ascii="Times New Roman" w:hAnsi="Times New Roman" w:cs="Times New Roman"/>
          <w:sz w:val="24"/>
          <w:szCs w:val="24"/>
        </w:rPr>
        <w:t xml:space="preserve">the </w:t>
      </w:r>
      <w:r w:rsidR="00E5311E" w:rsidRPr="003636BB">
        <w:rPr>
          <w:rFonts w:ascii="Times New Roman" w:hAnsi="Times New Roman" w:cs="Times New Roman"/>
          <w:sz w:val="24"/>
          <w:szCs w:val="24"/>
        </w:rPr>
        <w:t>Norwegian spring-spawning herring (</w:t>
      </w:r>
      <w:proofErr w:type="spellStart"/>
      <w:r w:rsidR="00E5311E" w:rsidRPr="003636BB">
        <w:rPr>
          <w:rFonts w:ascii="Times New Roman" w:hAnsi="Times New Roman" w:cs="Times New Roman"/>
          <w:i/>
          <w:iCs/>
          <w:sz w:val="24"/>
          <w:szCs w:val="24"/>
          <w:lang w:val="es-ES_tradnl"/>
        </w:rPr>
        <w:t>Clupea</w:t>
      </w:r>
      <w:proofErr w:type="spellEnd"/>
      <w:r w:rsidR="00E5311E" w:rsidRPr="003636BB">
        <w:rPr>
          <w:rFonts w:ascii="Times New Roman" w:hAnsi="Times New Roman" w:cs="Times New Roman"/>
          <w:i/>
          <w:iCs/>
          <w:sz w:val="24"/>
          <w:szCs w:val="24"/>
          <w:lang w:val="es-ES_tradnl"/>
        </w:rPr>
        <w:t xml:space="preserve"> </w:t>
      </w:r>
      <w:proofErr w:type="spellStart"/>
      <w:r w:rsidR="00E5311E" w:rsidRPr="003636BB">
        <w:rPr>
          <w:rFonts w:ascii="Times New Roman" w:hAnsi="Times New Roman" w:cs="Times New Roman"/>
          <w:i/>
          <w:iCs/>
          <w:sz w:val="24"/>
          <w:szCs w:val="24"/>
          <w:lang w:val="es-ES_tradnl"/>
        </w:rPr>
        <w:t>harengus</w:t>
      </w:r>
      <w:proofErr w:type="spellEnd"/>
      <w:r w:rsidR="00E5311E" w:rsidRPr="003636BB">
        <w:rPr>
          <w:rFonts w:ascii="Times New Roman" w:hAnsi="Times New Roman" w:cs="Times New Roman"/>
          <w:sz w:val="24"/>
          <w:szCs w:val="24"/>
        </w:rPr>
        <w:t>) stock collapsed in the late 1960s and remained at very low levels until the late 1980s</w:t>
      </w:r>
      <w:r w:rsidR="00D20345" w:rsidRPr="003636BB">
        <w:rPr>
          <w:rFonts w:ascii="Times New Roman" w:hAnsi="Times New Roman" w:cs="Times New Roman"/>
          <w:sz w:val="24"/>
          <w:szCs w:val="24"/>
        </w:rPr>
        <w:t xml:space="preserve"> </w: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 </w:instrText>
      </w:r>
      <w:r w:rsidR="00D20345" w:rsidRPr="003636BB">
        <w:rPr>
          <w:rFonts w:ascii="Times New Roman" w:hAnsi="Times New Roman" w:cs="Times New Roman"/>
          <w:sz w:val="24"/>
          <w:szCs w:val="24"/>
        </w:rPr>
        <w:fldChar w:fldCharType="begin">
          <w:fldData xml:space="preserve">PEVuZE5vdGU+PENpdGU+PEF1dGhvcj5Ub3Jlc2VuPC9BdXRob3I+PFllYXI+MjAwMDwvWWVhcj48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</w:fldData>
        </w:fldChar>
      </w:r>
      <w:r w:rsidR="00D20345" w:rsidRPr="003636BB">
        <w:rPr>
          <w:rFonts w:ascii="Times New Roman" w:hAnsi="Times New Roman" w:cs="Times New Roman"/>
          <w:sz w:val="24"/>
          <w:szCs w:val="24"/>
        </w:rPr>
        <w:instrText xml:space="preserve"> ADDIN EN.CITE.DATA </w:instrText>
      </w:r>
      <w:r w:rsidR="00D20345" w:rsidRPr="003636BB">
        <w:rPr>
          <w:rFonts w:ascii="Times New Roman" w:hAnsi="Times New Roman" w:cs="Times New Roman"/>
          <w:sz w:val="24"/>
          <w:szCs w:val="24"/>
        </w:rPr>
      </w:r>
      <w:r w:rsidR="00D20345" w:rsidRPr="003636BB">
        <w:rPr>
          <w:rFonts w:ascii="Times New Roman" w:hAnsi="Times New Roman" w:cs="Times New Roman"/>
          <w:sz w:val="24"/>
          <w:szCs w:val="24"/>
        </w:rPr>
        <w:fldChar w:fldCharType="end"/>
      </w:r>
      <w:r w:rsidR="00D20345" w:rsidRPr="003636BB">
        <w:rPr>
          <w:rFonts w:ascii="Times New Roman" w:hAnsi="Times New Roman" w:cs="Times New Roman"/>
          <w:sz w:val="24"/>
          <w:szCs w:val="24"/>
        </w:rPr>
        <w:fldChar w:fldCharType="separate"/>
      </w:r>
      <w:r w:rsidR="00D20345" w:rsidRPr="003636BB">
        <w:rPr>
          <w:rFonts w:ascii="Times New Roman" w:hAnsi="Times New Roman" w:cs="Times New Roman"/>
          <w:noProof/>
          <w:sz w:val="24"/>
          <w:szCs w:val="24"/>
        </w:rPr>
        <w:t>(Toresen &amp; Østvedt 2000, Skagseth et al. 2015)</w:t>
      </w:r>
      <w:r w:rsidR="00D20345" w:rsidRPr="003636BB">
        <w:rPr>
          <w:rFonts w:ascii="Times New Roman" w:hAnsi="Times New Roman" w:cs="Times New Roman"/>
          <w:sz w:val="24"/>
          <w:szCs w:val="24"/>
        </w:rPr>
        <w:fldChar w:fldCharType="end"/>
      </w:r>
      <w:r w:rsidR="00E5311E">
        <w:rPr>
          <w:rFonts w:ascii="Times New Roman" w:hAnsi="Times New Roman"/>
          <w:sz w:val="24"/>
          <w:szCs w:val="24"/>
        </w:rPr>
        <w:t xml:space="preserve">; </w:t>
      </w:r>
      <w:r w:rsidR="00600FDE">
        <w:rPr>
          <w:rFonts w:ascii="Times New Roman" w:hAnsi="Times New Roman"/>
          <w:sz w:val="24"/>
          <w:szCs w:val="24"/>
        </w:rPr>
        <w:t xml:space="preserve">while </w:t>
      </w:r>
      <w:r w:rsidR="00E5311E">
        <w:rPr>
          <w:rFonts w:ascii="Times New Roman" w:hAnsi="Times New Roman"/>
          <w:sz w:val="24"/>
          <w:szCs w:val="24"/>
        </w:rPr>
        <w:t>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PEVuZE5vdGU+PENpdGU+PEF1dGhvcj5TY2h3YXJ0emxvc2U8L0F1dGhvcj48WWVhcj4xOTk5PC9Z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fldChar w:fldCharType="separate"/>
      </w:r>
      <w:r w:rsidR="00E5311E" w:rsidRPr="0093517A">
        <w:rPr>
          <w:rFonts w:ascii="Times New Roman" w:hAnsi="Times New Roman"/>
          <w:noProof/>
          <w:sz w:val="24"/>
          <w:szCs w:val="24"/>
          <w:lang w:val="en-CA"/>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PEVuZE5vdGU+PENpdGU+PEF1dGhvcj5UZW1wbGVtYW48L0F1dGhvcj48WWVhcj4xOTQ4PC9ZZWFy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=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r w:rsidR="00265BB1">
        <w:rPr>
          <w:rFonts w:ascii="Times New Roman" w:hAnsi="Times New Roman"/>
          <w:sz w:val="24"/>
          <w:szCs w:val="24"/>
        </w:rPr>
        <w:t xml:space="preserve">the coast of </w:t>
      </w:r>
      <w:r w:rsidR="00E5311E">
        <w:rPr>
          <w:rFonts w:ascii="Times New Roman" w:hAnsi="Times New Roman"/>
          <w:sz w:val="24"/>
          <w:szCs w:val="24"/>
        </w:rPr>
        <w:t xml:space="preserve">Iceland, and </w:t>
      </w:r>
      <w:r w:rsidR="00830F3D">
        <w:rPr>
          <w:rFonts w:ascii="Times New Roman" w:hAnsi="Times New Roman"/>
          <w:sz w:val="24"/>
          <w:szCs w:val="24"/>
        </w:rPr>
        <w:t>along</w:t>
      </w:r>
      <w:r w:rsidR="00265BB1">
        <w:rPr>
          <w:rFonts w:ascii="Times New Roman" w:hAnsi="Times New Roman"/>
          <w:sz w:val="24"/>
          <w:szCs w:val="24"/>
        </w:rPr>
        <w:t xml:space="preserve"> the</w:t>
      </w:r>
      <w:r w:rsidR="00E5311E">
        <w:rPr>
          <w:rFonts w:ascii="Times New Roman" w:hAnsi="Times New Roman"/>
          <w:sz w:val="24"/>
          <w:szCs w:val="24"/>
        </w:rPr>
        <w:t xml:space="preserve"> Newfoundland and Labrador (Canada)</w:t>
      </w:r>
      <w:r w:rsidR="00265BB1">
        <w:rPr>
          <w:rFonts w:ascii="Times New Roman" w:hAnsi="Times New Roman"/>
          <w:sz w:val="24"/>
          <w:szCs w:val="24"/>
        </w:rPr>
        <w:t xml:space="preserve"> continental shelf</w:t>
      </w:r>
      <w:r w:rsidR="00E5311E">
        <w:rPr>
          <w:rFonts w:ascii="Times New Roman" w:hAnsi="Times New Roman"/>
          <w:sz w:val="24"/>
          <w:szCs w:val="24"/>
        </w:rPr>
        <w:t xml:space="preserve">. The Barents Sea capelin stock </w:t>
      </w:r>
      <w:r w:rsidR="00265BB1">
        <w:rPr>
          <w:rFonts w:ascii="Times New Roman" w:hAnsi="Times New Roman"/>
          <w:sz w:val="24"/>
          <w:szCs w:val="24"/>
        </w:rPr>
        <w:t>experienced</w:t>
      </w:r>
      <w:r w:rsidR="00E5311E">
        <w:rPr>
          <w:rFonts w:ascii="Times New Roman" w:hAnsi="Times New Roman"/>
          <w:sz w:val="24"/>
          <w:szCs w:val="24"/>
        </w:rPr>
        <w:t xml:space="preserve"> </w:t>
      </w:r>
      <w:r w:rsidR="00B11650">
        <w:rPr>
          <w:rFonts w:ascii="Times New Roman" w:hAnsi="Times New Roman"/>
          <w:sz w:val="24"/>
          <w:szCs w:val="24"/>
        </w:rPr>
        <w:t>four</w:t>
      </w:r>
      <w:r w:rsidR="00B11650">
        <w:rPr>
          <w:rFonts w:ascii="Times New Roman" w:hAnsi="Times New Roman"/>
          <w:sz w:val="24"/>
          <w:szCs w:val="24"/>
        </w:rPr>
        <w:t xml:space="preserve"> </w:t>
      </w:r>
      <w:r w:rsidR="00E5311E">
        <w:rPr>
          <w:rFonts w:ascii="Times New Roman" w:hAnsi="Times New Roman"/>
          <w:sz w:val="24"/>
          <w:szCs w:val="24"/>
        </w:rPr>
        <w:t xml:space="preserve">collapses </w:t>
      </w:r>
      <w:r w:rsidR="00265BB1">
        <w:rPr>
          <w:rFonts w:ascii="Times New Roman" w:hAnsi="Times New Roman"/>
          <w:sz w:val="24"/>
          <w:szCs w:val="24"/>
        </w:rPr>
        <w:t>over</w:t>
      </w:r>
      <w:r w:rsidR="00E5311E">
        <w:rPr>
          <w:rFonts w:ascii="Times New Roman" w:hAnsi="Times New Roman"/>
          <w:sz w:val="24"/>
          <w:szCs w:val="24"/>
        </w:rPr>
        <w:t xml:space="preserve"> the </w:t>
      </w:r>
      <w:r w:rsidR="00265BB1">
        <w:rPr>
          <w:rFonts w:ascii="Times New Roman" w:hAnsi="Times New Roman"/>
          <w:sz w:val="24"/>
          <w:szCs w:val="24"/>
        </w:rPr>
        <w:t>p</w:t>
      </w:r>
      <w:r w:rsidR="00E5311E">
        <w:rPr>
          <w:rFonts w:ascii="Times New Roman" w:hAnsi="Times New Roman"/>
          <w:sz w:val="24"/>
          <w:szCs w:val="24"/>
        </w:rPr>
        <w:t>ast 4 decades</w:t>
      </w:r>
      <w:r w:rsidR="00265BB1">
        <w:rPr>
          <w:rFonts w:ascii="Times New Roman" w:hAnsi="Times New Roman"/>
          <w:sz w:val="24"/>
          <w:szCs w:val="24"/>
        </w:rPr>
        <w:t>:</w:t>
      </w:r>
      <w:r w:rsidR="00E5311E">
        <w:rPr>
          <w:rFonts w:ascii="Times New Roman" w:hAnsi="Times New Roman"/>
          <w:sz w:val="24"/>
          <w:szCs w:val="24"/>
        </w:rPr>
        <w:t xml:space="preserve"> the mid- to late</w:t>
      </w:r>
      <w:r w:rsidR="00265BB1">
        <w:rPr>
          <w:rFonts w:ascii="Times New Roman" w:hAnsi="Times New Roman"/>
          <w:sz w:val="24"/>
          <w:szCs w:val="24"/>
        </w:rPr>
        <w:t>-</w:t>
      </w:r>
      <w:r w:rsidR="00E5311E">
        <w:rPr>
          <w:rFonts w:ascii="Times New Roman" w:hAnsi="Times New Roman"/>
          <w:sz w:val="24"/>
          <w:szCs w:val="24"/>
        </w:rPr>
        <w:t xml:space="preserve">1980s, </w:t>
      </w:r>
      <w:r w:rsidR="00265BB1">
        <w:rPr>
          <w:rFonts w:ascii="Times New Roman" w:hAnsi="Times New Roman"/>
          <w:sz w:val="24"/>
          <w:szCs w:val="24"/>
        </w:rPr>
        <w:t xml:space="preserve">the </w:t>
      </w:r>
      <w:r w:rsidR="00E5311E">
        <w:rPr>
          <w:rFonts w:ascii="Times New Roman" w:hAnsi="Times New Roman"/>
          <w:sz w:val="24"/>
          <w:szCs w:val="24"/>
        </w:rPr>
        <w:t xml:space="preserve">mid-1990s, </w:t>
      </w:r>
      <w:r w:rsidR="00265BB1">
        <w:rPr>
          <w:rFonts w:ascii="Times New Roman" w:hAnsi="Times New Roman"/>
          <w:sz w:val="24"/>
          <w:szCs w:val="24"/>
        </w:rPr>
        <w:t xml:space="preserve">the </w:t>
      </w:r>
      <w:r w:rsidR="00E5311E">
        <w:rPr>
          <w:rFonts w:ascii="Times New Roman" w:hAnsi="Times New Roman"/>
          <w:sz w:val="24"/>
          <w:szCs w:val="24"/>
        </w:rPr>
        <w:t>mid-2000s</w:t>
      </w:r>
      <w:r w:rsidR="00B11650">
        <w:rPr>
          <w:rFonts w:ascii="Times New Roman" w:hAnsi="Times New Roman"/>
          <w:sz w:val="24"/>
          <w:szCs w:val="24"/>
        </w:rPr>
        <w:t>, and the mid-2010s</w:t>
      </w:r>
      <w:r w:rsidR="00E5311E">
        <w:rPr>
          <w:rFonts w:ascii="Times New Roman" w:hAnsi="Times New Roman"/>
          <w:sz w:val="24"/>
          <w:szCs w:val="24"/>
        </w:rPr>
        <w:t xml:space="preserve">.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265BB1">
        <w:rPr>
          <w:rFonts w:ascii="Times New Roman" w:hAnsi="Times New Roman"/>
          <w:sz w:val="24"/>
          <w:szCs w:val="24"/>
        </w:rPr>
        <w:t xml:space="preserve">phase </w:t>
      </w:r>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&lt;EndNote&gt;&lt;Cite&gt;&lt;Author&gt;Gjøsæter&lt;/Author&gt;&lt;Year&gt;2009&lt;/Year&gt;&lt;RecNum&gt;882&lt;/RecNum&gt;&lt;DisplayText&gt;(Gjøsæter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r w:rsidR="00B2409C">
        <w:rPr>
          <w:rFonts w:ascii="Times New Roman" w:hAnsi="Times New Roman"/>
          <w:sz w:val="24"/>
          <w:szCs w:val="24"/>
        </w:rPr>
        <w:t>over</w:t>
      </w:r>
      <w:r w:rsidR="00E5311E">
        <w:rPr>
          <w:rFonts w:ascii="Times New Roman" w:hAnsi="Times New Roman"/>
          <w:sz w:val="24"/>
          <w:szCs w:val="24"/>
        </w:rPr>
        <w:t xml:space="preserve"> the </w:t>
      </w:r>
      <w:r w:rsidR="00B2409C">
        <w:rPr>
          <w:rFonts w:ascii="Times New Roman" w:hAnsi="Times New Roman"/>
          <w:sz w:val="24"/>
          <w:szCs w:val="24"/>
        </w:rPr>
        <w:t>p</w:t>
      </w:r>
      <w:r w:rsidR="00E5311E">
        <w:rPr>
          <w:rFonts w:ascii="Times New Roman" w:hAnsi="Times New Roman"/>
          <w:sz w:val="24"/>
          <w:szCs w:val="24"/>
        </w:rPr>
        <w:t>ast 4 decades</w:t>
      </w:r>
      <w:r w:rsidR="00B2409C">
        <w:rPr>
          <w:rFonts w:ascii="Times New Roman" w:hAnsi="Times New Roman"/>
          <w:sz w:val="24"/>
          <w:szCs w:val="24"/>
        </w:rPr>
        <w:t>:</w:t>
      </w:r>
      <w:r w:rsidR="00E5311E">
        <w:rPr>
          <w:rFonts w:ascii="Times New Roman" w:hAnsi="Times New Roman"/>
          <w:sz w:val="24"/>
          <w:szCs w:val="24"/>
        </w:rPr>
        <w:t xml:space="preserve"> the </w:t>
      </w:r>
      <w:r w:rsidR="00E5311E">
        <w:rPr>
          <w:rFonts w:ascii="Times New Roman" w:hAnsi="Times New Roman"/>
          <w:sz w:val="24"/>
          <w:szCs w:val="24"/>
        </w:rPr>
        <w:lastRenderedPageBreak/>
        <w:t xml:space="preserve">early 1980s, the early 1990s, and 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r w:rsidR="00B2409C">
        <w:rPr>
          <w:rFonts w:ascii="Times New Roman" w:hAnsi="Times New Roman"/>
          <w:sz w:val="24"/>
          <w:szCs w:val="24"/>
        </w:rPr>
        <w:t xml:space="preserve">phase </w:t>
      </w:r>
      <w:r w:rsidR="00E5311E">
        <w:rPr>
          <w:rFonts w:ascii="Times New Roman" w:hAnsi="Times New Roman"/>
          <w:sz w:val="24"/>
          <w:szCs w:val="24"/>
        </w:rPr>
        <w:t>and between 100</w:t>
      </w:r>
      <w:r w:rsidR="00B2409C">
        <w:rPr>
          <w:rFonts w:ascii="Times New Roman" w:hAnsi="Times New Roman"/>
          <w:sz w:val="24"/>
          <w:szCs w:val="24"/>
        </w:rPr>
        <w:t>-</w:t>
      </w:r>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&lt;EndNote&gt;&lt;Cite&gt;&lt;Author&gt;ICES&lt;/Author&gt;&lt;Year&gt;2017&lt;/Year&gt;&lt;RecNum&gt;884&lt;/RecNum&gt;&lt;DisplayText&gt;(ICES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r w:rsidR="00B2409C">
        <w:rPr>
          <w:rFonts w:ascii="Times New Roman" w:hAnsi="Times New Roman"/>
          <w:sz w:val="24"/>
          <w:szCs w:val="24"/>
        </w:rPr>
        <w:t>with</w:t>
      </w:r>
      <w:r w:rsidR="00E5311E">
        <w:rPr>
          <w:rFonts w:ascii="Times New Roman" w:hAnsi="Times New Roman"/>
          <w:sz w:val="24"/>
          <w:szCs w:val="24"/>
        </w:rPr>
        <w:t xml:space="preserve"> a climate-related shift in distribution </w:t>
      </w:r>
      <w:r w:rsidR="00E5311E">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PEVuZE5vdGU+PENpdGU+PEF1dGhvcj5Qw6Fsc3NvbjwvQXV0aG9yPjxZZWFyPjIwMTI8L1llYXI+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(Pálsson et al. 2012, Carscadden et al. 2013)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6CAEEA4" w14:textId="05F473FA" w:rsidR="000134ED" w:rsidRDefault="003A1449">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There are four capelin stocks around Newfoundland and Labrador; the main stock is the one that inhabits the Newfoundland and Labrador </w:t>
      </w:r>
      <w:r>
        <w:rPr>
          <w:rFonts w:ascii="Times New Roman" w:hAnsi="Times New Roman"/>
          <w:sz w:val="24"/>
          <w:szCs w:val="24"/>
        </w:rPr>
        <w:t>continental shelf</w:t>
      </w:r>
      <w:r>
        <w:rPr>
          <w:rFonts w:ascii="Times New Roman" w:hAnsi="Times New Roman"/>
          <w:sz w:val="24"/>
          <w:szCs w:val="24"/>
        </w:rPr>
        <w:t xml:space="preserve"> </w:t>
      </w:r>
      <w:r w:rsidR="00972F66">
        <w:rPr>
          <w:rFonts w:ascii="Times New Roman" w:hAnsi="Times New Roman"/>
          <w:sz w:val="24"/>
          <w:szCs w:val="24"/>
        </w:rPr>
        <w:t xml:space="preserve">(NAFO Subarea 2 and Divisions </w:t>
      </w:r>
      <w:r>
        <w:rPr>
          <w:rFonts w:ascii="Times New Roman" w:hAnsi="Times New Roman"/>
          <w:sz w:val="24"/>
          <w:szCs w:val="24"/>
        </w:rPr>
        <w:t xml:space="preserve">3KL). </w:t>
      </w:r>
      <w:r w:rsidR="00E5311E">
        <w:rPr>
          <w:rFonts w:ascii="Times New Roman" w:hAnsi="Times New Roman"/>
          <w:sz w:val="24"/>
          <w:szCs w:val="24"/>
        </w:rPr>
        <w:t xml:space="preserve">Fisheries and Oceans Canada is responsible for </w:t>
      </w:r>
      <w:r>
        <w:rPr>
          <w:rFonts w:ascii="Times New Roman" w:hAnsi="Times New Roman"/>
          <w:sz w:val="24"/>
          <w:szCs w:val="24"/>
        </w:rPr>
        <w:t>its</w:t>
      </w:r>
      <w:r w:rsidR="00E5311E">
        <w:rPr>
          <w:rFonts w:ascii="Times New Roman" w:hAnsi="Times New Roman"/>
          <w:sz w:val="24"/>
          <w:szCs w:val="24"/>
        </w:rPr>
        <w:t xml:space="preserve"> assessment; it has concluded that</w:t>
      </w:r>
      <w:r w:rsidR="00D20345">
        <w:rPr>
          <w:rFonts w:ascii="Times New Roman" w:hAnsi="Times New Roman"/>
          <w:sz w:val="24"/>
          <w:szCs w:val="24"/>
        </w:rPr>
        <w:t xml:space="preserve"> the stock experienced</w:t>
      </w:r>
      <w:r w:rsidR="00E5311E">
        <w:rPr>
          <w:rFonts w:ascii="Times New Roman" w:hAnsi="Times New Roman"/>
          <w:sz w:val="24"/>
          <w:szCs w:val="24"/>
        </w:rPr>
        <w:t xml:space="preserve"> an order of magnitude decline in the early 1990s, and that capelin abundance declined to less than 1% of historic levels in 2010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size of the stock fluctuated between 2 - 6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prior to 1991, and between </w:t>
      </w:r>
      <w:r w:rsidR="00E5311E">
        <w:rPr>
          <w:rFonts w:ascii="Times New Roman" w:hAnsi="Times New Roman"/>
          <w:sz w:val="24"/>
          <w:szCs w:val="24"/>
        </w:rPr>
        <w:t>25</w:t>
      </w:r>
      <w:r w:rsidR="00B2409C">
        <w:rPr>
          <w:rFonts w:ascii="Times New Roman" w:hAnsi="Times New Roman"/>
          <w:sz w:val="24"/>
          <w:szCs w:val="24"/>
        </w:rPr>
        <w:t>-</w:t>
      </w:r>
      <w:r w:rsidR="00E5311E">
        <w:rPr>
          <w:rFonts w:ascii="Times New Roman" w:hAnsi="Times New Roman"/>
          <w:sz w:val="24"/>
          <w:szCs w:val="24"/>
        </w:rPr>
        <w:t xml:space="preserve">900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w:t>
      </w:r>
      <w:r>
        <w:rPr>
          <w:rFonts w:ascii="Times New Roman" w:hAnsi="Times New Roman"/>
          <w:sz w:val="24"/>
          <w:szCs w:val="24"/>
        </w:rPr>
        <w:t>in</w:t>
      </w:r>
      <w:r w:rsidR="00E5311E">
        <w:rPr>
          <w:rFonts w:ascii="Times New Roman" w:hAnsi="Times New Roman"/>
          <w:sz w:val="24"/>
          <w:szCs w:val="24"/>
        </w:rPr>
        <w:t xml:space="preserve"> the ensuing period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r w:rsidR="00150BCE">
        <w:rPr>
          <w:rFonts w:ascii="Times New Roman" w:hAnsi="Times New Roman"/>
          <w:sz w:val="24"/>
          <w:szCs w:val="24"/>
        </w:rPr>
        <w:t xml:space="preserve"> </w:t>
      </w:r>
      <w:r w:rsidR="00E5311E">
        <w:rPr>
          <w:rFonts w:ascii="Times New Roman" w:hAnsi="Times New Roman"/>
          <w:sz w:val="24"/>
          <w:szCs w:val="24"/>
        </w:rPr>
        <w:t xml:space="preserve">This decline was concomitant </w:t>
      </w:r>
      <w:r w:rsidR="00E5311E">
        <w:rPr>
          <w:rFonts w:ascii="Times New Roman" w:hAnsi="Times New Roman"/>
          <w:sz w:val="24"/>
          <w:szCs w:val="24"/>
        </w:rPr>
        <w:t>with drastic changes in the ecosystem during the late 1980s and early 1990s</w:t>
      </w:r>
      <w:r w:rsidR="00D20345">
        <w:rPr>
          <w:rFonts w:ascii="Times New Roman" w:hAnsi="Times New Roman"/>
          <w:sz w:val="24"/>
          <w:szCs w:val="24"/>
        </w:rPr>
        <w:t xml:space="preserve"> </w:t>
      </w:r>
      <w:r w:rsidR="00D2034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 </w:instrText>
      </w:r>
      <w:r w:rsidR="00AE2555">
        <w:rPr>
          <w:rFonts w:ascii="Times New Roman" w:hAnsi="Times New Roman"/>
          <w:sz w:val="24"/>
          <w:szCs w:val="24"/>
        </w:rPr>
        <w:fldChar w:fldCharType="begin">
          <w:fldData xml:space="preserve">PEVuZE5vdGU+PENpdGU+PEF1dGhvcj5MaWxseTwvQXV0aG9yPjxZZWFyPjIwMDA8L1llYXI+PFJl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PC9mdWxsLXRpdGxlPjwvcGVyaW9kaWNhbD48cGFnZXM+MjcyOS0yNzQxPC9wYWdlcz48dm9sdW1l
PjUwPC92b2x1bWU+PG51bWJlcj4xMjwvbnVtYmVyPjxkYXRlcz48eWVhcj4xOTkzPC95ZWFyPjxw
dWItZGF0ZXM+PGRhdGU+MTk5My8xMi8wMTwvZGF0ZT48L3B1Yi1kYXRlcz48L2RhdGVzPjxwdWJs
aXNoZXI+TlJDIFJlc2VhcmNoIFByZXNzPC9wdWJsaXNoZXI+PGlzYm4+MDcwNi02NTJYPC9pc2Ju
Pjx1cmxzPjxyZWxhdGVkLXVybHM+PHVybD5odHRwczovL2RvaS5vcmcvMTAuMTEzOS9mOTMtMjk4
PC91cmw+PC9yZWxhdGVkLXVybHM+PC91cmxzPjxlbGVjdHJvbmljLXJlc291cmNlLW51bT4xMC4x
MTM5L2Y5My0yOTg8L2VsZWN0cm9uaWMtcmVzb3VyY2UtbnVtPjxhY2Nlc3MtZGF0ZT4yMDE4LzA1
LzE0PC9hY2Nlc3MtZGF0ZT48L3JlY29yZD48L0NpdGU+PC9FbmROb3RlPgB=
</w:fldData>
        </w:fldChar>
      </w:r>
      <w:r w:rsidR="00AE2555">
        <w:rPr>
          <w:rFonts w:ascii="Times New Roman" w:hAnsi="Times New Roman"/>
          <w:sz w:val="24"/>
          <w:szCs w:val="24"/>
        </w:rPr>
        <w:instrText xml:space="preserve"> ADDIN EN.CITE.DATA </w:instrText>
      </w:r>
      <w:r w:rsidR="00AE2555">
        <w:rPr>
          <w:rFonts w:ascii="Times New Roman" w:hAnsi="Times New Roman"/>
          <w:sz w:val="24"/>
          <w:szCs w:val="24"/>
        </w:rPr>
      </w:r>
      <w:r w:rsidR="00AE2555">
        <w:rPr>
          <w:rFonts w:ascii="Times New Roman" w:hAnsi="Times New Roman"/>
          <w:sz w:val="24"/>
          <w:szCs w:val="24"/>
        </w:rPr>
        <w:fldChar w:fldCharType="end"/>
      </w:r>
      <w:r w:rsidR="00D20345">
        <w:rPr>
          <w:rFonts w:ascii="Times New Roman" w:hAnsi="Times New Roman"/>
          <w:sz w:val="24"/>
          <w:szCs w:val="24"/>
        </w:rPr>
        <w:fldChar w:fldCharType="separate"/>
      </w:r>
      <w:r w:rsidR="00AE2555">
        <w:rPr>
          <w:rFonts w:ascii="Times New Roman" w:hAnsi="Times New Roman"/>
          <w:noProof/>
          <w:sz w:val="24"/>
          <w:szCs w:val="24"/>
        </w:rPr>
        <w:t>(deYoung &amp; Rose 1993, Gomes et al. 1995, Lilly et al. 2000, Rice 2002, Rose 2007, Koen-Alonso et al. 2010, Hammill et al. 2011, Pedersen et al. 2017)</w:t>
      </w:r>
      <w:r w:rsidR="00D20345">
        <w:rPr>
          <w:rFonts w:ascii="Times New Roman" w:hAnsi="Times New Roman"/>
          <w:sz w:val="24"/>
          <w:szCs w:val="24"/>
        </w:rPr>
        <w:fldChar w:fldCharType="end"/>
      </w:r>
      <w:r w:rsidR="00E5311E">
        <w:rPr>
          <w:rFonts w:ascii="Times New Roman" w:hAnsi="Times New Roman"/>
          <w:sz w:val="24"/>
          <w:szCs w:val="24"/>
        </w:rPr>
        <w:t xml:space="preserve">, </w:t>
      </w:r>
      <w:r w:rsidR="00E5311E">
        <w:rPr>
          <w:rFonts w:ascii="Times New Roman" w:hAnsi="Times New Roman"/>
          <w:sz w:val="24"/>
          <w:szCs w:val="24"/>
        </w:rPr>
        <w:t xml:space="preserve">including </w:t>
      </w:r>
      <w:r w:rsidR="00E5311E">
        <w:rPr>
          <w:rFonts w:ascii="Times New Roman" w:hAnsi="Times New Roman"/>
          <w:sz w:val="24"/>
          <w:szCs w:val="24"/>
        </w:rPr>
        <w:t xml:space="preserve">major changes in the </w:t>
      </w:r>
      <w:r w:rsidR="00E5311E">
        <w:rPr>
          <w:rFonts w:ascii="Times New Roman" w:hAnsi="Times New Roman"/>
          <w:sz w:val="24"/>
          <w:szCs w:val="24"/>
        </w:rPr>
        <w:t>biology and ecology of capelin</w:t>
      </w:r>
      <w:r w:rsidR="00C3670D">
        <w:rPr>
          <w:rFonts w:ascii="Times New Roman" w:hAnsi="Times New Roman"/>
          <w:sz w:val="24"/>
          <w:szCs w:val="24"/>
        </w:rPr>
        <w:t xml:space="preserve">, such as delayed </w:t>
      </w:r>
      <w:r w:rsidR="00AE2555">
        <w:rPr>
          <w:rFonts w:ascii="Times New Roman" w:hAnsi="Times New Roman"/>
          <w:sz w:val="24"/>
          <w:szCs w:val="24"/>
        </w:rPr>
        <w:t xml:space="preserve">and protracted </w:t>
      </w:r>
      <w:r w:rsidR="00C3670D">
        <w:rPr>
          <w:rFonts w:ascii="Times New Roman" w:hAnsi="Times New Roman"/>
          <w:sz w:val="24"/>
          <w:szCs w:val="24"/>
        </w:rPr>
        <w:t>spawning</w:t>
      </w:r>
      <w:r w:rsidR="00424877">
        <w:rPr>
          <w:rFonts w:ascii="Times New Roman" w:hAnsi="Times New Roman"/>
          <w:sz w:val="24"/>
          <w:szCs w:val="24"/>
        </w:rPr>
        <w:t xml:space="preserve">, changes in their </w:t>
      </w:r>
      <w:r w:rsidR="00D64119">
        <w:rPr>
          <w:rFonts w:ascii="Times New Roman" w:hAnsi="Times New Roman"/>
          <w:sz w:val="24"/>
          <w:szCs w:val="24"/>
        </w:rPr>
        <w:t xml:space="preserve">geographical and </w:t>
      </w:r>
      <w:r w:rsidR="00424877">
        <w:rPr>
          <w:rFonts w:ascii="Times New Roman" w:hAnsi="Times New Roman"/>
          <w:sz w:val="24"/>
          <w:szCs w:val="24"/>
        </w:rPr>
        <w:t>vertical distribution,</w:t>
      </w:r>
      <w:r w:rsidR="00E5311E">
        <w:rPr>
          <w:rFonts w:ascii="Times New Roman" w:hAnsi="Times New Roman"/>
          <w:sz w:val="24"/>
          <w:szCs w:val="24"/>
        </w:rPr>
        <w:t xml:space="preserve"> </w:t>
      </w:r>
      <w:r w:rsidR="00AE2555">
        <w:rPr>
          <w:rFonts w:ascii="Times New Roman" w:hAnsi="Times New Roman"/>
          <w:sz w:val="24"/>
          <w:szCs w:val="24"/>
        </w:rPr>
        <w:t>and declines in somatic condition and size and age at maturity</w:t>
      </w:r>
      <w:r w:rsidR="00D20345">
        <w:rPr>
          <w:rFonts w:ascii="Times New Roman" w:hAnsi="Times New Roman"/>
          <w:sz w:val="24"/>
          <w:szCs w:val="24"/>
        </w:rPr>
        <w:t xml:space="preserve"> </w:t>
      </w:r>
      <w:r w:rsidR="00AE2555">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 </w:instrText>
      </w:r>
      <w:r w:rsidR="00D64119">
        <w:rPr>
          <w:rFonts w:ascii="Times New Roman" w:hAnsi="Times New Roman"/>
          <w:sz w:val="24"/>
          <w:szCs w:val="24"/>
        </w:rPr>
        <w:fldChar w:fldCharType="begin">
          <w:fldData xml:space="preserve">PEVuZE5vdGU+PENpdGU+PEF1dGhvcj5DYXJzY2FkZGVuPC9BdXRob3I+PFllYXI+MTk5NzwvWWVh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</w:fldData>
        </w:fldChar>
      </w:r>
      <w:r w:rsidR="00D64119">
        <w:rPr>
          <w:rFonts w:ascii="Times New Roman" w:hAnsi="Times New Roman"/>
          <w:sz w:val="24"/>
          <w:szCs w:val="24"/>
        </w:rPr>
        <w:instrText xml:space="preserve"> ADDIN EN.CITE.DATA </w:instrText>
      </w:r>
      <w:r w:rsidR="00D64119">
        <w:rPr>
          <w:rFonts w:ascii="Times New Roman" w:hAnsi="Times New Roman"/>
          <w:sz w:val="24"/>
          <w:szCs w:val="24"/>
        </w:rPr>
      </w:r>
      <w:r w:rsidR="00D64119">
        <w:rPr>
          <w:rFonts w:ascii="Times New Roman" w:hAnsi="Times New Roman"/>
          <w:sz w:val="24"/>
          <w:szCs w:val="24"/>
        </w:rPr>
        <w:fldChar w:fldCharType="end"/>
      </w:r>
      <w:r w:rsidR="00AE2555">
        <w:rPr>
          <w:rFonts w:ascii="Times New Roman" w:hAnsi="Times New Roman"/>
          <w:sz w:val="24"/>
          <w:szCs w:val="24"/>
        </w:rPr>
        <w:fldChar w:fldCharType="separate"/>
      </w:r>
      <w:r w:rsidR="00D64119">
        <w:rPr>
          <w:rFonts w:ascii="Times New Roman" w:hAnsi="Times New Roman"/>
          <w:noProof/>
          <w:sz w:val="24"/>
          <w:szCs w:val="24"/>
        </w:rPr>
        <w:t>(Frank et al. 1996, Carscadden &amp; Nakashima 1997, Carscadden et al. 2001, Mowbray 2002, Nakashima &amp; Wheeler 2002, DFO 2010)</w:t>
      </w:r>
      <w:r w:rsidR="00AE2555">
        <w:rPr>
          <w:rFonts w:ascii="Times New Roman" w:hAnsi="Times New Roman"/>
          <w:sz w:val="24"/>
          <w:szCs w:val="24"/>
        </w:rPr>
        <w:fldChar w:fldCharType="end"/>
      </w:r>
      <w:r w:rsidR="00E5311E">
        <w:rPr>
          <w:rFonts w:ascii="Times New Roman" w:hAnsi="Times New Roman"/>
          <w:sz w:val="24"/>
          <w:szCs w:val="24"/>
        </w:rPr>
        <w:t xml:space="preserve">. The collapse was identified as an important signal contributing to </w:t>
      </w:r>
      <w:r w:rsidR="00600FDE">
        <w:rPr>
          <w:rFonts w:ascii="Times New Roman" w:hAnsi="Times New Roman"/>
          <w:sz w:val="24"/>
          <w:szCs w:val="24"/>
        </w:rPr>
        <w:t xml:space="preserve">the identification of </w:t>
      </w:r>
      <w:r w:rsidR="00E5311E">
        <w:rPr>
          <w:rFonts w:ascii="Times New Roman" w:hAnsi="Times New Roman"/>
          <w:sz w:val="24"/>
          <w:szCs w:val="24"/>
        </w:rPr>
        <w:t xml:space="preserve">a regime shift that occurred in the early 1990s </w:t>
      </w:r>
      <w:r w:rsidR="00E5311E">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PEVuZE5vdGU+PENpdGU+PEF1dGhvcj5CdXJlbjwvQXV0aG9yPjxZZWFyPjIwMTQ8L1llYXI+PFJl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sidR="00E5311E">
        <w:rPr>
          <w:rFonts w:ascii="Times New Roman" w:eastAsia="Times New Roman" w:hAnsi="Times New Roman" w:cs="Times New Roman"/>
          <w:sz w:val="24"/>
          <w:szCs w:val="24"/>
        </w:rPr>
        <w:fldChar w:fldCharType="separate"/>
      </w:r>
      <w:r w:rsidR="00E5311E">
        <w:rPr>
          <w:rFonts w:ascii="Times New Roman" w:hAnsi="Times New Roman"/>
          <w:noProof/>
          <w:sz w:val="24"/>
          <w:szCs w:val="24"/>
        </w:rPr>
        <w:t>(Buren et al. 2014a, Pedersen et al.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1232019E" w14:textId="1004DD3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r w:rsidR="00B2409C">
        <w:rPr>
          <w:rFonts w:ascii="Times New Roman" w:hAnsi="Times New Roman"/>
          <w:sz w:val="24"/>
          <w:szCs w:val="24"/>
        </w:rPr>
        <w:t xml:space="preserve">argued </w:t>
      </w:r>
      <w:r>
        <w:rPr>
          <w:rFonts w:ascii="Times New Roman" w:hAnsi="Times New Roman"/>
          <w:sz w:val="24"/>
          <w:szCs w:val="24"/>
        </w:rPr>
        <w:t>that the capelin stock off NL did not collapse</w:t>
      </w:r>
      <w:r w:rsidR="008906A3">
        <w:rPr>
          <w:rFonts w:ascii="Times New Roman" w:hAnsi="Times New Roman"/>
          <w:sz w:val="24"/>
          <w:szCs w:val="24"/>
        </w:rPr>
        <w:t>;</w:t>
      </w:r>
      <w:r w:rsidR="00C3670D">
        <w:rPr>
          <w:rFonts w:ascii="Times New Roman" w:hAnsi="Times New Roman"/>
          <w:sz w:val="24"/>
          <w:szCs w:val="24"/>
        </w:rPr>
        <w:t xml:space="preserve"> </w:t>
      </w:r>
      <w:r w:rsidR="008906A3">
        <w:rPr>
          <w:rFonts w:ascii="Times New Roman" w:hAnsi="Times New Roman"/>
          <w:sz w:val="24"/>
          <w:szCs w:val="24"/>
        </w:rPr>
        <w:t>instead,</w:t>
      </w:r>
      <w:r w:rsidR="00C3670D">
        <w:rPr>
          <w:rFonts w:ascii="Times New Roman" w:hAnsi="Times New Roman"/>
          <w:sz w:val="24"/>
          <w:szCs w:val="24"/>
        </w:rPr>
        <w:t xml:space="preserve"> they </w:t>
      </w:r>
      <w:r>
        <w:rPr>
          <w:rFonts w:ascii="Times New Roman" w:hAnsi="Times New Roman"/>
          <w:sz w:val="24"/>
          <w:szCs w:val="24"/>
        </w:rPr>
        <w:t xml:space="preserve">postulated that the </w:t>
      </w:r>
      <w:r w:rsidR="003730D6">
        <w:rPr>
          <w:rFonts w:ascii="Times New Roman" w:hAnsi="Times New Roman"/>
          <w:sz w:val="24"/>
          <w:szCs w:val="24"/>
        </w:rPr>
        <w:t>offshore surveys failed to detect large capelin aggregations since 1991</w:t>
      </w:r>
      <w:r w:rsidR="008906A3">
        <w:rPr>
          <w:rFonts w:ascii="Times New Roman" w:hAnsi="Times New Roman"/>
          <w:sz w:val="24"/>
          <w:szCs w:val="24"/>
        </w:rPr>
        <w:t xml:space="preserve"> </w:t>
      </w:r>
      <w:r w:rsidR="008906A3">
        <w:rPr>
          <w:rFonts w:ascii="Times New Roman" w:hAnsi="Times New Roman"/>
          <w:sz w:val="24"/>
          <w:szCs w:val="24"/>
        </w:rPr>
        <w:lastRenderedPageBreak/>
        <w:t>because of spatio-temporal mismatch between the survey and the stock</w:t>
      </w:r>
      <w:r w:rsidR="003730D6">
        <w:rPr>
          <w:rFonts w:ascii="Times New Roman" w:hAnsi="Times New Roman"/>
          <w:sz w:val="24"/>
          <w:szCs w:val="24"/>
        </w:rPr>
        <w:t>.</w:t>
      </w:r>
      <w:r>
        <w:rPr>
          <w:rFonts w:ascii="Times New Roman" w:hAnsi="Times New Roman"/>
          <w:sz w:val="24"/>
          <w:szCs w:val="24"/>
        </w:rPr>
        <w:t xml:space="preserve"> </w:t>
      </w:r>
      <w:r w:rsidR="008906A3">
        <w:rPr>
          <w:rFonts w:ascii="Times New Roman" w:hAnsi="Times New Roman"/>
          <w:sz w:val="24"/>
          <w:szCs w:val="24"/>
        </w:rPr>
        <w:t xml:space="preserve">Specifically, they hypothesized that </w:t>
      </w:r>
      <w:r>
        <w:rPr>
          <w:rFonts w:ascii="Times New Roman" w:hAnsi="Times New Roman"/>
          <w:sz w:val="24"/>
          <w:szCs w:val="24"/>
        </w:rPr>
        <w:t xml:space="preserve">1) capelin changed </w:t>
      </w:r>
      <w:r w:rsidR="0020792C">
        <w:rPr>
          <w:rFonts w:ascii="Times New Roman" w:hAnsi="Times New Roman"/>
          <w:sz w:val="24"/>
          <w:szCs w:val="24"/>
        </w:rPr>
        <w:t xml:space="preserve">their </w:t>
      </w:r>
      <w:r>
        <w:rPr>
          <w:rFonts w:ascii="Times New Roman" w:hAnsi="Times New Roman"/>
          <w:sz w:val="24"/>
          <w:szCs w:val="24"/>
        </w:rPr>
        <w:t xml:space="preserve">migratory patterns while the timing of the acoustic survey has remained constant leading to a spatio-temporal mismatch between the survey and the stock, </w:t>
      </w:r>
      <w:r w:rsidR="008906A3">
        <w:rPr>
          <w:rFonts w:ascii="Times New Roman" w:hAnsi="Times New Roman"/>
          <w:sz w:val="24"/>
          <w:szCs w:val="24"/>
        </w:rPr>
        <w:t xml:space="preserve">or </w:t>
      </w:r>
      <w:r>
        <w:rPr>
          <w:rFonts w:ascii="Times New Roman" w:hAnsi="Times New Roman"/>
          <w:sz w:val="24"/>
          <w:szCs w:val="24"/>
        </w:rPr>
        <w:t xml:space="preserve">2) the capelin stock has become less migratory and are remaining in inshore </w:t>
      </w:r>
      <w:proofErr w:type="gramStart"/>
      <w:r>
        <w:rPr>
          <w:rFonts w:ascii="Times New Roman" w:hAnsi="Times New Roman"/>
          <w:sz w:val="24"/>
          <w:szCs w:val="24"/>
        </w:rPr>
        <w:t>waters,</w:t>
      </w:r>
      <w:proofErr w:type="gramEnd"/>
      <w:r>
        <w:rPr>
          <w:rFonts w:ascii="Times New Roman" w:hAnsi="Times New Roman"/>
          <w:sz w:val="24"/>
          <w:szCs w:val="24"/>
        </w:rPr>
        <w:t xml:space="preserve"> and therefore undetected by the offshore surveys. </w:t>
      </w:r>
      <w:r w:rsidR="00600FDE">
        <w:rPr>
          <w:rFonts w:ascii="Times New Roman" w:hAnsi="Times New Roman"/>
          <w:sz w:val="24"/>
          <w:szCs w:val="24"/>
        </w:rPr>
        <w:t>The s</w:t>
      </w:r>
      <w:r>
        <w:rPr>
          <w:rFonts w:ascii="Times New Roman" w:hAnsi="Times New Roman"/>
          <w:sz w:val="24"/>
          <w:szCs w:val="24"/>
        </w:rPr>
        <w:t xml:space="preserve">upport </w:t>
      </w:r>
      <w:r w:rsidR="00C041C4">
        <w:rPr>
          <w:rFonts w:ascii="Times New Roman" w:hAnsi="Times New Roman"/>
          <w:sz w:val="24"/>
          <w:szCs w:val="24"/>
        </w:rPr>
        <w:t>these authors</w:t>
      </w:r>
      <w:r w:rsidR="00600FDE">
        <w:rPr>
          <w:rFonts w:ascii="Times New Roman" w:hAnsi="Times New Roman"/>
          <w:sz w:val="24"/>
          <w:szCs w:val="24"/>
        </w:rPr>
        <w:t xml:space="preserve"> cite </w:t>
      </w:r>
      <w:r>
        <w:rPr>
          <w:rFonts w:ascii="Times New Roman" w:hAnsi="Times New Roman"/>
          <w:sz w:val="24"/>
          <w:szCs w:val="24"/>
        </w:rPr>
        <w:t xml:space="preserve">for the </w:t>
      </w:r>
      <w:r w:rsidR="00C041C4">
        <w:rPr>
          <w:rFonts w:ascii="Times New Roman" w:hAnsi="Times New Roman"/>
          <w:sz w:val="24"/>
          <w:szCs w:val="24"/>
        </w:rPr>
        <w:t>hypothesis</w:t>
      </w:r>
      <w:r w:rsidR="00600FDE">
        <w:rPr>
          <w:rFonts w:ascii="Times New Roman" w:hAnsi="Times New Roman"/>
          <w:sz w:val="24"/>
          <w:szCs w:val="24"/>
        </w:rPr>
        <w:t xml:space="preserve"> of </w:t>
      </w:r>
      <w:r>
        <w:rPr>
          <w:rFonts w:ascii="Times New Roman" w:hAnsi="Times New Roman"/>
          <w:sz w:val="24"/>
          <w:szCs w:val="24"/>
        </w:rPr>
        <w:t xml:space="preserve">non-collapse of capelin was based on changes in </w:t>
      </w:r>
      <w:r w:rsidR="00600FDE">
        <w:rPr>
          <w:rFonts w:ascii="Times New Roman" w:hAnsi="Times New Roman"/>
          <w:sz w:val="24"/>
          <w:szCs w:val="24"/>
        </w:rPr>
        <w:t xml:space="preserve">the </w:t>
      </w:r>
      <w:r>
        <w:rPr>
          <w:rFonts w:ascii="Times New Roman" w:hAnsi="Times New Roman"/>
          <w:sz w:val="24"/>
          <w:szCs w:val="24"/>
        </w:rPr>
        <w:t xml:space="preserve">biology of capelin post-1991 (e.g., distribution and demography), re-analysis of the offshore research surveys (multi-species bottom trawl and acoustic), and the response of various components of the ecosystem (e.g., zooplankton, northern cod, </w:t>
      </w:r>
      <w:r w:rsidR="00773911">
        <w:rPr>
          <w:rFonts w:ascii="Times New Roman" w:hAnsi="Times New Roman"/>
          <w:sz w:val="24"/>
          <w:szCs w:val="24"/>
        </w:rPr>
        <w:t>sea</w:t>
      </w:r>
      <w:r>
        <w:rPr>
          <w:rFonts w:ascii="Times New Roman" w:hAnsi="Times New Roman"/>
          <w:sz w:val="24"/>
          <w:szCs w:val="24"/>
        </w:rPr>
        <w:t>birds, seals) to the large</w:t>
      </w:r>
      <w:r w:rsidR="00D624CE">
        <w:rPr>
          <w:rFonts w:ascii="Times New Roman" w:hAnsi="Times New Roman"/>
          <w:sz w:val="24"/>
          <w:szCs w:val="24"/>
        </w:rPr>
        <w:t>-</w:t>
      </w:r>
      <w:r>
        <w:rPr>
          <w:rFonts w:ascii="Times New Roman" w:hAnsi="Times New Roman"/>
          <w:sz w:val="24"/>
          <w:szCs w:val="24"/>
        </w:rPr>
        <w:t xml:space="preserve">scale changes that occurred during the early 1990s (Frank et al. 2016). The objective of this paper is to assess the empirical support for the </w:t>
      </w:r>
      <w:r>
        <w:rPr>
          <w:rFonts w:ascii="Times New Roman" w:hAnsi="Times New Roman"/>
          <w:sz w:val="24"/>
          <w:szCs w:val="24"/>
        </w:rPr>
        <w:t xml:space="preserve">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bookmarkEnd w:id="25"/>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1AD939EE"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26"/>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&lt;EndNote&gt;&lt;Cite&gt;&lt;Author&gt;Mowbray&lt;/Author&gt;&lt;Year&gt;2014&lt;/Year&gt;&lt;RecNum&gt;909&lt;/RecNum&gt;&lt;Prefix&gt;see &lt;/Prefix&gt;&lt;Suffix&gt; for more details&lt;/Suffix&gt;&lt;DisplayText&gt;(see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(see Mowbray 2014 for more details)</w:t>
      </w:r>
      <w:r>
        <w:rPr>
          <w:rFonts w:ascii="Times New Roman" w:eastAsia="Times New Roman" w:hAnsi="Times New Roman" w:cs="Times New Roman"/>
          <w:sz w:val="24"/>
          <w:szCs w:val="24"/>
        </w:rPr>
        <w:fldChar w:fldCharType="end"/>
      </w:r>
      <w:commentRangeEnd w:id="26"/>
      <w:r w:rsidR="006F0623">
        <w:rPr>
          <w:rStyle w:val="CommentReference"/>
          <w:rFonts w:ascii="Times New Roman" w:eastAsia="Arial Unicode MS" w:hAnsi="Times New Roman" w:cs="Times New Roman"/>
          <w:color w:val="auto"/>
          <w:lang w:eastAsia="en-US"/>
        </w:rPr>
        <w:commentReference w:id="26"/>
      </w:r>
      <w:r>
        <w:rPr>
          <w:rFonts w:ascii="Times New Roman" w:hAnsi="Times New Roman"/>
          <w:sz w:val="24"/>
          <w:szCs w:val="24"/>
        </w:rPr>
        <w:t xml:space="preserve"> (Fig. 1). </w:t>
      </w:r>
      <w:del w:id="27" w:author="DFO-MPO" w:date="2018-04-13T11:46:00Z">
        <w:r w:rsidDel="0020792C">
          <w:rPr>
            <w:rFonts w:ascii="Times New Roman" w:hAnsi="Times New Roman"/>
            <w:sz w:val="24"/>
            <w:szCs w:val="24"/>
          </w:rPr>
          <w:delText>In Canada, f</w:delText>
        </w:r>
      </w:del>
      <w:ins w:id="28"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9" w:author="DFO-MPO" w:date="2018-04-13T11:46:00Z">
        <w:r w:rsidR="0020792C">
          <w:rPr>
            <w:rFonts w:ascii="Times New Roman" w:hAnsi="Times New Roman"/>
            <w:sz w:val="24"/>
            <w:szCs w:val="24"/>
          </w:rPr>
          <w:t xml:space="preserve">Canada conducted </w:t>
        </w:r>
      </w:ins>
      <w:del w:id="30"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31" w:author="DFO-MPO" w:date="2018-04-13T11:46:00Z">
        <w:r w:rsidR="0020792C">
          <w:rPr>
            <w:rFonts w:ascii="Times New Roman" w:hAnsi="Times New Roman"/>
            <w:sz w:val="24"/>
            <w:szCs w:val="24"/>
          </w:rPr>
          <w:t xml:space="preserve"> </w:t>
        </w:r>
      </w:ins>
      <w:del w:id="32"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33"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ins w:id="34" w:author="DFO-MPO" w:date="2018-04-13T11:47:00Z">
        <w:r w:rsidR="0020792C">
          <w:rPr>
            <w:rFonts w:ascii="Times New Roman" w:hAnsi="Times New Roman"/>
            <w:sz w:val="24"/>
            <w:szCs w:val="24"/>
          </w:rPr>
          <w:t>.</w:t>
        </w:r>
      </w:ins>
      <w:del w:id="35"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36" w:author="DFO-MPO" w:date="2018-04-13T11:47:00Z">
        <w:r w:rsidDel="0020792C">
          <w:rPr>
            <w:rFonts w:ascii="Times New Roman" w:hAnsi="Times New Roman"/>
            <w:sz w:val="24"/>
            <w:szCs w:val="24"/>
          </w:rPr>
          <w:delText>h</w:delText>
        </w:r>
      </w:del>
      <w:proofErr w:type="gramStart"/>
      <w:ins w:id="37"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w:t>
      </w:r>
      <w:proofErr w:type="gramEnd"/>
      <w:r w:rsidR="00D20345">
        <w:rPr>
          <w:rFonts w:ascii="Times New Roman" w:eastAsia="Times New Roman" w:hAnsi="Times New Roman" w:cs="Times New Roman"/>
          <w:noProof/>
          <w:sz w:val="24"/>
          <w:szCs w:val="24"/>
        </w:rPr>
        <w:t xml:space="preserve">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38" w:author="DFO-MPO" w:date="2018-04-13T11:47:00Z">
        <w:r w:rsidR="0020792C">
          <w:rPr>
            <w:rFonts w:ascii="Times New Roman" w:hAnsi="Times New Roman"/>
            <w:sz w:val="24"/>
            <w:szCs w:val="24"/>
          </w:rPr>
          <w:t xml:space="preserve">the existence of only a </w:t>
        </w:r>
      </w:ins>
      <w:del w:id="39"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40" w:author="DFO-MPO" w:date="2018-04-13T11:52:00Z">
        <w:r w:rsidDel="0020792C">
          <w:rPr>
            <w:rFonts w:ascii="Times New Roman" w:hAnsi="Times New Roman"/>
            <w:sz w:val="24"/>
            <w:szCs w:val="24"/>
          </w:rPr>
          <w:delText xml:space="preserve">This </w:delText>
        </w:r>
      </w:del>
      <w:ins w:id="41"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42"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43"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44"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45" w:author="DFO-MPO" w:date="2018-04-13T11:53:00Z">
        <w:r w:rsidDel="0020792C">
          <w:rPr>
            <w:rFonts w:ascii="Times New Roman" w:hAnsi="Times New Roman"/>
            <w:sz w:val="24"/>
            <w:szCs w:val="24"/>
          </w:rPr>
          <w:delText>will</w:delText>
        </w:r>
      </w:del>
      <w:ins w:id="46"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47" w:author="DFO-MPO" w:date="2018-04-13T11:53:00Z">
        <w:r w:rsidR="0020792C">
          <w:rPr>
            <w:rFonts w:ascii="Times New Roman" w:hAnsi="Times New Roman"/>
            <w:sz w:val="24"/>
            <w:szCs w:val="24"/>
          </w:rPr>
          <w:t>ed</w:t>
        </w:r>
      </w:ins>
      <w:del w:id="48"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49" w:author="DFO-MPO" w:date="2018-04-13T11:53:00Z">
        <w:r w:rsidR="0020792C">
          <w:rPr>
            <w:rFonts w:ascii="Times New Roman" w:hAnsi="Times New Roman"/>
            <w:sz w:val="24"/>
            <w:szCs w:val="24"/>
          </w:rPr>
          <w:t xml:space="preserve">in </w:t>
        </w:r>
      </w:ins>
      <w:r>
        <w:rPr>
          <w:rFonts w:ascii="Times New Roman" w:hAnsi="Times New Roman"/>
          <w:sz w:val="24"/>
          <w:szCs w:val="24"/>
        </w:rPr>
        <w:t>the following year</w:t>
      </w:r>
      <w:ins w:id="50" w:author="Garry Stenson" w:date="2018-04-25T20:40:00Z">
        <w:r w:rsidR="00600FDE">
          <w:rPr>
            <w:rFonts w:ascii="Times New Roman" w:hAnsi="Times New Roman"/>
            <w:sz w:val="24"/>
            <w:szCs w:val="24"/>
          </w:rPr>
          <w:t xml:space="preserve"> while the f</w:t>
        </w:r>
      </w:ins>
      <w:del w:id="51" w:author="Garry Stenson" w:date="2018-04-25T20:40:00Z">
        <w:r w:rsidDel="00600FDE">
          <w:rPr>
            <w:rFonts w:ascii="Times New Roman" w:hAnsi="Times New Roman"/>
            <w:sz w:val="24"/>
            <w:szCs w:val="24"/>
          </w:rPr>
          <w:delText xml:space="preserve">. </w:delText>
        </w:r>
      </w:del>
      <w:del w:id="52" w:author="DFO-MPO" w:date="2018-04-13T11:53:00Z">
        <w:r w:rsidDel="0020792C">
          <w:rPr>
            <w:rFonts w:ascii="Times New Roman" w:hAnsi="Times New Roman"/>
            <w:sz w:val="24"/>
            <w:szCs w:val="24"/>
          </w:rPr>
          <w:delText>The second</w:delText>
        </w:r>
      </w:del>
      <w:ins w:id="53" w:author="DFO-MPO" w:date="2018-04-13T11:53:00Z">
        <w:del w:id="54" w:author="Garry Stenson" w:date="2018-04-25T20:40:00Z">
          <w:r w:rsidR="0020792C" w:rsidDel="00600FDE">
            <w:rPr>
              <w:rFonts w:ascii="Times New Roman" w:hAnsi="Times New Roman"/>
              <w:sz w:val="24"/>
              <w:szCs w:val="24"/>
            </w:rPr>
            <w:delText>F</w:delText>
          </w:r>
        </w:del>
        <w:r w:rsidR="0020792C">
          <w:rPr>
            <w:rFonts w:ascii="Times New Roman" w:hAnsi="Times New Roman"/>
            <w:sz w:val="24"/>
            <w:szCs w:val="24"/>
          </w:rPr>
          <w:t>all</w:t>
        </w:r>
      </w:ins>
      <w:r>
        <w:rPr>
          <w:rFonts w:ascii="Times New Roman" w:hAnsi="Times New Roman"/>
          <w:sz w:val="24"/>
          <w:szCs w:val="24"/>
        </w:rPr>
        <w:t xml:space="preserve"> </w:t>
      </w:r>
      <w:ins w:id="55" w:author="Garry Stenson" w:date="2018-04-25T20:40:00Z">
        <w:r w:rsidR="00600FDE">
          <w:rPr>
            <w:rFonts w:ascii="Times New Roman" w:hAnsi="Times New Roman"/>
            <w:sz w:val="24"/>
            <w:szCs w:val="24"/>
          </w:rPr>
          <w:lastRenderedPageBreak/>
          <w:t xml:space="preserve">(October) </w:t>
        </w:r>
      </w:ins>
      <w:r>
        <w:rPr>
          <w:rFonts w:ascii="Times New Roman" w:hAnsi="Times New Roman"/>
          <w:sz w:val="24"/>
          <w:szCs w:val="24"/>
        </w:rPr>
        <w:t>acoustic survey</w:t>
      </w:r>
      <w:ins w:id="56" w:author="DFO-MPO" w:date="2018-04-13T11:53:00Z">
        <w:r w:rsidR="0020792C">
          <w:rPr>
            <w:rFonts w:ascii="Times New Roman" w:hAnsi="Times New Roman"/>
            <w:sz w:val="24"/>
            <w:szCs w:val="24"/>
          </w:rPr>
          <w:t>s</w:t>
        </w:r>
      </w:ins>
      <w:r>
        <w:rPr>
          <w:rFonts w:ascii="Times New Roman" w:hAnsi="Times New Roman"/>
          <w:sz w:val="24"/>
          <w:szCs w:val="24"/>
        </w:rPr>
        <w:t xml:space="preserve"> </w:t>
      </w:r>
      <w:del w:id="57" w:author="DFO-MPO" w:date="2018-04-13T11:54:00Z">
        <w:r w:rsidDel="0020792C">
          <w:rPr>
            <w:rFonts w:ascii="Times New Roman" w:hAnsi="Times New Roman"/>
            <w:sz w:val="24"/>
            <w:szCs w:val="24"/>
          </w:rPr>
          <w:delText>w</w:delText>
        </w:r>
      </w:del>
      <w:del w:id="58" w:author="DFO-MPO" w:date="2018-04-13T11:53:00Z">
        <w:r w:rsidDel="0020792C">
          <w:rPr>
            <w:rFonts w:ascii="Times New Roman" w:hAnsi="Times New Roman"/>
            <w:sz w:val="24"/>
            <w:szCs w:val="24"/>
          </w:rPr>
          <w:delText>as</w:delText>
        </w:r>
      </w:del>
      <w:del w:id="59" w:author="DFO-MPO" w:date="2018-04-13T11:54:00Z">
        <w:r w:rsidDel="0020792C">
          <w:rPr>
            <w:rFonts w:ascii="Times New Roman" w:hAnsi="Times New Roman"/>
            <w:sz w:val="24"/>
            <w:szCs w:val="24"/>
          </w:rPr>
          <w:delText xml:space="preserve"> conducted </w:delText>
        </w:r>
      </w:del>
      <w:del w:id="60" w:author="Garry Stenson" w:date="2018-04-25T20:41:00Z">
        <w:r w:rsidDel="00600FDE">
          <w:rPr>
            <w:rFonts w:ascii="Times New Roman" w:hAnsi="Times New Roman"/>
            <w:sz w:val="24"/>
            <w:szCs w:val="24"/>
          </w:rPr>
          <w:delText xml:space="preserve">in October </w:delText>
        </w:r>
      </w:del>
      <w:r>
        <w:rPr>
          <w:rFonts w:ascii="Times New Roman" w:hAnsi="Times New Roman"/>
          <w:sz w:val="24"/>
          <w:szCs w:val="24"/>
        </w:rPr>
        <w:t xml:space="preserve">in NAFO Div. 2J3K </w:t>
      </w:r>
      <w:del w:id="61"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62"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63"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64"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65" w:author="DFO-MPO" w:date="2018-04-13T11:54:00Z">
        <w:r w:rsidR="0020792C">
          <w:rPr>
            <w:rFonts w:ascii="Times New Roman" w:hAnsi="Times New Roman"/>
            <w:sz w:val="24"/>
            <w:szCs w:val="24"/>
          </w:rPr>
          <w:t>ed</w:t>
        </w:r>
      </w:ins>
      <w:del w:id="66"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67"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w:t>
      </w:r>
      <w:ins w:id="68" w:author="Garry Stenson" w:date="2018-04-25T20:41:00Z">
        <w:r w:rsidR="00600FDE">
          <w:rPr>
            <w:rFonts w:ascii="Times New Roman" w:hAnsi="Times New Roman"/>
            <w:sz w:val="24"/>
            <w:szCs w:val="24"/>
          </w:rPr>
          <w:t>I</w:t>
        </w:r>
      </w:ins>
      <w:ins w:id="69" w:author="Garry Stenson" w:date="2018-04-25T20:45:00Z">
        <w:r w:rsidR="00600FDE">
          <w:rPr>
            <w:rFonts w:ascii="Times New Roman" w:hAnsi="Times New Roman"/>
            <w:sz w:val="24"/>
            <w:szCs w:val="24"/>
          </w:rPr>
          <w:t>n</w:t>
        </w:r>
      </w:ins>
      <w:ins w:id="70" w:author="Garry Stenson" w:date="2018-04-25T20:41:00Z">
        <w:r w:rsidR="00600FDE">
          <w:rPr>
            <w:rFonts w:ascii="Times New Roman" w:hAnsi="Times New Roman"/>
            <w:sz w:val="24"/>
            <w:szCs w:val="24"/>
          </w:rPr>
          <w:t xml:space="preserve"> 1991, there was a </w:t>
        </w:r>
      </w:ins>
      <w:del w:id="71" w:author="Garry Stenson" w:date="2018-04-25T20:41:00Z">
        <w:r w:rsidDel="00600FDE">
          <w:rPr>
            <w:rFonts w:ascii="Times New Roman" w:hAnsi="Times New Roman"/>
            <w:sz w:val="24"/>
            <w:szCs w:val="24"/>
          </w:rPr>
          <w:delText xml:space="preserve">The </w:delText>
        </w:r>
      </w:del>
      <w:r>
        <w:rPr>
          <w:rFonts w:ascii="Times New Roman" w:hAnsi="Times New Roman"/>
          <w:sz w:val="24"/>
          <w:szCs w:val="24"/>
        </w:rPr>
        <w:t xml:space="preserve">dramatic decline </w:t>
      </w:r>
      <w:ins w:id="72" w:author="DFO-MPO" w:date="2018-04-13T11:54:00Z">
        <w:r w:rsidR="0020792C">
          <w:rPr>
            <w:rFonts w:ascii="Times New Roman" w:hAnsi="Times New Roman"/>
            <w:sz w:val="24"/>
            <w:szCs w:val="24"/>
          </w:rPr>
          <w:t xml:space="preserve">of capelin </w:t>
        </w:r>
      </w:ins>
      <w:r>
        <w:rPr>
          <w:rFonts w:ascii="Times New Roman" w:hAnsi="Times New Roman"/>
          <w:sz w:val="24"/>
          <w:szCs w:val="24"/>
        </w:rPr>
        <w:t>in the spring acoustic estimate</w:t>
      </w:r>
      <w:del w:id="73" w:author="Garry Stenson" w:date="2018-04-25T20:42:00Z">
        <w:r w:rsidDel="00600FDE">
          <w:rPr>
            <w:rFonts w:ascii="Times New Roman" w:hAnsi="Times New Roman"/>
            <w:sz w:val="24"/>
            <w:szCs w:val="24"/>
          </w:rPr>
          <w:delText xml:space="preserve"> in 1991,</w:delText>
        </w:r>
      </w:del>
      <w:r>
        <w:rPr>
          <w:rFonts w:ascii="Times New Roman" w:hAnsi="Times New Roman"/>
          <w:sz w:val="24"/>
          <w:szCs w:val="24"/>
        </w:rPr>
        <w:t xml:space="preserve"> which was not reflected in </w:t>
      </w:r>
      <w:commentRangeStart w:id="74"/>
      <w:r>
        <w:rPr>
          <w:rFonts w:ascii="Times New Roman" w:hAnsi="Times New Roman"/>
          <w:sz w:val="24"/>
          <w:szCs w:val="24"/>
        </w:rPr>
        <w:t>the inshore indices</w:t>
      </w:r>
      <w:commentRangeEnd w:id="74"/>
      <w:r w:rsidR="0020792C">
        <w:rPr>
          <w:rStyle w:val="CommentReference"/>
          <w:rFonts w:ascii="Times New Roman" w:eastAsia="Arial Unicode MS" w:hAnsi="Times New Roman" w:cs="Times New Roman"/>
          <w:color w:val="auto"/>
          <w:lang w:eastAsia="en-US"/>
        </w:rPr>
        <w:commentReference w:id="74"/>
      </w:r>
      <w:r>
        <w:rPr>
          <w:rFonts w:ascii="Times New Roman" w:hAnsi="Times New Roman"/>
          <w:sz w:val="24"/>
          <w:szCs w:val="24"/>
        </w:rPr>
        <w:t xml:space="preserve"> </w:t>
      </w:r>
      <w:commentRangeStart w:id="75"/>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75"/>
      <w:del w:id="76" w:author="Regular, Paul" w:date="2018-04-25T08:49:00Z">
        <w:r>
          <w:rPr>
            <w:rFonts w:ascii="Times New Roman" w:hAnsi="Times New Roman"/>
            <w:sz w:val="24"/>
            <w:szCs w:val="24"/>
          </w:rPr>
          <w:delText>,</w:delText>
        </w:r>
      </w:del>
      <w:ins w:id="77" w:author="Regular, Paul" w:date="2018-04-25T08:49:00Z">
        <w:r w:rsidR="00D20F2A">
          <w:rPr>
            <w:rStyle w:val="CommentReference"/>
            <w:rFonts w:ascii="Times New Roman" w:eastAsia="Arial Unicode MS" w:hAnsi="Times New Roman" w:cs="Times New Roman"/>
            <w:color w:val="auto"/>
            <w:lang w:eastAsia="en-US"/>
          </w:rPr>
          <w:commentReference w:id="75"/>
        </w:r>
      </w:ins>
      <w:ins w:id="78" w:author="Garry Stenson" w:date="2018-04-25T20:42:00Z">
        <w:r w:rsidR="00600FDE">
          <w:rPr>
            <w:rFonts w:ascii="Times New Roman" w:hAnsi="Times New Roman"/>
            <w:sz w:val="24"/>
            <w:szCs w:val="24"/>
          </w:rPr>
          <w:t>. This resulted in</w:t>
        </w:r>
      </w:ins>
      <w:ins w:id="79" w:author="Regular, Paul" w:date="2018-04-25T08:49:00Z">
        <w:del w:id="80" w:author="Garry Stenson" w:date="2018-04-25T20:42:00Z">
          <w:r w:rsidDel="00600FDE">
            <w:rPr>
              <w:rFonts w:ascii="Times New Roman" w:hAnsi="Times New Roman"/>
              <w:sz w:val="24"/>
              <w:szCs w:val="24"/>
            </w:rPr>
            <w:delText>,</w:delText>
          </w:r>
        </w:del>
      </w:ins>
      <w:del w:id="81" w:author="Garry Stenson" w:date="2018-04-25T20:42:00Z">
        <w:r w:rsidDel="00600FDE">
          <w:rPr>
            <w:rFonts w:ascii="Times New Roman" w:hAnsi="Times New Roman"/>
            <w:sz w:val="24"/>
            <w:szCs w:val="24"/>
          </w:rPr>
          <w:delText xml:space="preserve"> instigated</w:delText>
        </w:r>
      </w:del>
      <w:r>
        <w:rPr>
          <w:rFonts w:ascii="Times New Roman" w:hAnsi="Times New Roman"/>
          <w:sz w:val="24"/>
          <w:szCs w:val="24"/>
        </w:rPr>
        <w:t xml:space="preserve"> </w:t>
      </w:r>
      <w:ins w:id="82"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83"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w:t>
      </w:r>
      <w:ins w:id="84" w:author="Garry Stenson" w:date="2018-04-25T20:44:00Z">
        <w:r w:rsidR="00600FDE">
          <w:rPr>
            <w:rFonts w:ascii="Times New Roman" w:hAnsi="Times New Roman"/>
            <w:sz w:val="24"/>
            <w:szCs w:val="24"/>
          </w:rPr>
          <w:t xml:space="preserve"> to determine if the ‘missing’ capelin could be located</w:t>
        </w:r>
      </w:ins>
      <w:r>
        <w:rPr>
          <w:rFonts w:ascii="Times New Roman" w:hAnsi="Times New Roman"/>
          <w:sz w:val="24"/>
          <w:szCs w:val="24"/>
        </w:rPr>
        <w:t xml:space="preserve">. However, </w:t>
      </w:r>
      <w:proofErr w:type="gramStart"/>
      <w:r>
        <w:rPr>
          <w:rFonts w:ascii="Times New Roman" w:hAnsi="Times New Roman"/>
          <w:sz w:val="24"/>
          <w:szCs w:val="24"/>
        </w:rPr>
        <w:t>th</w:t>
      </w:r>
      <w:proofErr w:type="gramEnd"/>
      <w:del w:id="85" w:author="DFO-MPO" w:date="2018-04-13T12:00:00Z">
        <w:r w:rsidDel="009764A0">
          <w:rPr>
            <w:rFonts w:ascii="Times New Roman" w:hAnsi="Times New Roman"/>
            <w:sz w:val="24"/>
            <w:szCs w:val="24"/>
          </w:rPr>
          <w:delText>is</w:delText>
        </w:r>
      </w:del>
      <w:ins w:id="86"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w:t>
      </w:r>
      <w:ins w:id="87" w:author="Garry Stenson" w:date="2018-04-25T20:45:00Z">
        <w:r w:rsidR="00600FDE">
          <w:rPr>
            <w:rFonts w:ascii="Times New Roman" w:hAnsi="Times New Roman"/>
            <w:sz w:val="24"/>
            <w:szCs w:val="24"/>
          </w:rPr>
          <w:t>still indicated that the total biomass of capelin was low</w:t>
        </w:r>
      </w:ins>
      <w:del w:id="88" w:author="Garry Stenson" w:date="2018-04-25T20:46:00Z">
        <w:r w:rsidDel="00600FDE">
          <w:rPr>
            <w:rFonts w:ascii="Times New Roman" w:hAnsi="Times New Roman"/>
            <w:sz w:val="24"/>
            <w:szCs w:val="24"/>
          </w:rPr>
          <w:delText>did not find the ‘</w:delText>
        </w:r>
        <w:r w:rsidDel="00600FDE">
          <w:rPr>
            <w:rFonts w:ascii="Times New Roman" w:hAnsi="Times New Roman"/>
            <w:sz w:val="24"/>
            <w:szCs w:val="24"/>
            <w:lang w:val="nl-NL"/>
          </w:rPr>
          <w:delText>missing</w:delText>
        </w:r>
        <w:r w:rsidDel="00600FDE">
          <w:rPr>
            <w:rFonts w:ascii="Times New Roman" w:hAnsi="Times New Roman"/>
            <w:sz w:val="24"/>
            <w:szCs w:val="24"/>
          </w:rPr>
          <w:delText xml:space="preserve">’ capelin biomass </w:delText>
        </w:r>
      </w:del>
      <w:ins w:id="89" w:author="DFO-MPO" w:date="2018-04-13T12:01:00Z">
        <w:del w:id="90" w:author="Garry Stenson" w:date="2018-04-25T20:46:00Z">
          <w:r w:rsidR="009764A0" w:rsidDel="00600FDE">
            <w:rPr>
              <w:rFonts w:ascii="Times New Roman" w:hAnsi="Times New Roman"/>
              <w:sz w:val="24"/>
              <w:szCs w:val="24"/>
            </w:rPr>
            <w:delText>from the spring survey</w:delText>
          </w:r>
        </w:del>
        <w:r w:rsidR="009764A0">
          <w:rPr>
            <w:rFonts w:ascii="Times New Roman" w:hAnsi="Times New Roman"/>
            <w:sz w:val="24"/>
            <w:szCs w:val="24"/>
          </w:rPr>
          <w:t xml:space="preserve"> </w:t>
        </w:r>
      </w:ins>
      <w:r>
        <w:rPr>
          <w:rFonts w:ascii="Times New Roman" w:hAnsi="Times New Roman"/>
          <w:sz w:val="24"/>
          <w:szCs w:val="24"/>
        </w:rPr>
        <w:t xml:space="preserve">and </w:t>
      </w:r>
      <w:ins w:id="91"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92"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93" w:author="DFO-MPO" w:date="2018-04-13T12:01:00Z">
        <w:r w:rsidDel="009764A0">
          <w:rPr>
            <w:rFonts w:ascii="Times New Roman" w:hAnsi="Times New Roman"/>
            <w:sz w:val="24"/>
            <w:szCs w:val="24"/>
          </w:rPr>
          <w:delText xml:space="preserve">the </w:delText>
        </w:r>
      </w:del>
      <w:ins w:id="94"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70287C0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capelin stock in NAFO Div. 2J3K was also acoustically surveyed by the former USSR in November from 1972-1992</w:t>
      </w:r>
      <w:ins w:id="95" w:author="Garry Stenson" w:date="2018-04-25T20:46:00Z">
        <w:r w:rsidR="00600FDE">
          <w:rPr>
            <w:rFonts w:ascii="Times New Roman" w:hAnsi="Times New Roman"/>
            <w:sz w:val="24"/>
            <w:szCs w:val="24"/>
          </w:rPr>
          <w:t xml:space="preserve"> although </w:t>
        </w:r>
      </w:ins>
      <w:del w:id="96" w:author="Garry Stenson" w:date="2018-04-25T20:46:00Z">
        <w:r w:rsidDel="00600FDE">
          <w:rPr>
            <w:rFonts w:ascii="Times New Roman" w:hAnsi="Times New Roman"/>
            <w:sz w:val="24"/>
            <w:szCs w:val="24"/>
          </w:rPr>
          <w:delText xml:space="preserve">. </w:delText>
        </w:r>
      </w:del>
      <w:commentRangeStart w:id="97"/>
      <w:del w:id="98" w:author="Garry Stenson" w:date="2018-04-25T20:47:00Z">
        <w:r w:rsidDel="00600FDE">
          <w:rPr>
            <w:rFonts w:ascii="Times New Roman" w:hAnsi="Times New Roman"/>
            <w:sz w:val="24"/>
            <w:szCs w:val="24"/>
          </w:rPr>
          <w:delText>T</w:delText>
        </w:r>
      </w:del>
      <w:ins w:id="99" w:author="Garry Stenson" w:date="2018-04-25T20:47:00Z">
        <w:r w:rsidR="00600FDE">
          <w:rPr>
            <w:rFonts w:ascii="Times New Roman" w:hAnsi="Times New Roman"/>
            <w:sz w:val="24"/>
            <w:szCs w:val="24"/>
          </w:rPr>
          <w:t>t</w:t>
        </w:r>
      </w:ins>
      <w:r>
        <w:rPr>
          <w:rFonts w:ascii="Times New Roman" w:hAnsi="Times New Roman"/>
          <w:sz w:val="24"/>
          <w:szCs w:val="24"/>
        </w:rPr>
        <w:t xml:space="preserve">he USSR acoustic survey covered a more restricted geographic area compared to the Canadian acoustic survey as it did not go as far into the inshore </w:t>
      </w:r>
      <w:commentRangeEnd w:id="97"/>
      <w:r w:rsidR="0071392E">
        <w:rPr>
          <w:rStyle w:val="CommentReference"/>
          <w:rFonts w:ascii="Times New Roman" w:eastAsia="Arial Unicode MS" w:hAnsi="Times New Roman" w:cs="Times New Roman"/>
          <w:color w:val="auto"/>
          <w:lang w:eastAsia="en-US"/>
        </w:rPr>
        <w:commentReference w:id="97"/>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100"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101"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102"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103"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04"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05"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106" w:author="DFO-MPO" w:date="2018-04-13T12:02:00Z">
        <w:r w:rsidR="009764A0">
          <w:rPr>
            <w:rFonts w:ascii="Times New Roman" w:hAnsi="Times New Roman"/>
            <w:sz w:val="24"/>
            <w:szCs w:val="24"/>
          </w:rPr>
          <w:t>overwintering</w:t>
        </w:r>
      </w:ins>
      <w:ins w:id="107" w:author="Montevecchi, William" w:date="2018-04-17T16:41:00Z">
        <w:r w:rsidR="0071392E">
          <w:rPr>
            <w:rFonts w:ascii="Times New Roman" w:hAnsi="Times New Roman"/>
            <w:sz w:val="24"/>
            <w:szCs w:val="24"/>
          </w:rPr>
          <w:t xml:space="preserve"> </w:t>
        </w:r>
      </w:ins>
      <w:ins w:id="108" w:author="DFO-MPO" w:date="2018-04-13T12:02:00Z">
        <w:r w:rsidR="009764A0">
          <w:rPr>
            <w:rFonts w:ascii="Times New Roman" w:hAnsi="Times New Roman"/>
            <w:sz w:val="24"/>
            <w:szCs w:val="24"/>
          </w:rPr>
          <w:t xml:space="preserve">(?) </w:t>
        </w:r>
      </w:ins>
      <w:r>
        <w:rPr>
          <w:rFonts w:ascii="Times New Roman" w:hAnsi="Times New Roman"/>
          <w:sz w:val="24"/>
          <w:szCs w:val="24"/>
        </w:rPr>
        <w:t>s</w:t>
      </w:r>
      <w:del w:id="109"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110" w:author="Montevecchi, William" w:date="2018-04-17T16:44:00Z">
        <w:r w:rsidR="0071392E">
          <w:rPr>
            <w:rFonts w:ascii="Times New Roman" w:hAnsi="Times New Roman"/>
            <w:sz w:val="24"/>
            <w:szCs w:val="24"/>
          </w:rPr>
          <w:t>a</w:t>
        </w:r>
      </w:ins>
      <w:del w:id="111"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112"/>
      <w:r>
        <w:rPr>
          <w:rFonts w:ascii="Times New Roman" w:hAnsi="Times New Roman"/>
          <w:sz w:val="24"/>
          <w:szCs w:val="24"/>
        </w:rPr>
        <w:t xml:space="preserve">(Anon 1995). </w:t>
      </w:r>
      <w:commentRangeEnd w:id="112"/>
      <w:r w:rsidR="00C24FC4">
        <w:rPr>
          <w:rStyle w:val="CommentReference"/>
          <w:rFonts w:ascii="Times New Roman" w:eastAsia="Arial Unicode MS" w:hAnsi="Times New Roman" w:cs="Times New Roman"/>
          <w:color w:val="auto"/>
          <w:lang w:eastAsia="en-US"/>
        </w:rPr>
        <w:commentReference w:id="112"/>
      </w:r>
      <w:r>
        <w:rPr>
          <w:rFonts w:ascii="Times New Roman" w:hAnsi="Times New Roman"/>
          <w:sz w:val="24"/>
          <w:szCs w:val="24"/>
        </w:rPr>
        <w:t xml:space="preserve">In 1990, the Canadian fall acoustic survey estimated a very low capelin biomass </w:t>
      </w:r>
      <w:del w:id="113" w:author="Garry Stenson" w:date="2018-04-25T20:47:00Z">
        <w:r w:rsidDel="00600FDE">
          <w:rPr>
            <w:rFonts w:ascii="Times New Roman" w:hAnsi="Times New Roman"/>
            <w:sz w:val="24"/>
            <w:szCs w:val="24"/>
          </w:rPr>
          <w:delText xml:space="preserve">and </w:delText>
        </w:r>
      </w:del>
      <w:ins w:id="114" w:author="Garry Stenson" w:date="2018-04-25T20:47:00Z">
        <w:r w:rsidR="00600FDE">
          <w:rPr>
            <w:rFonts w:ascii="Times New Roman" w:hAnsi="Times New Roman"/>
            <w:sz w:val="24"/>
            <w:szCs w:val="24"/>
          </w:rPr>
          <w:t xml:space="preserve">while </w:t>
        </w:r>
      </w:ins>
      <w:r>
        <w:rPr>
          <w:rFonts w:ascii="Times New Roman" w:hAnsi="Times New Roman"/>
          <w:sz w:val="24"/>
          <w:szCs w:val="24"/>
        </w:rPr>
        <w:t xml:space="preserve">the USSR acoustic survey estimated the smallest biomass since 1984 (Anon 1995). Both the USSR and Canadian acoustic surveys estimated record low biomasses in the fall of 1991 and 1992 (Anon 1995). </w:t>
      </w:r>
      <w:commentRangeStart w:id="115"/>
      <w:commentRangeStart w:id="116"/>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115"/>
      <w:commentRangeEnd w:id="116"/>
      <w:r w:rsidR="006F0623">
        <w:rPr>
          <w:rStyle w:val="CommentReference"/>
          <w:rFonts w:ascii="Times New Roman" w:eastAsia="Arial Unicode MS" w:hAnsi="Times New Roman" w:cs="Times New Roman"/>
          <w:color w:val="auto"/>
          <w:lang w:eastAsia="en-US"/>
        </w:rPr>
        <w:commentReference w:id="115"/>
      </w:r>
      <w:r w:rsidR="00C24FC4">
        <w:rPr>
          <w:rStyle w:val="CommentReference"/>
          <w:rFonts w:ascii="Times New Roman" w:eastAsia="Arial Unicode MS" w:hAnsi="Times New Roman" w:cs="Times New Roman"/>
          <w:color w:val="auto"/>
          <w:lang w:eastAsia="en-US"/>
        </w:rPr>
        <w:commentReference w:id="116"/>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lastRenderedPageBreak/>
        <w:t>Spatio-temporal mismatch post-1991</w:t>
      </w:r>
    </w:p>
    <w:p w14:paraId="27BAABF1" w14:textId="5B6D2A2D"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w:t>
      </w:r>
      <w:ins w:id="117" w:author="Garry Stenson" w:date="2018-04-25T20:48:00Z">
        <w:r w:rsidR="00600FDE">
          <w:rPr>
            <w:rFonts w:ascii="Times New Roman" w:hAnsi="Times New Roman"/>
            <w:sz w:val="24"/>
            <w:szCs w:val="24"/>
          </w:rPr>
          <w:t xml:space="preserve">between </w:t>
        </w:r>
      </w:ins>
      <w:del w:id="118" w:author="Garry Stenson" w:date="2018-04-25T20:48:00Z">
        <w:r w:rsidDel="00600FDE">
          <w:rPr>
            <w:rFonts w:ascii="Times New Roman" w:hAnsi="Times New Roman"/>
            <w:sz w:val="24"/>
            <w:szCs w:val="24"/>
          </w:rPr>
          <w:delText xml:space="preserve">in </w:delText>
        </w:r>
      </w:del>
      <w:r>
        <w:rPr>
          <w:rFonts w:ascii="Times New Roman" w:hAnsi="Times New Roman"/>
          <w:sz w:val="24"/>
          <w:szCs w:val="24"/>
        </w:rPr>
        <w:t xml:space="preserve">capelin availability </w:t>
      </w:r>
      <w:del w:id="119" w:author="Garry Stenson" w:date="2018-04-25T20:48:00Z">
        <w:r w:rsidDel="00600FDE">
          <w:rPr>
            <w:rFonts w:ascii="Times New Roman" w:hAnsi="Times New Roman"/>
            <w:sz w:val="24"/>
            <w:szCs w:val="24"/>
          </w:rPr>
          <w:delText>to</w:delText>
        </w:r>
      </w:del>
      <w:ins w:id="120" w:author="Garry Stenson" w:date="2018-04-25T20:48:00Z">
        <w:r w:rsidR="00600FDE">
          <w:rPr>
            <w:rFonts w:ascii="Times New Roman" w:hAnsi="Times New Roman"/>
            <w:sz w:val="24"/>
            <w:szCs w:val="24"/>
          </w:rPr>
          <w:t>and</w:t>
        </w:r>
      </w:ins>
      <w:r>
        <w:rPr>
          <w:rFonts w:ascii="Times New Roman" w:hAnsi="Times New Roman"/>
          <w:sz w:val="24"/>
          <w:szCs w:val="24"/>
        </w:rPr>
        <w:t xml:space="preserve"> the acoustic survey. However, </w:t>
      </w:r>
      <w:ins w:id="121" w:author="Garry Stenson" w:date="2018-04-25T20:49:00Z">
        <w:r w:rsidR="00600FDE">
          <w:rPr>
            <w:rFonts w:ascii="Times New Roman" w:hAnsi="Times New Roman"/>
            <w:sz w:val="24"/>
            <w:szCs w:val="24"/>
          </w:rPr>
          <w:t xml:space="preserve">this hypothesis does not account for the </w:t>
        </w:r>
      </w:ins>
      <w:del w:id="122" w:author="Garry Stenson" w:date="2018-04-25T20:49:00Z">
        <w:r w:rsidDel="00600FDE">
          <w:rPr>
            <w:rFonts w:ascii="Times New Roman" w:hAnsi="Times New Roman"/>
            <w:sz w:val="24"/>
            <w:szCs w:val="24"/>
          </w:rPr>
          <w:delText xml:space="preserve">due to the </w:delText>
        </w:r>
      </w:del>
      <w:r>
        <w:rPr>
          <w:rFonts w:ascii="Times New Roman" w:hAnsi="Times New Roman"/>
          <w:sz w:val="24"/>
          <w:szCs w:val="24"/>
        </w:rPr>
        <w:t>age-dependent distribution of capelin</w:t>
      </w:r>
      <w:ins w:id="123"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w:t>
      </w:r>
      <w:ins w:id="124" w:author="Garry Stenson" w:date="2018-04-25T20:50:00Z">
        <w:r w:rsidR="00600FDE">
          <w:rPr>
            <w:rFonts w:ascii="Times New Roman" w:hAnsi="Times New Roman"/>
            <w:sz w:val="24"/>
            <w:szCs w:val="24"/>
          </w:rPr>
          <w:t>. T</w:t>
        </w:r>
      </w:ins>
      <w:del w:id="125" w:author="Garry Stenson" w:date="2018-04-25T20:49:00Z">
        <w:r w:rsidDel="00600FDE">
          <w:rPr>
            <w:rFonts w:ascii="Times New Roman" w:hAnsi="Times New Roman"/>
            <w:sz w:val="24"/>
            <w:szCs w:val="24"/>
          </w:rPr>
          <w:delText>,</w:delText>
        </w:r>
      </w:del>
      <w:del w:id="126" w:author="Garry Stenson" w:date="2018-04-25T20:50:00Z">
        <w:r w:rsidDel="00600FDE">
          <w:rPr>
            <w:rFonts w:ascii="Times New Roman" w:hAnsi="Times New Roman"/>
            <w:sz w:val="24"/>
            <w:szCs w:val="24"/>
          </w:rPr>
          <w:delText xml:space="preserve"> t</w:delText>
        </w:r>
      </w:del>
      <w:r>
        <w:rPr>
          <w:rFonts w:ascii="Times New Roman" w:hAnsi="Times New Roman"/>
          <w:sz w:val="24"/>
          <w:szCs w:val="24"/>
        </w:rPr>
        <w:t>he spring acoustic survey in NAFO Div. 3L was only ever designed to survey the non-migratory, immature portion of the stock rather than the spawning migration</w:t>
      </w:r>
      <w:ins w:id="127" w:author="Garry Stenson" w:date="2018-04-25T20:50:00Z">
        <w:r w:rsidR="00600FDE">
          <w:rPr>
            <w:rFonts w:ascii="Times New Roman" w:hAnsi="Times New Roman"/>
            <w:sz w:val="24"/>
            <w:szCs w:val="24"/>
          </w:rPr>
          <w:t xml:space="preserve"> </w:t>
        </w:r>
        <w:commentRangeStart w:id="128"/>
        <w:r w:rsidR="00600FDE">
          <w:rPr>
            <w:rFonts w:ascii="Times New Roman" w:hAnsi="Times New Roman"/>
            <w:sz w:val="24"/>
            <w:szCs w:val="24"/>
          </w:rPr>
          <w:t>and therefore should not be affected by the timing of capelin spawning</w:t>
        </w:r>
      </w:ins>
      <w:r>
        <w:rPr>
          <w:rFonts w:ascii="Times New Roman" w:hAnsi="Times New Roman"/>
          <w:sz w:val="24"/>
          <w:szCs w:val="24"/>
        </w:rPr>
        <w:t>.</w:t>
      </w:r>
      <w:commentRangeEnd w:id="128"/>
      <w:r w:rsidR="00600FDE">
        <w:rPr>
          <w:rStyle w:val="CommentReference"/>
          <w:rFonts w:ascii="Times New Roman" w:eastAsia="Arial Unicode MS" w:hAnsi="Times New Roman" w:cs="Times New Roman"/>
          <w:color w:val="auto"/>
          <w:lang w:eastAsia="en-US"/>
        </w:rPr>
        <w:commentReference w:id="128"/>
      </w:r>
      <w:r>
        <w:rPr>
          <w:rFonts w:ascii="Times New Roman" w:hAnsi="Times New Roman"/>
          <w:sz w:val="24"/>
          <w:szCs w:val="24"/>
        </w:rPr>
        <w:t xml:space="preserve"> </w:t>
      </w:r>
      <w:commentRangeStart w:id="129"/>
      <w:del w:id="130" w:author="Garry Stenson" w:date="2018-04-25T20:51:00Z">
        <w:r w:rsidDel="00600FDE">
          <w:rPr>
            <w:rFonts w:ascii="Times New Roman" w:hAnsi="Times New Roman"/>
            <w:sz w:val="24"/>
            <w:szCs w:val="24"/>
          </w:rPr>
          <w:delText>Specifically, t</w:delText>
        </w:r>
      </w:del>
      <w:ins w:id="131" w:author="Garry Stenson" w:date="2018-04-25T20:51:00Z">
        <w:r w:rsidR="00600FDE">
          <w:rPr>
            <w:rFonts w:ascii="Times New Roman" w:hAnsi="Times New Roman"/>
            <w:sz w:val="24"/>
            <w:szCs w:val="24"/>
          </w:rPr>
          <w:t>T</w:t>
        </w:r>
      </w:ins>
      <w:r>
        <w:rPr>
          <w:rFonts w:ascii="Times New Roman" w:hAnsi="Times New Roman"/>
          <w:sz w:val="24"/>
          <w:szCs w:val="24"/>
        </w:rPr>
        <w:t xml:space="preserve">he spring acoustic survey provides an index of abundance of the age-2 portion of the stock. </w:t>
      </w:r>
      <w:commentRangeEnd w:id="129"/>
      <w:r w:rsidR="006348C2">
        <w:rPr>
          <w:rStyle w:val="CommentReference"/>
          <w:rFonts w:ascii="Times New Roman" w:eastAsia="Arial Unicode MS" w:hAnsi="Times New Roman" w:cs="Times New Roman"/>
          <w:color w:val="auto"/>
          <w:lang w:eastAsia="en-US"/>
        </w:rPr>
        <w:commentReference w:id="129"/>
      </w:r>
      <w:r>
        <w:rPr>
          <w:rFonts w:ascii="Times New Roman" w:hAnsi="Times New Roman"/>
          <w:sz w:val="24"/>
          <w:szCs w:val="24"/>
        </w:rPr>
        <w:t xml:space="preserve">While other age classes are </w:t>
      </w:r>
      <w:del w:id="132" w:author="DFO-MPO" w:date="2018-04-13T12:03:00Z">
        <w:r w:rsidDel="009764A0">
          <w:rPr>
            <w:rFonts w:ascii="Times New Roman" w:hAnsi="Times New Roman"/>
            <w:sz w:val="24"/>
            <w:szCs w:val="24"/>
          </w:rPr>
          <w:delText>acoustically surveyed,</w:delText>
        </w:r>
      </w:del>
      <w:ins w:id="133" w:author="DFO-MPO" w:date="2018-04-13T12:03:00Z">
        <w:r w:rsidR="009764A0">
          <w:rPr>
            <w:rFonts w:ascii="Times New Roman" w:hAnsi="Times New Roman"/>
            <w:sz w:val="24"/>
            <w:szCs w:val="24"/>
          </w:rPr>
          <w:t>encountered in the</w:t>
        </w:r>
        <w:commentRangeStart w:id="134"/>
        <w:r w:rsidR="009764A0">
          <w:rPr>
            <w:rFonts w:ascii="Times New Roman" w:hAnsi="Times New Roman"/>
            <w:sz w:val="24"/>
            <w:szCs w:val="24"/>
          </w:rPr>
          <w:t xml:space="preserve"> acoustic survey</w:t>
        </w:r>
      </w:ins>
      <w:commentRangeEnd w:id="134"/>
      <w:r w:rsidR="00600FDE">
        <w:rPr>
          <w:rStyle w:val="CommentReference"/>
          <w:rFonts w:ascii="Times New Roman" w:eastAsia="Arial Unicode MS" w:hAnsi="Times New Roman" w:cs="Times New Roman"/>
          <w:color w:val="auto"/>
          <w:lang w:eastAsia="en-US"/>
        </w:rPr>
        <w:commentReference w:id="134"/>
      </w:r>
      <w:ins w:id="135" w:author="DFO-MPO" w:date="2018-04-13T12:03:00Z">
        <w:r w:rsidR="009764A0">
          <w:rPr>
            <w:rFonts w:ascii="Times New Roman" w:hAnsi="Times New Roman"/>
            <w:sz w:val="24"/>
            <w:szCs w:val="24"/>
          </w:rPr>
          <w:t>,</w:t>
        </w:r>
      </w:ins>
      <w:r>
        <w:rPr>
          <w:rFonts w:ascii="Times New Roman" w:hAnsi="Times New Roman"/>
          <w:sz w:val="24"/>
          <w:szCs w:val="24"/>
        </w:rPr>
        <w:t xml:space="preserve"> they are not fully recruited to the </w:t>
      </w:r>
      <w:del w:id="136"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137"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138"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39"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40" w:author="DFO-MPO" w:date="2018-04-13T12:03:00Z">
        <w:r w:rsidR="009764A0">
          <w:rPr>
            <w:rFonts w:ascii="Times New Roman" w:hAnsi="Times New Roman"/>
            <w:sz w:val="24"/>
            <w:szCs w:val="24"/>
          </w:rPr>
          <w:t xml:space="preserve"> or younger</w:t>
        </w:r>
      </w:ins>
      <w:r>
        <w:rPr>
          <w:rFonts w:ascii="Times New Roman" w:hAnsi="Times New Roman"/>
          <w:sz w:val="24"/>
          <w:szCs w:val="24"/>
        </w:rPr>
        <w:t xml:space="preserve">) or due to their </w:t>
      </w:r>
      <w:proofErr w:type="spellStart"/>
      <w:r>
        <w:rPr>
          <w:rFonts w:ascii="Times New Roman" w:hAnsi="Times New Roman"/>
          <w:sz w:val="24"/>
          <w:szCs w:val="24"/>
        </w:rPr>
        <w:t>behaviour</w:t>
      </w:r>
      <w:proofErr w:type="spellEnd"/>
      <w:r>
        <w:rPr>
          <w:rFonts w:ascii="Times New Roman" w:hAnsi="Times New Roman"/>
          <w:sz w:val="24"/>
          <w:szCs w:val="24"/>
        </w:rPr>
        <w:t xml:space="preserve"> (ages-3+) (e.g.,</w:t>
      </w:r>
      <w:ins w:id="141" w:author="DFO-MPO" w:date="2018-04-13T12:03:00Z">
        <w:r w:rsidR="009764A0">
          <w:rPr>
            <w:rFonts w:ascii="Times New Roman" w:hAnsi="Times New Roman"/>
            <w:sz w:val="24"/>
            <w:szCs w:val="24"/>
          </w:rPr>
          <w:t xml:space="preserve"> more northerly distribution of older fish and </w:t>
        </w:r>
      </w:ins>
      <w:del w:id="142"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143" w:author="DFO-MPO" w:date="2018-04-13T12:03:00Z">
        <w:r w:rsidR="009764A0">
          <w:rPr>
            <w:rFonts w:ascii="Times New Roman" w:hAnsi="Times New Roman"/>
            <w:sz w:val="24"/>
            <w:szCs w:val="24"/>
          </w:rPr>
          <w:t>ed</w:t>
        </w:r>
      </w:ins>
      <w:del w:id="144"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145"/>
      <w:commentRangeStart w:id="146"/>
      <w:r>
        <w:rPr>
          <w:rFonts w:ascii="Times New Roman" w:hAnsi="Times New Roman"/>
          <w:sz w:val="24"/>
          <w:szCs w:val="24"/>
        </w:rPr>
        <w:t>.</w:t>
      </w:r>
      <w:commentRangeEnd w:id="145"/>
      <w:r>
        <w:commentReference w:id="145"/>
      </w:r>
      <w:commentRangeEnd w:id="146"/>
      <w:r w:rsidR="009C79D8">
        <w:rPr>
          <w:rStyle w:val="CommentReference"/>
          <w:rFonts w:ascii="Times New Roman" w:eastAsia="Arial Unicode MS" w:hAnsi="Times New Roman" w:cs="Times New Roman"/>
          <w:color w:val="auto"/>
          <w:lang w:eastAsia="en-US"/>
        </w:rPr>
        <w:commentReference w:id="146"/>
      </w:r>
      <w:r>
        <w:rPr>
          <w:rFonts w:ascii="Times New Roman" w:hAnsi="Times New Roman"/>
          <w:sz w:val="24"/>
          <w:szCs w:val="24"/>
        </w:rPr>
        <w:t xml:space="preserve"> All age classes acoustically surveyed are included in the annual index of capelin biomass in NAFO Div. 3L. </w:t>
      </w:r>
      <w:commentRangeStart w:id="147"/>
      <w:r>
        <w:rPr>
          <w:rFonts w:ascii="Times New Roman" w:hAnsi="Times New Roman"/>
          <w:sz w:val="24"/>
          <w:szCs w:val="24"/>
        </w:rPr>
        <w:t xml:space="preserve">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48"/>
      <w:r>
        <w:rPr>
          <w:rFonts w:ascii="Times New Roman" w:hAnsi="Times New Roman"/>
          <w:sz w:val="24"/>
          <w:szCs w:val="24"/>
        </w:rPr>
        <w:t>biology</w:t>
      </w:r>
      <w:commentRangeEnd w:id="148"/>
      <w:r>
        <w:commentReference w:id="148"/>
      </w:r>
      <w:r>
        <w:rPr>
          <w:rFonts w:ascii="Times New Roman" w:hAnsi="Times New Roman"/>
          <w:sz w:val="24"/>
          <w:szCs w:val="24"/>
        </w:rPr>
        <w:t xml:space="preserve"> </w:t>
      </w:r>
      <w:commentRangeStart w:id="149"/>
      <w:r>
        <w:rPr>
          <w:rFonts w:ascii="Times New Roman" w:hAnsi="Times New Roman"/>
          <w:sz w:val="24"/>
          <w:szCs w:val="24"/>
        </w:rPr>
        <w:t xml:space="preserve">may </w:t>
      </w:r>
      <w:commentRangeEnd w:id="149"/>
      <w:r w:rsidR="007413C1">
        <w:rPr>
          <w:rStyle w:val="CommentReference"/>
          <w:rFonts w:ascii="Times New Roman" w:eastAsia="Arial Unicode MS" w:hAnsi="Times New Roman" w:cs="Times New Roman"/>
          <w:color w:val="auto"/>
          <w:lang w:eastAsia="en-US"/>
        </w:rPr>
        <w:commentReference w:id="149"/>
      </w:r>
      <w:r>
        <w:rPr>
          <w:rFonts w:ascii="Times New Roman" w:hAnsi="Times New Roman"/>
          <w:sz w:val="24"/>
          <w:szCs w:val="24"/>
        </w:rPr>
        <w:t xml:space="preserve">have introduced a bias in the acoustic survey post-1991 by </w:t>
      </w:r>
      <w:commentRangeStart w:id="150"/>
      <w:r>
        <w:rPr>
          <w:rFonts w:ascii="Times New Roman" w:hAnsi="Times New Roman"/>
          <w:sz w:val="24"/>
          <w:szCs w:val="24"/>
        </w:rPr>
        <w:t>artificially decreasing</w:t>
      </w:r>
      <w:commentRangeEnd w:id="150"/>
      <w:r w:rsidR="009764A0">
        <w:rPr>
          <w:rStyle w:val="CommentReference"/>
          <w:rFonts w:ascii="Times New Roman" w:eastAsia="Arial Unicode MS" w:hAnsi="Times New Roman" w:cs="Times New Roman"/>
          <w:color w:val="auto"/>
          <w:lang w:eastAsia="en-US"/>
        </w:rPr>
        <w:commentReference w:id="150"/>
      </w:r>
      <w:r>
        <w:rPr>
          <w:rFonts w:ascii="Times New Roman" w:hAnsi="Times New Roman"/>
          <w:sz w:val="24"/>
          <w:szCs w:val="24"/>
        </w:rPr>
        <w:t xml:space="preserve"> </w:t>
      </w:r>
      <w:commentRangeStart w:id="151"/>
      <w:r>
        <w:rPr>
          <w:rFonts w:ascii="Times New Roman" w:hAnsi="Times New Roman"/>
          <w:sz w:val="24"/>
          <w:szCs w:val="24"/>
        </w:rPr>
        <w:t xml:space="preserve">the </w:t>
      </w:r>
      <w:commentRangeEnd w:id="151"/>
      <w:r w:rsidR="00D1261A">
        <w:rPr>
          <w:rStyle w:val="CommentReference"/>
          <w:rFonts w:ascii="Times New Roman" w:eastAsia="Arial Unicode MS" w:hAnsi="Times New Roman" w:cs="Times New Roman"/>
          <w:color w:val="auto"/>
          <w:lang w:eastAsia="en-US"/>
        </w:rPr>
        <w:commentReference w:id="151"/>
      </w:r>
      <w:r>
        <w:rPr>
          <w:rFonts w:ascii="Times New Roman" w:hAnsi="Times New Roman"/>
          <w:sz w:val="24"/>
          <w:szCs w:val="24"/>
        </w:rPr>
        <w:t>age-2 capelin acoustic estimate</w:t>
      </w:r>
      <w:commentRangeStart w:id="152"/>
      <w:r>
        <w:rPr>
          <w:rFonts w:ascii="Times New Roman" w:hAnsi="Times New Roman"/>
          <w:sz w:val="24"/>
          <w:szCs w:val="24"/>
        </w:rPr>
        <w:t xml:space="preserve">. However, the acoustic survey has had high internal consistency, with the index of abundance </w:t>
      </w:r>
      <w:del w:id="153" w:author="DFO-MPO" w:date="2018-04-13T12:06:00Z">
        <w:r w:rsidDel="009764A0">
          <w:rPr>
            <w:rFonts w:ascii="Times New Roman" w:hAnsi="Times New Roman"/>
            <w:sz w:val="24"/>
            <w:szCs w:val="24"/>
          </w:rPr>
          <w:delText xml:space="preserve">of </w:delText>
        </w:r>
      </w:del>
      <w:ins w:id="154"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155"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156" w:author="DFO-MPO" w:date="2018-04-13T12:06:00Z">
        <w:r w:rsidDel="009764A0">
          <w:rPr>
            <w:rFonts w:ascii="Times New Roman" w:hAnsi="Times New Roman"/>
            <w:sz w:val="24"/>
            <w:szCs w:val="24"/>
          </w:rPr>
          <w:delText>of</w:delText>
        </w:r>
      </w:del>
      <w:ins w:id="157"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158" w:author="DFO-MPO" w:date="2018-04-13T12:06:00Z">
        <w:r w:rsidDel="009764A0">
          <w:rPr>
            <w:rFonts w:ascii="Times New Roman" w:hAnsi="Times New Roman"/>
            <w:sz w:val="24"/>
            <w:szCs w:val="24"/>
          </w:rPr>
          <w:delText>of</w:delText>
        </w:r>
      </w:del>
      <w:ins w:id="159"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160" w:author="DFO-MPO" w:date="2018-04-13T12:07:00Z">
        <w:r w:rsidDel="009764A0">
          <w:rPr>
            <w:rFonts w:ascii="Times New Roman" w:hAnsi="Times New Roman"/>
            <w:sz w:val="24"/>
            <w:szCs w:val="24"/>
          </w:rPr>
          <w:delText>evious</w:delText>
        </w:r>
      </w:del>
      <w:ins w:id="161"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152"/>
      <w:r w:rsidR="00E13D63">
        <w:rPr>
          <w:rStyle w:val="CommentReference"/>
          <w:rFonts w:ascii="Times New Roman" w:eastAsia="Arial Unicode MS" w:hAnsi="Times New Roman" w:cs="Times New Roman"/>
          <w:color w:val="auto"/>
          <w:lang w:eastAsia="en-US"/>
        </w:rPr>
        <w:commentReference w:id="152"/>
      </w:r>
      <w:commentRangeEnd w:id="147"/>
      <w:r w:rsidR="000321DE">
        <w:rPr>
          <w:rStyle w:val="CommentReference"/>
          <w:rFonts w:ascii="Times New Roman" w:eastAsia="Arial Unicode MS" w:hAnsi="Times New Roman" w:cs="Times New Roman"/>
          <w:color w:val="auto"/>
          <w:lang w:eastAsia="en-US"/>
        </w:rPr>
        <w:commentReference w:id="147"/>
      </w:r>
    </w:p>
    <w:p w14:paraId="0273AD0D" w14:textId="114B74C6" w:rsidR="000321DE" w:rsidRDefault="00E5311E" w:rsidP="000321DE">
      <w:pPr>
        <w:pStyle w:val="Body"/>
        <w:spacing w:after="0" w:line="480" w:lineRule="auto"/>
        <w:ind w:firstLine="720"/>
        <w:rPr>
          <w:ins w:id="162" w:author="Garry Stenson" w:date="2018-04-25T20:58:00Z"/>
          <w:rFonts w:ascii="Times New Roman" w:hAnsi="Times New Roman"/>
          <w:sz w:val="24"/>
          <w:szCs w:val="24"/>
        </w:rPr>
      </w:pPr>
      <w:commentRangeStart w:id="163"/>
      <w:commentRangeStart w:id="164"/>
      <w:r w:rsidRPr="006A214A">
        <w:rPr>
          <w:rFonts w:ascii="Times New Roman" w:hAnsi="Times New Roman"/>
          <w:sz w:val="24"/>
          <w:szCs w:val="24"/>
        </w:rPr>
        <w:lastRenderedPageBreak/>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163"/>
      <w:r w:rsidR="00B3579C">
        <w:rPr>
          <w:rStyle w:val="CommentReference"/>
          <w:rFonts w:ascii="Times New Roman" w:eastAsia="Arial Unicode MS" w:hAnsi="Times New Roman" w:cs="Times New Roman"/>
          <w:color w:val="auto"/>
          <w:lang w:eastAsia="en-US"/>
        </w:rPr>
        <w:commentReference w:id="163"/>
      </w:r>
      <w:r>
        <w:rPr>
          <w:rFonts w:ascii="Times New Roman" w:hAnsi="Times New Roman"/>
          <w:sz w:val="24"/>
          <w:szCs w:val="24"/>
        </w:rPr>
        <w:t xml:space="preserve">Moreover, if mature capelin are present in the area, they are unlikely to be detected due to </w:t>
      </w:r>
      <w:ins w:id="165" w:author="DFO-MPO" w:date="2018-04-13T12:07:00Z">
        <w:r w:rsidR="006364AD">
          <w:rPr>
            <w:rFonts w:ascii="Times New Roman" w:hAnsi="Times New Roman"/>
            <w:sz w:val="24"/>
            <w:szCs w:val="24"/>
          </w:rPr>
          <w:t>their being in den</w:t>
        </w:r>
      </w:ins>
      <w:ins w:id="166" w:author="DFO-MPO" w:date="2018-04-13T12:11:00Z">
        <w:r w:rsidR="006364AD">
          <w:rPr>
            <w:rFonts w:ascii="Times New Roman" w:hAnsi="Times New Roman"/>
            <w:sz w:val="24"/>
            <w:szCs w:val="24"/>
          </w:rPr>
          <w:t>s</w:t>
        </w:r>
      </w:ins>
      <w:ins w:id="167"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168" w:author="DFO-MPO" w:date="2018-04-13T12:12:00Z">
        <w:r w:rsidR="006364AD">
          <w:rPr>
            <w:rFonts w:ascii="Times New Roman" w:hAnsi="Times New Roman"/>
            <w:sz w:val="24"/>
            <w:szCs w:val="24"/>
          </w:rPr>
          <w:t xml:space="preserve">of migrating fish </w:t>
        </w:r>
      </w:ins>
      <w:ins w:id="169" w:author="DFO-MPO" w:date="2018-04-13T12:07:00Z">
        <w:r w:rsidR="009764A0">
          <w:rPr>
            <w:rFonts w:ascii="Times New Roman" w:hAnsi="Times New Roman"/>
            <w:sz w:val="24"/>
            <w:szCs w:val="24"/>
          </w:rPr>
          <w:t xml:space="preserve">which are difficult to detect </w:t>
        </w:r>
        <w:del w:id="170" w:author="Gail Davoren" w:date="2018-04-19T15:35:00Z">
          <w:r w:rsidR="009764A0" w:rsidDel="005004C7">
            <w:rPr>
              <w:rFonts w:ascii="Times New Roman" w:hAnsi="Times New Roman"/>
              <w:sz w:val="24"/>
              <w:szCs w:val="24"/>
            </w:rPr>
            <w:delText>give the</w:delText>
          </w:r>
        </w:del>
        <w:r w:rsidR="009764A0">
          <w:rPr>
            <w:rFonts w:ascii="Times New Roman" w:hAnsi="Times New Roman"/>
            <w:sz w:val="24"/>
            <w:szCs w:val="24"/>
          </w:rPr>
          <w:t xml:space="preserve"> </w:t>
        </w:r>
      </w:ins>
      <w:del w:id="171" w:author="Regular, Paul" w:date="2018-04-25T08:49:00Z">
        <w:r>
          <w:rPr>
            <w:rFonts w:ascii="Times New Roman" w:hAnsi="Times New Roman"/>
            <w:sz w:val="24"/>
            <w:szCs w:val="24"/>
          </w:rPr>
          <w:delText>relative</w:delText>
        </w:r>
      </w:del>
      <w:ins w:id="172" w:author="Gail Davoren" w:date="2018-04-19T15:35:00Z">
        <w:r w:rsidR="005004C7">
          <w:rPr>
            <w:rFonts w:ascii="Times New Roman" w:hAnsi="Times New Roman"/>
            <w:sz w:val="24"/>
            <w:szCs w:val="24"/>
          </w:rPr>
          <w:t>because shoals are</w:t>
        </w:r>
      </w:ins>
      <w:ins w:id="173" w:author="DFO-MPO" w:date="2018-04-13T12:07:00Z">
        <w:r w:rsidR="009764A0">
          <w:rPr>
            <w:rFonts w:ascii="Times New Roman" w:hAnsi="Times New Roman"/>
            <w:sz w:val="24"/>
            <w:szCs w:val="24"/>
          </w:rPr>
          <w:t xml:space="preserve"> </w:t>
        </w:r>
      </w:ins>
      <w:ins w:id="174" w:author="Regular, Paul" w:date="2018-04-25T08:49:00Z">
        <w:r>
          <w:rPr>
            <w:rFonts w:ascii="Times New Roman" w:hAnsi="Times New Roman"/>
            <w:sz w:val="24"/>
            <w:szCs w:val="24"/>
          </w:rPr>
          <w:t>relative</w:t>
        </w:r>
      </w:ins>
      <w:ins w:id="175"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176"/>
      <w:ins w:id="177" w:author="DFO-MPO" w:date="2018-04-13T12:08:00Z">
        <w:r w:rsidR="009764A0">
          <w:rPr>
            <w:rFonts w:ascii="Times New Roman" w:hAnsi="Times New Roman"/>
            <w:sz w:val="24"/>
            <w:szCs w:val="24"/>
          </w:rPr>
          <w:t xml:space="preserve">sparse </w:t>
        </w:r>
      </w:ins>
      <w:commentRangeEnd w:id="176"/>
      <w:r w:rsidR="005004C7">
        <w:rPr>
          <w:rStyle w:val="CommentReference"/>
          <w:rFonts w:ascii="Times New Roman" w:eastAsia="Arial Unicode MS" w:hAnsi="Times New Roman" w:cs="Times New Roman"/>
          <w:color w:val="auto"/>
          <w:lang w:eastAsia="en-US"/>
        </w:rPr>
        <w:commentReference w:id="176"/>
      </w:r>
      <w:ins w:id="178" w:author="DFO-MPO" w:date="2018-04-13T12:09:00Z">
        <w:r w:rsidR="006364AD">
          <w:rPr>
            <w:rFonts w:ascii="Times New Roman" w:hAnsi="Times New Roman"/>
            <w:sz w:val="24"/>
            <w:szCs w:val="24"/>
          </w:rPr>
          <w:t xml:space="preserve">in terms of both </w:t>
        </w:r>
      </w:ins>
      <w:ins w:id="179" w:author="DFO-MPO" w:date="2018-04-13T12:10:00Z">
        <w:r w:rsidR="006364AD">
          <w:rPr>
            <w:rFonts w:ascii="Times New Roman" w:hAnsi="Times New Roman"/>
            <w:sz w:val="24"/>
            <w:szCs w:val="24"/>
          </w:rPr>
          <w:t xml:space="preserve">the </w:t>
        </w:r>
      </w:ins>
      <w:ins w:id="180" w:author="DFO-MPO" w:date="2018-04-13T12:09:00Z">
        <w:r w:rsidR="006364AD">
          <w:rPr>
            <w:rFonts w:ascii="Times New Roman" w:hAnsi="Times New Roman"/>
            <w:sz w:val="24"/>
            <w:szCs w:val="24"/>
          </w:rPr>
          <w:t xml:space="preserve">spatial (e.g. transect lines are ~10 to 30+ km apart) and </w:t>
        </w:r>
      </w:ins>
      <w:ins w:id="181" w:author="DFO-MPO" w:date="2018-04-13T12:10:00Z">
        <w:r w:rsidR="006364AD">
          <w:rPr>
            <w:rFonts w:ascii="Times New Roman" w:hAnsi="Times New Roman"/>
            <w:sz w:val="24"/>
            <w:szCs w:val="24"/>
          </w:rPr>
          <w:t xml:space="preserve">the </w:t>
        </w:r>
      </w:ins>
      <w:ins w:id="182" w:author="DFO-MPO" w:date="2018-04-13T12:09:00Z">
        <w:r w:rsidR="006364AD">
          <w:rPr>
            <w:rFonts w:ascii="Times New Roman" w:hAnsi="Times New Roman"/>
            <w:sz w:val="24"/>
            <w:szCs w:val="24"/>
          </w:rPr>
          <w:t xml:space="preserve">temporal </w:t>
        </w:r>
      </w:ins>
      <w:ins w:id="183" w:author="DFO-MPO" w:date="2018-04-13T12:08:00Z">
        <w:r w:rsidR="009764A0">
          <w:rPr>
            <w:rFonts w:ascii="Times New Roman" w:hAnsi="Times New Roman"/>
            <w:sz w:val="24"/>
            <w:szCs w:val="24"/>
          </w:rPr>
          <w:t xml:space="preserve">coverage </w:t>
        </w:r>
      </w:ins>
      <w:ins w:id="184" w:author="DFO-MPO" w:date="2018-04-13T12:09:00Z">
        <w:r w:rsidR="006364AD">
          <w:rPr>
            <w:rFonts w:ascii="Times New Roman" w:hAnsi="Times New Roman"/>
            <w:sz w:val="24"/>
            <w:szCs w:val="24"/>
          </w:rPr>
          <w:t xml:space="preserve">(e.g. each transect line is only surveyed once) </w:t>
        </w:r>
      </w:ins>
      <w:del w:id="185" w:author="DFO-MPO" w:date="2018-04-13T12:08:00Z">
        <w:r w:rsidDel="009764A0">
          <w:rPr>
            <w:rFonts w:ascii="Times New Roman" w:hAnsi="Times New Roman"/>
            <w:sz w:val="24"/>
            <w:szCs w:val="24"/>
          </w:rPr>
          <w:delText xml:space="preserve">to the </w:delText>
        </w:r>
      </w:del>
      <w:ins w:id="186"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187"/>
      <w:del w:id="188" w:author="DFO-MPO" w:date="2018-04-13T12:08:00Z">
        <w:r w:rsidDel="009764A0">
          <w:rPr>
            <w:rFonts w:ascii="Times New Roman" w:hAnsi="Times New Roman"/>
            <w:sz w:val="24"/>
            <w:szCs w:val="24"/>
          </w:rPr>
          <w:delText>effort</w:delText>
        </w:r>
      </w:del>
      <w:commentRangeEnd w:id="187"/>
      <w:r>
        <w:commentReference w:id="187"/>
      </w:r>
      <w:ins w:id="189" w:author="DFO-MPO" w:date="2018-04-13T12:08:00Z">
        <w:del w:id="190" w:author="Montevecchi, William" w:date="2018-04-19T12:30:00Z">
          <w:r w:rsidR="009764A0" w:rsidDel="00713E89">
            <w:rPr>
              <w:rFonts w:ascii="Times New Roman" w:hAnsi="Times New Roman"/>
              <w:sz w:val="24"/>
              <w:szCs w:val="24"/>
            </w:rPr>
            <w:delText>progr</w:delText>
          </w:r>
        </w:del>
      </w:ins>
      <w:proofErr w:type="spellStart"/>
      <w:ins w:id="191" w:author="Montevecchi, William" w:date="2018-04-19T12:30:00Z">
        <w:r w:rsidR="00713E89">
          <w:rPr>
            <w:rFonts w:ascii="Times New Roman" w:hAnsi="Times New Roman"/>
            <w:sz w:val="24"/>
            <w:szCs w:val="24"/>
          </w:rPr>
          <w:t>prog</w:t>
        </w:r>
      </w:ins>
      <w:ins w:id="192" w:author="DFO-MPO" w:date="2018-04-13T12:08:00Z">
        <w:r w:rsidR="009764A0">
          <w:rPr>
            <w:rFonts w:ascii="Times New Roman" w:hAnsi="Times New Roman"/>
            <w:sz w:val="24"/>
            <w:szCs w:val="24"/>
          </w:rPr>
          <w:t>am</w:t>
        </w:r>
        <w:del w:id="193" w:author="Montevecchi, William" w:date="2018-04-19T12:30:00Z">
          <w:r w:rsidR="009764A0" w:rsidDel="00713E89">
            <w:rPr>
              <w:rFonts w:ascii="Times New Roman" w:hAnsi="Times New Roman"/>
              <w:sz w:val="24"/>
              <w:szCs w:val="24"/>
            </w:rPr>
            <w:delText>progr</w:delText>
          </w:r>
        </w:del>
      </w:ins>
      <w:ins w:id="194" w:author="Montevecchi, William" w:date="2018-04-19T12:30:00Z">
        <w:r w:rsidR="00713E89">
          <w:rPr>
            <w:rFonts w:ascii="Times New Roman" w:hAnsi="Times New Roman"/>
            <w:sz w:val="24"/>
            <w:szCs w:val="24"/>
          </w:rPr>
          <w:t>prog</w:t>
        </w:r>
      </w:ins>
      <w:ins w:id="195" w:author="Gail Davoren" w:date="2018-04-19T15:35:00Z">
        <w:r w:rsidR="005004C7">
          <w:rPr>
            <w:rFonts w:ascii="Times New Roman" w:hAnsi="Times New Roman"/>
            <w:sz w:val="24"/>
            <w:szCs w:val="24"/>
          </w:rPr>
          <w:t>r</w:t>
        </w:r>
      </w:ins>
      <w:ins w:id="196" w:author="DFO-MPO" w:date="2018-04-13T12:08:00Z">
        <w:r w:rsidR="009764A0">
          <w:rPr>
            <w:rFonts w:ascii="Times New Roman" w:hAnsi="Times New Roman"/>
            <w:sz w:val="24"/>
            <w:szCs w:val="24"/>
          </w:rPr>
          <w:t>am</w:t>
        </w:r>
      </w:ins>
      <w:proofErr w:type="spellEnd"/>
      <w:r>
        <w:rPr>
          <w:rFonts w:ascii="Times New Roman" w:hAnsi="Times New Roman"/>
          <w:sz w:val="24"/>
          <w:szCs w:val="24"/>
        </w:rPr>
        <w:t xml:space="preserve">. </w:t>
      </w:r>
      <w:ins w:id="197"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w:t>
        </w:r>
        <w:del w:id="198"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199" w:author="Montevecchi, William" w:date="2018-04-17T16:55:00Z">
        <w:r w:rsidR="006A214A">
          <w:rPr>
            <w:rFonts w:ascii="Times New Roman" w:hAnsi="Times New Roman"/>
            <w:sz w:val="24"/>
            <w:szCs w:val="24"/>
          </w:rPr>
          <w:t>a</w:t>
        </w:r>
      </w:ins>
      <w:ins w:id="200" w:author="DFO-MPO" w:date="2018-04-13T12:11:00Z">
        <w:del w:id="201"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202" w:author="DFO-MPO" w:date="2018-04-13T12:12:00Z">
        <w:r w:rsidR="006364AD">
          <w:rPr>
            <w:rFonts w:ascii="Times New Roman" w:hAnsi="Times New Roman"/>
            <w:sz w:val="24"/>
            <w:szCs w:val="24"/>
          </w:rPr>
          <w:t>e</w:t>
        </w:r>
      </w:ins>
      <w:ins w:id="203" w:author="DFO-MPO" w:date="2018-04-13T12:11:00Z">
        <w:r w:rsidR="006364AD">
          <w:rPr>
            <w:rFonts w:ascii="Times New Roman" w:hAnsi="Times New Roman"/>
            <w:sz w:val="24"/>
            <w:szCs w:val="24"/>
          </w:rPr>
          <w:t>e</w:t>
        </w:r>
      </w:ins>
      <w:ins w:id="204" w:author="DFO-MPO" w:date="2018-04-13T12:12:00Z">
        <w:r w:rsidR="006364AD">
          <w:rPr>
            <w:rFonts w:ascii="Times New Roman" w:hAnsi="Times New Roman"/>
            <w:sz w:val="24"/>
            <w:szCs w:val="24"/>
          </w:rPr>
          <w:t>ding fish that are n</w:t>
        </w:r>
      </w:ins>
      <w:ins w:id="205" w:author="DFO-MPO" w:date="2018-04-13T12:13:00Z">
        <w:r w:rsidR="006364AD">
          <w:rPr>
            <w:rFonts w:ascii="Times New Roman" w:hAnsi="Times New Roman"/>
            <w:sz w:val="24"/>
            <w:szCs w:val="24"/>
          </w:rPr>
          <w:t xml:space="preserve">on-migratory. </w:t>
        </w:r>
      </w:ins>
      <w:ins w:id="206" w:author="Gail Davoren" w:date="2018-04-24T11:23:00Z">
        <w:r w:rsidR="001D5B4F">
          <w:rPr>
            <w:rFonts w:ascii="Times New Roman" w:hAnsi="Times New Roman"/>
            <w:sz w:val="24"/>
            <w:szCs w:val="24"/>
          </w:rPr>
          <w:t xml:space="preserve">Indeed, </w:t>
        </w:r>
      </w:ins>
      <w:del w:id="207" w:author="Gail Davoren" w:date="2018-04-24T11:23:00Z">
        <w:r w:rsidDel="001D5B4F">
          <w:rPr>
            <w:rFonts w:ascii="Times New Roman" w:hAnsi="Times New Roman"/>
            <w:sz w:val="24"/>
            <w:szCs w:val="24"/>
          </w:rPr>
          <w:delText xml:space="preserve">Capelin </w:delText>
        </w:r>
      </w:del>
      <w:ins w:id="208"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&lt;EndNote&gt;&lt;Cite&gt;&lt;Author&gt;Gjøsæter&lt;/Author&gt;&lt;Year&gt;1998&lt;/Year&gt;&lt;RecNum&gt;937&lt;/RecNum&gt;&lt;DisplayText&gt;(Gjøsæter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lang w:val="da-DK"/>
        </w:rPr>
        <w:t>(Gjøsæter 1998)</w:t>
      </w:r>
      <w:r>
        <w:rPr>
          <w:rFonts w:ascii="Times New Roman" w:eastAsia="Times New Roman" w:hAnsi="Times New Roman" w:cs="Times New Roman"/>
          <w:sz w:val="24"/>
          <w:szCs w:val="24"/>
        </w:rPr>
        <w:fldChar w:fldCharType="end"/>
      </w:r>
      <w:commentRangeStart w:id="209"/>
      <w:r>
        <w:rPr>
          <w:rFonts w:ascii="Times New Roman" w:hAnsi="Times New Roman"/>
          <w:sz w:val="24"/>
          <w:szCs w:val="24"/>
        </w:rPr>
        <w:t>.</w:t>
      </w:r>
      <w:commentRangeEnd w:id="209"/>
      <w:r>
        <w:commentReference w:id="209"/>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210"/>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&lt;EndNote&gt;&lt;Cite&gt;&lt;Author&gt;Carscadden&lt;/Author&gt;&lt;Year&gt;2013&lt;/Year&gt;&lt;RecNum&gt;717&lt;/RecNum&gt;&lt;Prefix&gt;reviewed in &lt;/Prefix&gt;&lt;DisplayText&gt;(reviewed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noProof/>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211"/>
      <w:r>
        <w:rPr>
          <w:rFonts w:ascii="Times New Roman" w:hAnsi="Times New Roman"/>
          <w:sz w:val="24"/>
          <w:szCs w:val="24"/>
        </w:rPr>
        <w:t>capelin</w:t>
      </w:r>
      <w:commentRangeEnd w:id="211"/>
      <w:r>
        <w:commentReference w:id="211"/>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210"/>
      <w:r w:rsidR="00E951BC">
        <w:rPr>
          <w:rStyle w:val="CommentReference"/>
          <w:rFonts w:ascii="Times New Roman" w:eastAsia="Arial Unicode MS" w:hAnsi="Times New Roman" w:cs="Times New Roman"/>
          <w:color w:val="auto"/>
          <w:lang w:eastAsia="en-US"/>
        </w:rPr>
        <w:commentReference w:id="210"/>
      </w:r>
      <w:commentRangeEnd w:id="164"/>
      <w:r w:rsidR="000321DE">
        <w:rPr>
          <w:rStyle w:val="CommentReference"/>
          <w:rFonts w:ascii="Times New Roman" w:eastAsia="Arial Unicode MS" w:hAnsi="Times New Roman" w:cs="Times New Roman"/>
          <w:color w:val="auto"/>
          <w:lang w:eastAsia="en-US"/>
        </w:rPr>
        <w:commentReference w:id="164"/>
      </w:r>
    </w:p>
    <w:p w14:paraId="3F631232" w14:textId="5BA5D716" w:rsidR="000134ED" w:rsidRPr="000321DE" w:rsidRDefault="000321DE" w:rsidP="000321DE">
      <w:pPr>
        <w:pStyle w:val="Body"/>
        <w:spacing w:after="0" w:line="480" w:lineRule="auto"/>
        <w:ind w:firstLine="720"/>
        <w:rPr>
          <w:rFonts w:ascii="Times New Roman" w:hAnsi="Times New Roman"/>
          <w:sz w:val="24"/>
          <w:szCs w:val="24"/>
          <w:rPrChange w:id="212" w:author="Garry Stenson" w:date="2018-04-25T20:58:00Z">
            <w:rPr>
              <w:rFonts w:ascii="Times New Roman" w:eastAsia="Times New Roman" w:hAnsi="Times New Roman" w:cs="Times New Roman"/>
              <w:sz w:val="24"/>
              <w:szCs w:val="24"/>
            </w:rPr>
          </w:rPrChange>
        </w:rPr>
      </w:pPr>
      <w:ins w:id="213" w:author="Garry Stenson" w:date="2018-04-25T20:58:00Z">
        <w:r>
          <w:rPr>
            <w:rFonts w:ascii="Times New Roman" w:hAnsi="Times New Roman"/>
            <w:sz w:val="24"/>
            <w:szCs w:val="24"/>
          </w:rPr>
          <w:t xml:space="preserve">In order to address concerns </w:t>
        </w:r>
      </w:ins>
      <w:del w:id="214" w:author="Garry Stenson" w:date="2018-04-25T20:58:00Z">
        <w:r w:rsidR="00E5311E" w:rsidDel="000321DE">
          <w:rPr>
            <w:rFonts w:ascii="Times New Roman" w:hAnsi="Times New Roman"/>
            <w:sz w:val="24"/>
            <w:szCs w:val="24"/>
          </w:rPr>
          <w:delText xml:space="preserve">However, </w:delText>
        </w:r>
        <w:commentRangeStart w:id="215"/>
        <w:r w:rsidR="00E5311E" w:rsidDel="000321DE">
          <w:rPr>
            <w:rFonts w:ascii="Times New Roman" w:hAnsi="Times New Roman"/>
            <w:sz w:val="24"/>
            <w:szCs w:val="24"/>
          </w:rPr>
          <w:delText>when concerns were raised</w:delText>
        </w:r>
      </w:del>
      <w:r w:rsidR="00E5311E">
        <w:rPr>
          <w:rFonts w:ascii="Times New Roman" w:hAnsi="Times New Roman"/>
          <w:sz w:val="24"/>
          <w:szCs w:val="24"/>
        </w:rPr>
        <w:t xml:space="preserve"> that the spring acoustic survey may be missing capelin due to a change in spawning timing, repeat acoustic surveys </w:t>
      </w:r>
      <w:ins w:id="216" w:author="DFO-MPO" w:date="2018-04-13T12:14:00Z">
        <w:r w:rsidR="006364AD">
          <w:rPr>
            <w:rFonts w:ascii="Times New Roman" w:hAnsi="Times New Roman"/>
            <w:sz w:val="24"/>
            <w:szCs w:val="24"/>
          </w:rPr>
          <w:t xml:space="preserve">were conducted </w:t>
        </w:r>
      </w:ins>
      <w:r w:rsidR="00E5311E">
        <w:rPr>
          <w:rFonts w:ascii="Times New Roman" w:hAnsi="Times New Roman"/>
          <w:sz w:val="24"/>
          <w:szCs w:val="24"/>
        </w:rPr>
        <w:t xml:space="preserve">in June of 1991 and 2003 </w:t>
      </w:r>
      <w:del w:id="217" w:author="DFO-MPO" w:date="2018-04-13T12:14:00Z">
        <w:r w:rsidR="00E5311E" w:rsidDel="006364AD">
          <w:rPr>
            <w:rFonts w:ascii="Times New Roman" w:hAnsi="Times New Roman"/>
            <w:sz w:val="24"/>
            <w:szCs w:val="24"/>
          </w:rPr>
          <w:delText xml:space="preserve">were conducted </w:delText>
        </w:r>
      </w:del>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These repeat surveys failed to detect a marked change in capelin biomass between survey months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ins w:id="218" w:author="Garry Stenson" w:date="2018-04-25T20:59:00Z">
        <w:r>
          <w:rPr>
            <w:rFonts w:ascii="Times New Roman" w:eastAsia="Times New Roman" w:hAnsi="Times New Roman" w:cs="Times New Roman"/>
            <w:sz w:val="24"/>
            <w:szCs w:val="24"/>
          </w:rPr>
          <w:t xml:space="preserve"> which should occurred if changes in abundance were  simply related to spaw</w:t>
        </w:r>
      </w:ins>
      <w:ins w:id="219" w:author="Garry Stenson" w:date="2018-04-25T21:00:00Z">
        <w:r>
          <w:rPr>
            <w:rFonts w:ascii="Times New Roman" w:eastAsia="Times New Roman" w:hAnsi="Times New Roman" w:cs="Times New Roman"/>
            <w:sz w:val="24"/>
            <w:szCs w:val="24"/>
          </w:rPr>
          <w:t>n</w:t>
        </w:r>
      </w:ins>
      <w:ins w:id="220" w:author="Garry Stenson" w:date="2018-04-25T20:59:00Z">
        <w:r>
          <w:rPr>
            <w:rFonts w:ascii="Times New Roman" w:eastAsia="Times New Roman" w:hAnsi="Times New Roman" w:cs="Times New Roman"/>
            <w:sz w:val="24"/>
            <w:szCs w:val="24"/>
          </w:rPr>
          <w:t xml:space="preserve">ing time </w:t>
        </w:r>
      </w:ins>
      <w:r w:rsidR="00E5311E">
        <w:rPr>
          <w:rFonts w:ascii="Times New Roman" w:hAnsi="Times New Roman"/>
          <w:sz w:val="24"/>
          <w:szCs w:val="24"/>
        </w:rPr>
        <w:t xml:space="preserve">. </w:t>
      </w:r>
      <w:commentRangeEnd w:id="215"/>
      <w:r w:rsidR="005E2C5F">
        <w:rPr>
          <w:rStyle w:val="CommentReference"/>
          <w:rFonts w:ascii="Times New Roman" w:eastAsia="Arial Unicode MS" w:hAnsi="Times New Roman" w:cs="Times New Roman"/>
          <w:color w:val="auto"/>
          <w:lang w:eastAsia="en-US"/>
        </w:rPr>
        <w:commentReference w:id="215"/>
      </w:r>
      <w:r w:rsidR="00E5311E">
        <w:rPr>
          <w:rFonts w:ascii="Times New Roman" w:hAnsi="Times New Roman"/>
          <w:sz w:val="24"/>
          <w:szCs w:val="24"/>
        </w:rPr>
        <w:t xml:space="preserve">A delay </w:t>
      </w:r>
      <w:r w:rsidR="00E5311E">
        <w:rPr>
          <w:rFonts w:ascii="Times New Roman" w:hAnsi="Times New Roman"/>
          <w:sz w:val="24"/>
          <w:szCs w:val="24"/>
        </w:rPr>
        <w:lastRenderedPageBreak/>
        <w:t xml:space="preserve">in migration timing also does not explain the coincidental sudden decline of capelin in the fall acoustic surveys starting in </w:t>
      </w:r>
      <w:proofErr w:type="gramStart"/>
      <w:r w:rsidR="00E5311E">
        <w:rPr>
          <w:rFonts w:ascii="Times New Roman" w:hAnsi="Times New Roman"/>
          <w:sz w:val="24"/>
          <w:szCs w:val="24"/>
        </w:rPr>
        <w:t>1990,</w:t>
      </w:r>
      <w:proofErr w:type="gramEnd"/>
      <w:r w:rsidR="00E5311E">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221" w:author="Regular, Paul" w:date="2018-04-25T08:49:00Z">
        <w:r w:rsidR="00E5311E">
          <w:rPr>
            <w:rFonts w:ascii="Times New Roman" w:hAnsi="Times New Roman"/>
            <w:sz w:val="24"/>
            <w:szCs w:val="24"/>
          </w:rPr>
          <w:delText>The</w:delText>
        </w:r>
      </w:del>
      <w:ins w:id="222" w:author="Regular, Paul" w:date="2018-04-25T08:49:00Z">
        <w:r w:rsidR="00E5311E">
          <w:rPr>
            <w:rFonts w:ascii="Times New Roman" w:hAnsi="Times New Roman"/>
            <w:sz w:val="24"/>
            <w:szCs w:val="24"/>
          </w:rPr>
          <w:t>The</w:t>
        </w:r>
      </w:ins>
      <w:ins w:id="223" w:author="Gail Davoren" w:date="2018-04-24T11:28:00Z">
        <w:r w:rsidR="00A808E5">
          <w:rPr>
            <w:rFonts w:ascii="Times New Roman" w:hAnsi="Times New Roman"/>
            <w:sz w:val="24"/>
            <w:szCs w:val="24"/>
          </w:rPr>
          <w:t xml:space="preserve">refore, </w:t>
        </w:r>
      </w:ins>
      <w:ins w:id="224" w:author="Garry Stenson" w:date="2018-04-25T21:00:00Z">
        <w:r>
          <w:rPr>
            <w:rFonts w:ascii="Times New Roman" w:hAnsi="Times New Roman"/>
            <w:sz w:val="24"/>
            <w:szCs w:val="24"/>
          </w:rPr>
          <w:t xml:space="preserve">the dramatic decline in abundance of capelin in both </w:t>
        </w:r>
      </w:ins>
      <w:ins w:id="225" w:author="Gail Davoren" w:date="2018-04-24T11:28:00Z">
        <w:r w:rsidR="00A808E5">
          <w:rPr>
            <w:rFonts w:ascii="Times New Roman" w:hAnsi="Times New Roman"/>
            <w:sz w:val="24"/>
            <w:szCs w:val="24"/>
          </w:rPr>
          <w:t>the</w:t>
        </w:r>
      </w:ins>
      <w:r w:rsidR="00E5311E">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226"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35990F23" w:rsidR="000134ED" w:rsidRDefault="00E5311E">
      <w:pPr>
        <w:pStyle w:val="Body"/>
        <w:spacing w:after="0" w:line="480" w:lineRule="auto"/>
        <w:rPr>
          <w:del w:id="227"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228" w:author="Regular, Paul" w:date="2018-04-25T08:49:00Z">
            <w:rPr/>
          </w:rPrChange>
        </w:rPr>
        <w:fldChar w:fldCharType="begin"/>
      </w:r>
      <w:r w:rsidR="00D20345">
        <w:rPr>
          <w:rFonts w:ascii="Times New Roman" w:hAnsi="Times New Roman"/>
          <w:sz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29" w:author="Regular, Paul" w:date="2018-04-25T08:49:00Z">
            <w:rPr/>
          </w:rPrChange>
        </w:rPr>
        <w:fldChar w:fldCharType="separate"/>
      </w:r>
      <w:r w:rsidR="00D20345" w:rsidRPr="00D20345">
        <w:rPr>
          <w:rFonts w:ascii="Times New Roman" w:eastAsia="Times New Roman" w:hAnsi="Times New Roman" w:cs="Times New Roman"/>
          <w:noProof/>
          <w:sz w:val="24"/>
          <w:szCs w:val="24"/>
        </w:rPr>
        <w:t>(Frank et al. 2016)</w:t>
      </w:r>
      <w:r>
        <w:rPr>
          <w:rFonts w:ascii="Times New Roman" w:hAnsi="Times New Roman"/>
          <w:sz w:val="24"/>
          <w:rPrChange w:id="230"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231"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232"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233"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234"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 xml:space="preserve">capelin </w:t>
      </w:r>
      <w:proofErr w:type="gramStart"/>
      <w:r>
        <w:rPr>
          <w:rFonts w:ascii="Times New Roman" w:hAnsi="Times New Roman"/>
          <w:sz w:val="24"/>
          <w:szCs w:val="24"/>
        </w:rPr>
        <w:t>were</w:t>
      </w:r>
      <w:proofErr w:type="gramEnd"/>
      <w:r>
        <w:rPr>
          <w:rFonts w:ascii="Times New Roman" w:hAnsi="Times New Roman"/>
          <w:sz w:val="24"/>
          <w:szCs w:val="24"/>
        </w:rPr>
        <w:t xml:space="preserve"> classed as mature</w:t>
      </w:r>
      <w:ins w:id="235" w:author="Regular, Paul" w:date="2018-04-24T16:48:00Z">
        <w:r w:rsidR="00E6139D">
          <w:rPr>
            <w:rFonts w:ascii="Times New Roman" w:hAnsi="Times New Roman"/>
            <w:sz w:val="24"/>
            <w:szCs w:val="24"/>
          </w:rPr>
          <w:t xml:space="preserve">; </w:t>
        </w:r>
      </w:ins>
      <w:ins w:id="236" w:author="Regular, Paul" w:date="2018-04-24T16:50:00Z">
        <w:r w:rsidR="009125B6">
          <w:rPr>
            <w:rFonts w:ascii="Times New Roman" w:hAnsi="Times New Roman"/>
            <w:sz w:val="24"/>
            <w:szCs w:val="24"/>
          </w:rPr>
          <w:t xml:space="preserve">the percentage of mature age-2’s increased substantially following 1991 to ~ 25 </w:t>
        </w:r>
      </w:ins>
      <w:ins w:id="237" w:author="Regular, Paul" w:date="2018-04-24T16:51:00Z">
        <w:r w:rsidR="009125B6">
          <w:rPr>
            <w:rFonts w:ascii="Times New Roman" w:hAnsi="Times New Roman"/>
            <w:sz w:val="24"/>
            <w:szCs w:val="24"/>
          </w:rPr>
          <w:t>–</w:t>
        </w:r>
      </w:ins>
      <w:ins w:id="238" w:author="Regular, Paul" w:date="2018-04-24T16:50:00Z">
        <w:r w:rsidR="009125B6">
          <w:rPr>
            <w:rFonts w:ascii="Times New Roman" w:hAnsi="Times New Roman"/>
            <w:sz w:val="24"/>
            <w:szCs w:val="24"/>
          </w:rPr>
          <w:t xml:space="preserve"> 7</w:t>
        </w:r>
      </w:ins>
      <w:ins w:id="239" w:author="Regular, Paul" w:date="2018-04-24T16:51:00Z">
        <w:r w:rsidR="009125B6">
          <w:rPr>
            <w:rFonts w:ascii="Times New Roman" w:hAnsi="Times New Roman"/>
            <w:sz w:val="24"/>
            <w:szCs w:val="24"/>
          </w:rPr>
          <w:t>5</w:t>
        </w:r>
      </w:ins>
      <w:ins w:id="240" w:author="Regular, Paul" w:date="2018-04-24T16:50:00Z">
        <w:r w:rsidR="009125B6">
          <w:rPr>
            <w:rFonts w:ascii="Times New Roman" w:hAnsi="Times New Roman"/>
            <w:sz w:val="24"/>
            <w:szCs w:val="24"/>
          </w:rPr>
          <w:t>%</w:t>
        </w:r>
      </w:ins>
      <w:ins w:id="241" w:author="Regular, Paul" w:date="2018-04-24T16:51:00Z">
        <w:r w:rsidR="009125B6">
          <w:rPr>
            <w:rFonts w:ascii="Times New Roman" w:hAnsi="Times New Roman"/>
            <w:sz w:val="24"/>
            <w:szCs w:val="24"/>
          </w:rPr>
          <w:t xml:space="preserve">. </w:t>
        </w:r>
      </w:ins>
      <w:ins w:id="242" w:author="Montevecchi, William" w:date="2018-04-17T21:40:00Z">
        <w:del w:id="243" w:author="Regular, Paul" w:date="2018-04-24T16:48:00Z">
          <w:r w:rsidR="003F7A72">
            <w:rPr>
              <w:rFonts w:ascii="Times New Roman" w:hAnsi="Times New Roman"/>
              <w:sz w:val="24"/>
              <w:szCs w:val="24"/>
            </w:rPr>
            <w:delText>,</w:delText>
          </w:r>
        </w:del>
      </w:ins>
      <w:del w:id="244" w:author="Regular, Paul" w:date="2018-04-24T16:48:00Z">
        <w:r>
          <w:rPr>
            <w:rFonts w:ascii="Times New Roman" w:hAnsi="Times New Roman"/>
            <w:sz w:val="24"/>
            <w:szCs w:val="24"/>
          </w:rPr>
          <w:delText xml:space="preserve"> </w:delText>
        </w:r>
      </w:del>
      <w:del w:id="245"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246" w:author="Montevecchi, William" w:date="2018-04-17T21:44:00Z">
        <w:del w:id="247" w:author="Regular, Paul" w:date="2018-04-24T16:51:00Z">
          <w:r w:rsidR="003F7A72">
            <w:rPr>
              <w:rFonts w:ascii="Times New Roman" w:hAnsi="Times New Roman"/>
              <w:sz w:val="24"/>
              <w:szCs w:val="24"/>
            </w:rPr>
            <w:delText>N</w:delText>
          </w:r>
        </w:del>
      </w:ins>
      <w:del w:id="248" w:author="Montevecchi, William" w:date="2018-04-17T21:44:00Z">
        <w:r w:rsidDel="003F7A72">
          <w:rPr>
            <w:rFonts w:ascii="Times New Roman" w:hAnsi="Times New Roman"/>
            <w:sz w:val="24"/>
            <w:szCs w:val="24"/>
          </w:rPr>
          <w:delText>At age-4, n</w:delText>
        </w:r>
      </w:del>
      <w:del w:id="249" w:author="Regular, Paul" w:date="2018-04-24T16:51:00Z">
        <w:r>
          <w:rPr>
            <w:rFonts w:ascii="Times New Roman" w:hAnsi="Times New Roman"/>
            <w:sz w:val="24"/>
            <w:szCs w:val="24"/>
          </w:rPr>
          <w:delText xml:space="preserve">early all </w:delText>
        </w:r>
      </w:del>
      <w:ins w:id="250" w:author="Montevecchi, William" w:date="2018-04-17T21:44:00Z">
        <w:del w:id="251" w:author="Regular, Paul" w:date="2018-04-24T16:51:00Z">
          <w:r w:rsidR="003F7A72">
            <w:rPr>
              <w:rFonts w:ascii="Times New Roman" w:hAnsi="Times New Roman"/>
              <w:sz w:val="24"/>
              <w:szCs w:val="24"/>
            </w:rPr>
            <w:delText xml:space="preserve">age-4 </w:delText>
          </w:r>
        </w:del>
      </w:ins>
      <w:del w:id="252" w:author="Regular, Paul" w:date="2018-04-24T16:51:00Z">
        <w:r>
          <w:rPr>
            <w:rFonts w:ascii="Times New Roman" w:hAnsi="Times New Roman"/>
            <w:sz w:val="24"/>
            <w:szCs w:val="24"/>
          </w:rPr>
          <w:delText>capelin were classed as mature on a consistent basis. Between 1991 and 1999, data on capelin maturity w</w:delText>
        </w:r>
      </w:del>
      <w:ins w:id="253" w:author="Montevecchi, William" w:date="2018-04-17T21:45:00Z">
        <w:del w:id="254" w:author="Regular, Paul" w:date="2018-04-24T16:51:00Z">
          <w:r w:rsidR="003F7A72">
            <w:rPr>
              <w:rFonts w:ascii="Times New Roman" w:hAnsi="Times New Roman"/>
              <w:sz w:val="24"/>
              <w:szCs w:val="24"/>
            </w:rPr>
            <w:delText xml:space="preserve">ere </w:delText>
          </w:r>
        </w:del>
      </w:ins>
      <w:del w:id="255" w:author="Montevecchi, William" w:date="2018-04-17T21:45:00Z">
        <w:r w:rsidDel="003F7A72">
          <w:rPr>
            <w:rFonts w:ascii="Times New Roman" w:hAnsi="Times New Roman"/>
            <w:sz w:val="24"/>
            <w:szCs w:val="24"/>
          </w:rPr>
          <w:delText>as</w:delText>
        </w:r>
      </w:del>
      <w:del w:id="256" w:author="Montevecchi, William" w:date="2018-04-17T21:44:00Z">
        <w:r w:rsidDel="003F7A72">
          <w:rPr>
            <w:rFonts w:ascii="Times New Roman" w:hAnsi="Times New Roman"/>
            <w:sz w:val="24"/>
            <w:szCs w:val="24"/>
          </w:rPr>
          <w:delText xml:space="preserve"> </w:delText>
        </w:r>
      </w:del>
      <w:del w:id="257" w:author="Regular, Paul" w:date="2018-04-24T16:51:00Z">
        <w:r>
          <w:rPr>
            <w:rFonts w:ascii="Times New Roman" w:hAnsi="Times New Roman"/>
            <w:sz w:val="24"/>
            <w:szCs w:val="24"/>
          </w:rPr>
          <w:delText>sparse, but from the limited data</w:delText>
        </w:r>
      </w:del>
      <w:del w:id="258" w:author="Montevecchi, William" w:date="2018-04-17T21:45:00Z">
        <w:r w:rsidDel="003F7A72">
          <w:rPr>
            <w:rFonts w:ascii="Times New Roman" w:hAnsi="Times New Roman"/>
            <w:sz w:val="24"/>
            <w:szCs w:val="24"/>
          </w:rPr>
          <w:delText xml:space="preserve"> that were</w:delText>
        </w:r>
      </w:del>
      <w:del w:id="259" w:author="Regular, Paul" w:date="2018-04-24T16:51:00Z">
        <w:r>
          <w:rPr>
            <w:rFonts w:ascii="Times New Roman" w:hAnsi="Times New Roman"/>
            <w:sz w:val="24"/>
            <w:szCs w:val="24"/>
          </w:rPr>
          <w:delText xml:space="preserve"> available, it appears that there was a general increase in the percentages of </w:delText>
        </w:r>
      </w:del>
      <w:ins w:id="260" w:author="Montevecchi, William" w:date="2018-04-17T21:45:00Z">
        <w:del w:id="261" w:author="Regular, Paul" w:date="2018-04-24T16:51:00Z">
          <w:r w:rsidR="003F7A72">
            <w:rPr>
              <w:rFonts w:ascii="Times New Roman" w:hAnsi="Times New Roman"/>
              <w:sz w:val="24"/>
              <w:szCs w:val="24"/>
            </w:rPr>
            <w:delText xml:space="preserve">mature </w:delText>
          </w:r>
        </w:del>
      </w:ins>
      <w:del w:id="262" w:author="Regular, Paul" w:date="2018-04-24T16:51:00Z">
        <w:r>
          <w:rPr>
            <w:rFonts w:ascii="Times New Roman" w:hAnsi="Times New Roman"/>
            <w:sz w:val="24"/>
            <w:szCs w:val="24"/>
          </w:rPr>
          <w:delText xml:space="preserve">ages-2 and 3 </w:delText>
        </w:r>
      </w:del>
      <w:del w:id="263" w:author="Montevecchi, William" w:date="2018-04-17T21:45:00Z">
        <w:r w:rsidDel="003F7A72">
          <w:rPr>
            <w:rFonts w:ascii="Times New Roman" w:hAnsi="Times New Roman"/>
            <w:sz w:val="24"/>
            <w:szCs w:val="24"/>
          </w:rPr>
          <w:delText>that were mature</w:delText>
        </w:r>
      </w:del>
      <w:ins w:id="264" w:author="Montevecchi, William" w:date="2018-04-17T21:45:00Z">
        <w:del w:id="265" w:author="Regular, Paul" w:date="2018-04-24T16:51:00Z">
          <w:r w:rsidR="003F7A72">
            <w:rPr>
              <w:rFonts w:ascii="Times New Roman" w:hAnsi="Times New Roman"/>
              <w:sz w:val="24"/>
              <w:szCs w:val="24"/>
            </w:rPr>
            <w:delText>capelin</w:delText>
          </w:r>
        </w:del>
      </w:ins>
      <w:del w:id="266" w:author="Regular, Paul" w:date="2018-04-24T16:51:00Z">
        <w:r>
          <w:rPr>
            <w:rFonts w:ascii="Times New Roman" w:hAnsi="Times New Roman"/>
            <w:sz w:val="24"/>
            <w:szCs w:val="24"/>
          </w:rPr>
          <w:delText xml:space="preserve"> (Fig. 3). From 2000-2010, 57% </w:delText>
        </w:r>
      </w:del>
      <w:ins w:id="267" w:author="DFO-MPO" w:date="2018-04-13T12:15:00Z">
        <w:del w:id="268" w:author="Regular, Paul" w:date="2018-04-24T16:51:00Z">
          <w:r w:rsidR="006364AD">
            <w:rPr>
              <w:rFonts w:ascii="Times New Roman" w:hAnsi="Times New Roman"/>
              <w:sz w:val="24"/>
              <w:szCs w:val="24"/>
            </w:rPr>
            <w:delText xml:space="preserve">of </w:delText>
          </w:r>
        </w:del>
      </w:ins>
      <w:del w:id="269" w:author="Regular, Paul" w:date="2018-04-24T16:51:00Z">
        <w:r>
          <w:rPr>
            <w:rFonts w:ascii="Times New Roman" w:hAnsi="Times New Roman"/>
            <w:sz w:val="24"/>
            <w:szCs w:val="24"/>
          </w:rPr>
          <w:delText xml:space="preserve">age-2 and 99% </w:delText>
        </w:r>
      </w:del>
      <w:ins w:id="270" w:author="DFO-MPO" w:date="2018-04-13T12:15:00Z">
        <w:del w:id="271" w:author="Regular, Paul" w:date="2018-04-24T16:51:00Z">
          <w:r w:rsidR="006364AD">
            <w:rPr>
              <w:rFonts w:ascii="Times New Roman" w:hAnsi="Times New Roman"/>
              <w:sz w:val="24"/>
              <w:szCs w:val="24"/>
            </w:rPr>
            <w:delText xml:space="preserve">of </w:delText>
          </w:r>
        </w:del>
      </w:ins>
      <w:del w:id="272" w:author="Regular, Paul" w:date="2018-04-24T16:51:00Z">
        <w:r>
          <w:rPr>
            <w:rFonts w:ascii="Times New Roman" w:hAnsi="Times New Roman"/>
            <w:sz w:val="24"/>
            <w:szCs w:val="24"/>
          </w:rPr>
          <w:delText xml:space="preserve">age-3 </w:delText>
        </w:r>
      </w:del>
      <w:ins w:id="273" w:author="DFO-MPO" w:date="2018-04-13T12:15:00Z">
        <w:del w:id="274" w:author="Regular, Paul" w:date="2018-04-24T16:51:00Z">
          <w:r w:rsidR="006364AD">
            <w:rPr>
              <w:rFonts w:ascii="Times New Roman" w:hAnsi="Times New Roman"/>
              <w:sz w:val="24"/>
              <w:szCs w:val="24"/>
            </w:rPr>
            <w:delText xml:space="preserve">capelin </w:delText>
          </w:r>
        </w:del>
      </w:ins>
      <w:del w:id="275" w:author="Regular, Paul" w:date="2018-04-24T16:51:00Z">
        <w:r>
          <w:rPr>
            <w:rFonts w:ascii="Times New Roman" w:hAnsi="Times New Roman"/>
            <w:sz w:val="24"/>
            <w:szCs w:val="24"/>
          </w:rPr>
          <w:delText xml:space="preserve">were mature, which </w:delText>
        </w:r>
      </w:del>
      <w:del w:id="276" w:author="DFO-MPO" w:date="2018-04-13T12:20:00Z">
        <w:r w:rsidDel="004939C2">
          <w:rPr>
            <w:rFonts w:ascii="Times New Roman" w:hAnsi="Times New Roman"/>
            <w:sz w:val="24"/>
            <w:szCs w:val="24"/>
          </w:rPr>
          <w:delText xml:space="preserve">was </w:delText>
        </w:r>
        <w:r w:rsidDel="004939C2">
          <w:rPr>
            <w:rFonts w:ascii="Times New Roman" w:hAnsi="Times New Roman"/>
            <w:sz w:val="24"/>
            <w:szCs w:val="24"/>
          </w:rPr>
          <w:lastRenderedPageBreak/>
          <w:delText>a</w:delText>
        </w:r>
      </w:del>
      <w:ins w:id="277" w:author="DFO-MPO" w:date="2018-04-13T12:20:00Z">
        <w:del w:id="278" w:author="Regular, Paul" w:date="2018-04-24T16:51:00Z">
          <w:r w:rsidR="004939C2">
            <w:rPr>
              <w:rFonts w:ascii="Times New Roman" w:hAnsi="Times New Roman"/>
              <w:sz w:val="24"/>
              <w:szCs w:val="24"/>
            </w:rPr>
            <w:delText>were</w:delText>
          </w:r>
        </w:del>
      </w:ins>
      <w:del w:id="279" w:author="Regular, Paul" w:date="2018-04-24T16:51:00Z">
        <w:r>
          <w:rPr>
            <w:rFonts w:ascii="Times New Roman" w:hAnsi="Times New Roman"/>
            <w:sz w:val="24"/>
            <w:szCs w:val="24"/>
          </w:rPr>
          <w:delText xml:space="preserve"> </w:delText>
        </w:r>
      </w:del>
      <w:ins w:id="280" w:author="DFO-MPO" w:date="2018-04-13T12:16:00Z">
        <w:del w:id="281" w:author="Regular, Paul" w:date="2018-04-24T16:51:00Z">
          <w:r w:rsidR="006364AD">
            <w:rPr>
              <w:rFonts w:ascii="Times New Roman" w:hAnsi="Times New Roman"/>
              <w:sz w:val="24"/>
              <w:szCs w:val="24"/>
            </w:rPr>
            <w:delText xml:space="preserve">large </w:delText>
          </w:r>
        </w:del>
      </w:ins>
      <w:commentRangeStart w:id="282"/>
      <w:del w:id="283" w:author="DFO-MPO" w:date="2018-04-13T12:16:00Z">
        <w:r w:rsidDel="006364AD">
          <w:rPr>
            <w:rFonts w:ascii="Times New Roman" w:hAnsi="Times New Roman"/>
            <w:sz w:val="24"/>
            <w:szCs w:val="24"/>
          </w:rPr>
          <w:delText>significant</w:delText>
        </w:r>
        <w:commentRangeEnd w:id="282"/>
        <w:r w:rsidR="006364AD" w:rsidDel="006364AD">
          <w:rPr>
            <w:rStyle w:val="CommentReference"/>
            <w:rFonts w:ascii="Times New Roman" w:eastAsia="Arial Unicode MS" w:hAnsi="Times New Roman" w:cs="Times New Roman"/>
            <w:color w:val="auto"/>
            <w:lang w:eastAsia="en-US"/>
          </w:rPr>
          <w:commentReference w:id="282"/>
        </w:r>
        <w:r w:rsidDel="006364AD">
          <w:rPr>
            <w:rFonts w:ascii="Times New Roman" w:hAnsi="Times New Roman"/>
            <w:sz w:val="24"/>
            <w:szCs w:val="24"/>
          </w:rPr>
          <w:delText xml:space="preserve"> </w:delText>
        </w:r>
      </w:del>
      <w:del w:id="284" w:author="Regular, Paul" w:date="2018-04-24T16:51:00Z">
        <w:r>
          <w:rPr>
            <w:rFonts w:ascii="Times New Roman" w:hAnsi="Times New Roman"/>
            <w:sz w:val="24"/>
            <w:szCs w:val="24"/>
          </w:rPr>
          <w:delText>increase</w:delText>
        </w:r>
      </w:del>
      <w:ins w:id="285" w:author="DFO-MPO" w:date="2018-04-13T12:20:00Z">
        <w:del w:id="286" w:author="Regular, Paul" w:date="2018-04-24T16:51:00Z">
          <w:r w:rsidR="004939C2">
            <w:rPr>
              <w:rFonts w:ascii="Times New Roman" w:hAnsi="Times New Roman"/>
              <w:sz w:val="24"/>
              <w:szCs w:val="24"/>
            </w:rPr>
            <w:delText xml:space="preserve">s in maturity rates </w:delText>
          </w:r>
        </w:del>
      </w:ins>
      <w:del w:id="287" w:author="DFO-MPO" w:date="2018-04-13T12:21:00Z">
        <w:r w:rsidDel="004939C2">
          <w:rPr>
            <w:rFonts w:ascii="Times New Roman" w:hAnsi="Times New Roman"/>
            <w:sz w:val="24"/>
            <w:szCs w:val="24"/>
          </w:rPr>
          <w:delText xml:space="preserve"> </w:delText>
        </w:r>
      </w:del>
      <w:ins w:id="288" w:author="DFO-MPO" w:date="2018-04-13T12:21:00Z">
        <w:del w:id="289" w:author="Regular, Paul" w:date="2018-04-24T16:51:00Z">
          <w:r w:rsidR="004939C2">
            <w:rPr>
              <w:rFonts w:ascii="Times New Roman" w:hAnsi="Times New Roman"/>
              <w:sz w:val="24"/>
              <w:szCs w:val="24"/>
            </w:rPr>
            <w:delText xml:space="preserve">compared to </w:delText>
          </w:r>
        </w:del>
      </w:ins>
      <w:del w:id="290" w:author="DFO-MPO" w:date="2018-04-13T12:21:00Z">
        <w:r w:rsidDel="004939C2">
          <w:rPr>
            <w:rFonts w:ascii="Times New Roman" w:hAnsi="Times New Roman"/>
            <w:sz w:val="24"/>
            <w:szCs w:val="24"/>
          </w:rPr>
          <w:delText>from 1</w:delText>
        </w:r>
      </w:del>
      <w:ins w:id="291" w:author="DFO-MPO" w:date="2018-04-13T12:21:00Z">
        <w:del w:id="292" w:author="Regular, Paul" w:date="2018-04-24T16:51:00Z">
          <w:r w:rsidR="004939C2">
            <w:rPr>
              <w:rFonts w:ascii="Times New Roman" w:hAnsi="Times New Roman"/>
              <w:sz w:val="24"/>
              <w:szCs w:val="24"/>
            </w:rPr>
            <w:delText>1</w:delText>
          </w:r>
        </w:del>
      </w:ins>
      <w:del w:id="293" w:author="Regular, Paul" w:date="2018-04-24T16:51:00Z">
        <w:r>
          <w:rPr>
            <w:rFonts w:ascii="Times New Roman" w:hAnsi="Times New Roman"/>
            <w:sz w:val="24"/>
            <w:szCs w:val="24"/>
          </w:rPr>
          <w:delText xml:space="preserve">982-1990 (Fig. 3). From 2010-2015, the </w:delText>
        </w:r>
      </w:del>
      <w:del w:id="294" w:author="DFO-MPO" w:date="2018-04-13T12:21:00Z">
        <w:r w:rsidDel="004939C2">
          <w:rPr>
            <w:rFonts w:ascii="Times New Roman" w:hAnsi="Times New Roman"/>
            <w:sz w:val="24"/>
            <w:szCs w:val="24"/>
          </w:rPr>
          <w:delText>proportion</w:delText>
        </w:r>
      </w:del>
      <w:ins w:id="295" w:author="DFO-MPO" w:date="2018-04-13T12:21:00Z">
        <w:del w:id="296" w:author="Regular, Paul" w:date="2018-04-24T16:51:00Z">
          <w:r w:rsidR="004939C2">
            <w:rPr>
              <w:rFonts w:ascii="Times New Roman" w:hAnsi="Times New Roman"/>
              <w:sz w:val="24"/>
              <w:szCs w:val="24"/>
            </w:rPr>
            <w:delText>percentage</w:delText>
          </w:r>
        </w:del>
      </w:ins>
      <w:del w:id="297" w:author="Regular, Paul" w:date="2018-04-24T16:51:00Z">
        <w:r>
          <w:rPr>
            <w:rFonts w:ascii="Times New Roman" w:hAnsi="Times New Roman"/>
            <w:sz w:val="24"/>
            <w:szCs w:val="24"/>
          </w:rPr>
          <w:delText xml:space="preserve"> of mature age-2</w:delText>
        </w:r>
      </w:del>
      <w:del w:id="298" w:author="Gail Davoren" w:date="2018-04-24T11:31:00Z">
        <w:r w:rsidDel="009A429C">
          <w:rPr>
            <w:rFonts w:ascii="Times New Roman" w:hAnsi="Times New Roman"/>
            <w:sz w:val="24"/>
            <w:szCs w:val="24"/>
          </w:rPr>
          <w:delText>’</w:delText>
        </w:r>
      </w:del>
      <w:del w:id="299" w:author="Regular, Paul" w:date="2018-04-24T16:51:00Z">
        <w:r>
          <w:rPr>
            <w:rFonts w:ascii="Times New Roman" w:hAnsi="Times New Roman"/>
            <w:sz w:val="24"/>
            <w:szCs w:val="24"/>
          </w:rPr>
          <w:delText>s declined substantially to 40%</w:delText>
        </w:r>
      </w:del>
      <w:ins w:id="300" w:author="Montevecchi, William" w:date="2018-04-17T21:47:00Z">
        <w:del w:id="301" w:author="Regular, Paul" w:date="2018-04-24T16:51:00Z">
          <w:r w:rsidR="003F7A72">
            <w:rPr>
              <w:rFonts w:ascii="Times New Roman" w:hAnsi="Times New Roman"/>
              <w:sz w:val="24"/>
              <w:szCs w:val="24"/>
            </w:rPr>
            <w:delText xml:space="preserve">, </w:delText>
          </w:r>
        </w:del>
      </w:ins>
      <w:del w:id="302" w:author="Montevecchi, William" w:date="2018-04-17T21:47:00Z">
        <w:r w:rsidDel="003F7A72">
          <w:rPr>
            <w:rFonts w:ascii="Times New Roman" w:hAnsi="Times New Roman"/>
            <w:sz w:val="24"/>
            <w:szCs w:val="24"/>
          </w:rPr>
          <w:delText xml:space="preserve"> </w:delText>
        </w:r>
      </w:del>
      <w:ins w:id="303" w:author="DFO-MPO" w:date="2018-04-13T12:21:00Z">
        <w:del w:id="304" w:author="Montevecchi, William" w:date="2018-04-17T21:47:00Z">
          <w:r w:rsidR="004939C2" w:rsidDel="003F7A72">
            <w:rPr>
              <w:rFonts w:ascii="Times New Roman" w:hAnsi="Times New Roman"/>
              <w:sz w:val="24"/>
              <w:szCs w:val="24"/>
            </w:rPr>
            <w:delText xml:space="preserve">being mature </w:delText>
          </w:r>
        </w:del>
      </w:ins>
      <w:del w:id="305" w:author="Regular, Paul" w:date="2018-04-24T16:51:00Z">
        <w:r>
          <w:rPr>
            <w:rFonts w:ascii="Times New Roman" w:hAnsi="Times New Roman"/>
            <w:sz w:val="24"/>
            <w:szCs w:val="24"/>
          </w:rPr>
          <w:delText xml:space="preserve">and the </w:delText>
        </w:r>
      </w:del>
      <w:del w:id="306" w:author="DFO-MPO" w:date="2018-04-13T12:21:00Z">
        <w:r w:rsidDel="004939C2">
          <w:rPr>
            <w:rFonts w:ascii="Times New Roman" w:hAnsi="Times New Roman"/>
            <w:sz w:val="24"/>
            <w:szCs w:val="24"/>
          </w:rPr>
          <w:delText>proportion</w:delText>
        </w:r>
      </w:del>
      <w:ins w:id="307" w:author="DFO-MPO" w:date="2018-04-13T12:21:00Z">
        <w:del w:id="308" w:author="Regular, Paul" w:date="2018-04-24T16:51:00Z">
          <w:r w:rsidR="004939C2">
            <w:rPr>
              <w:rFonts w:ascii="Times New Roman" w:hAnsi="Times New Roman"/>
              <w:sz w:val="24"/>
              <w:szCs w:val="24"/>
            </w:rPr>
            <w:delText>percentage</w:delText>
          </w:r>
        </w:del>
      </w:ins>
      <w:del w:id="309" w:author="Regular, Paul" w:date="2018-04-24T16:51:00Z">
        <w:r>
          <w:rPr>
            <w:rFonts w:ascii="Times New Roman" w:hAnsi="Times New Roman"/>
            <w:sz w:val="24"/>
            <w:szCs w:val="24"/>
          </w:rPr>
          <w:delText xml:space="preserve"> of mature age-3</w:delText>
        </w:r>
      </w:del>
      <w:del w:id="310" w:author="Gail Davoren" w:date="2018-04-24T11:31:00Z">
        <w:r w:rsidDel="009A429C">
          <w:rPr>
            <w:rFonts w:ascii="Times New Roman" w:hAnsi="Times New Roman"/>
            <w:sz w:val="24"/>
            <w:szCs w:val="24"/>
          </w:rPr>
          <w:delText>’</w:delText>
        </w:r>
      </w:del>
      <w:del w:id="311" w:author="Regular, Paul" w:date="2018-04-24T16:51:00Z">
        <w:r>
          <w:rPr>
            <w:rFonts w:ascii="Times New Roman" w:hAnsi="Times New Roman"/>
            <w:sz w:val="24"/>
            <w:szCs w:val="24"/>
          </w:rPr>
          <w:delText>s ex</w:delText>
        </w:r>
      </w:del>
      <w:ins w:id="312" w:author="Montevecchi, William" w:date="2018-04-17T21:47:00Z">
        <w:del w:id="313" w:author="Regular, Paul" w:date="2018-04-24T16:51:00Z">
          <w:r w:rsidR="003F7A72">
            <w:rPr>
              <w:rFonts w:ascii="Times New Roman" w:hAnsi="Times New Roman"/>
              <w:sz w:val="24"/>
              <w:szCs w:val="24"/>
            </w:rPr>
            <w:delText>hibit</w:delText>
          </w:r>
        </w:del>
      </w:ins>
      <w:del w:id="314" w:author="Montevecchi, William" w:date="2018-04-17T21:47:00Z">
        <w:r w:rsidDel="003F7A72">
          <w:rPr>
            <w:rFonts w:ascii="Times New Roman" w:hAnsi="Times New Roman"/>
            <w:sz w:val="24"/>
            <w:szCs w:val="24"/>
          </w:rPr>
          <w:delText>perienc</w:delText>
        </w:r>
      </w:del>
      <w:del w:id="315" w:author="Regular, Paul" w:date="2018-04-24T16:51:00Z">
        <w:r>
          <w:rPr>
            <w:rFonts w:ascii="Times New Roman" w:hAnsi="Times New Roman"/>
            <w:sz w:val="24"/>
            <w:szCs w:val="24"/>
          </w:rPr>
          <w:delText xml:space="preserve">ed a smaller decline to 93% (Fig. 3). </w:delText>
        </w:r>
      </w:del>
    </w:p>
    <w:p w14:paraId="68554032" w14:textId="11C35931" w:rsidR="000134ED" w:rsidRDefault="00E5311E">
      <w:pPr>
        <w:pStyle w:val="Body"/>
        <w:spacing w:after="0" w:line="480" w:lineRule="auto"/>
        <w:ind w:firstLine="720"/>
        <w:rPr>
          <w:rFonts w:ascii="Times New Roman" w:eastAsia="Times New Roman" w:hAnsi="Times New Roman" w:cs="Times New Roman"/>
          <w:sz w:val="24"/>
          <w:szCs w:val="24"/>
        </w:rPr>
        <w:pPrChange w:id="316" w:author="Regular, Paul" w:date="2018-04-25T08:49:00Z">
          <w:pPr>
            <w:pStyle w:val="Body"/>
            <w:spacing w:after="0" w:line="480" w:lineRule="auto"/>
          </w:pPr>
        </w:pPrChange>
      </w:pPr>
      <w:r>
        <w:rPr>
          <w:rFonts w:ascii="Times New Roman" w:hAnsi="Times New Roman"/>
          <w:sz w:val="24"/>
          <w:szCs w:val="24"/>
        </w:rPr>
        <w:t xml:space="preserve">While </w:t>
      </w:r>
      <w:del w:id="317"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318"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&lt;EndNote&gt;&lt;Cite&gt;&lt;Author&gt;Shuter&lt;/Author&gt;&lt;Year&gt;1990&lt;/Year&gt;&lt;RecNum&gt;939&lt;/RecNum&gt;&lt;DisplayText&gt;(Shuter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319"/>
      <w:r>
        <w:rPr>
          <w:rFonts w:ascii="Times New Roman" w:hAnsi="Times New Roman"/>
          <w:sz w:val="24"/>
          <w:szCs w:val="24"/>
        </w:rPr>
        <w:t xml:space="preserve">shifts </w:t>
      </w:r>
      <w:commentRangeEnd w:id="319"/>
      <w:r w:rsidR="000D127F">
        <w:rPr>
          <w:rStyle w:val="CommentReference"/>
          <w:rFonts w:ascii="Times New Roman" w:eastAsia="Arial Unicode MS" w:hAnsi="Times New Roman" w:cs="Times New Roman"/>
          <w:color w:val="auto"/>
          <w:lang w:eastAsia="en-US"/>
        </w:rPr>
        <w:commentReference w:id="319"/>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320" w:author="Montevecchi, William" w:date="2018-04-17T21:50:00Z">
        <w:r w:rsidR="002548E1">
          <w:rPr>
            <w:rFonts w:ascii="Times New Roman" w:hAnsi="Times New Roman"/>
            <w:sz w:val="24"/>
            <w:szCs w:val="24"/>
          </w:rPr>
          <w:t xml:space="preserve">. </w:t>
        </w:r>
      </w:ins>
      <w:del w:id="321" w:author="Montevecchi, William" w:date="2018-04-17T21:50:00Z">
        <w:r w:rsidDel="002548E1">
          <w:rPr>
            <w:rFonts w:ascii="Times New Roman" w:hAnsi="Times New Roman"/>
            <w:sz w:val="24"/>
            <w:szCs w:val="24"/>
          </w:rPr>
          <w:delText>; f</w:delText>
        </w:r>
      </w:del>
      <w:ins w:id="322"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2F994B4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323"/>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23"/>
      <w:r w:rsidR="00C05308">
        <w:rPr>
          <w:rStyle w:val="CommentReference"/>
          <w:rFonts w:ascii="Times New Roman" w:eastAsia="Arial Unicode MS" w:hAnsi="Times New Roman" w:cs="Times New Roman"/>
          <w:color w:val="auto"/>
          <w:lang w:eastAsia="en-US"/>
        </w:rPr>
        <w:commentReference w:id="323"/>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w:t>
      </w:r>
      <w:commentRangeStart w:id="324"/>
      <w:r>
        <w:rPr>
          <w:rFonts w:ascii="Times New Roman" w:hAnsi="Times New Roman"/>
          <w:sz w:val="24"/>
          <w:szCs w:val="24"/>
        </w:rPr>
        <w:t xml:space="preserve">age-4 females will experience a greater </w:t>
      </w:r>
      <w:del w:id="325"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324"/>
      <w:r w:rsidR="007F656B">
        <w:rPr>
          <w:rStyle w:val="CommentReference"/>
          <w:rFonts w:ascii="Times New Roman" w:eastAsia="Arial Unicode MS" w:hAnsi="Times New Roman" w:cs="Times New Roman"/>
          <w:color w:val="auto"/>
          <w:lang w:eastAsia="en-US"/>
        </w:rPr>
        <w:commentReference w:id="324"/>
      </w:r>
      <w:r>
        <w:rPr>
          <w:rFonts w:ascii="Times New Roman" w:hAnsi="Times New Roman"/>
          <w:sz w:val="24"/>
          <w:szCs w:val="24"/>
        </w:rPr>
        <w:t xml:space="preserve">. Maturing at a younger age </w:t>
      </w:r>
      <w:r>
        <w:rPr>
          <w:rFonts w:ascii="Times New Roman" w:hAnsi="Times New Roman"/>
          <w:sz w:val="24"/>
          <w:szCs w:val="24"/>
        </w:rPr>
        <w:lastRenderedPageBreak/>
        <w:t xml:space="preserve">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Carscadden</w:t>
      </w:r>
      <w:proofErr w:type="spellEnd"/>
      <w:r>
        <w:rPr>
          <w:rFonts w:ascii="Times New Roman" w:hAnsi="Times New Roman"/>
          <w:sz w:val="24"/>
          <w:szCs w:val="24"/>
        </w:rPr>
        <w:t xml:space="preserve">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326" w:author="DFO-MPO" w:date="2018-04-13T12:22:00Z">
        <w:r w:rsidR="004939C2">
          <w:rPr>
            <w:rFonts w:ascii="Times New Roman" w:hAnsi="Times New Roman"/>
            <w:sz w:val="24"/>
            <w:szCs w:val="24"/>
          </w:rPr>
          <w:t xml:space="preserve">In combination, </w:t>
        </w:r>
      </w:ins>
      <w:commentRangeStart w:id="327"/>
      <w:del w:id="328" w:author="DFO-MPO" w:date="2018-04-13T12:22:00Z">
        <w:r w:rsidDel="004939C2">
          <w:rPr>
            <w:rFonts w:ascii="Times New Roman" w:hAnsi="Times New Roman"/>
            <w:sz w:val="24"/>
            <w:szCs w:val="24"/>
          </w:rPr>
          <w:delText>T</w:delText>
        </w:r>
      </w:del>
      <w:ins w:id="329"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330" w:author="DFO-MPO" w:date="2018-04-13T12:22:00Z">
        <w:r w:rsidR="004939C2">
          <w:rPr>
            <w:rFonts w:ascii="Times New Roman" w:hAnsi="Times New Roman"/>
            <w:sz w:val="24"/>
            <w:szCs w:val="24"/>
          </w:rPr>
          <w:t xml:space="preserve">n overall </w:t>
        </w:r>
      </w:ins>
      <w:del w:id="331"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w:t>
      </w:r>
      <w:commentRangeStart w:id="332"/>
      <w:r>
        <w:rPr>
          <w:rFonts w:ascii="Times New Roman" w:hAnsi="Times New Roman"/>
          <w:sz w:val="24"/>
          <w:szCs w:val="24"/>
        </w:rPr>
        <w:t>biomass</w:t>
      </w:r>
      <w:commentRangeEnd w:id="332"/>
      <w:r w:rsidR="007F656B">
        <w:rPr>
          <w:rStyle w:val="CommentReference"/>
          <w:rFonts w:ascii="Times New Roman" w:eastAsia="Arial Unicode MS" w:hAnsi="Times New Roman" w:cs="Times New Roman"/>
          <w:color w:val="auto"/>
          <w:lang w:eastAsia="en-US"/>
        </w:rPr>
        <w:commentReference w:id="332"/>
      </w:r>
      <w:commentRangeStart w:id="333"/>
      <w:r>
        <w:rPr>
          <w:rFonts w:ascii="Times New Roman" w:hAnsi="Times New Roman"/>
          <w:sz w:val="24"/>
          <w:szCs w:val="24"/>
        </w:rPr>
        <w:t xml:space="preserve">. </w:t>
      </w:r>
      <w:commentRangeEnd w:id="327"/>
      <w:r w:rsidR="002548E1">
        <w:rPr>
          <w:rStyle w:val="CommentReference"/>
          <w:rFonts w:ascii="Times New Roman" w:eastAsia="Arial Unicode MS" w:hAnsi="Times New Roman" w:cs="Times New Roman"/>
          <w:color w:val="auto"/>
          <w:lang w:eastAsia="en-US"/>
        </w:rPr>
        <w:commentReference w:id="327"/>
      </w:r>
      <w:commentRangeEnd w:id="333"/>
      <w:r w:rsidR="00943474">
        <w:rPr>
          <w:rStyle w:val="CommentReference"/>
          <w:rFonts w:ascii="Times New Roman" w:eastAsia="Arial Unicode MS" w:hAnsi="Times New Roman" w:cs="Times New Roman"/>
          <w:color w:val="auto"/>
          <w:lang w:eastAsia="en-US"/>
        </w:rPr>
        <w:commentReference w:id="333"/>
      </w:r>
      <w:ins w:id="334" w:author="Regular, Paul" w:date="2018-04-25T08:56:00Z">
        <w:r w:rsidR="009E35A9">
          <w:rPr>
            <w:rFonts w:ascii="Times New Roman" w:hAnsi="Times New Roman"/>
            <w:sz w:val="24"/>
            <w:szCs w:val="24"/>
          </w:rPr>
          <w:t xml:space="preserve">   </w:t>
        </w:r>
      </w:ins>
      <w:commentRangeStart w:id="335"/>
      <w:r w:rsidR="008B1EB2">
        <w:rPr>
          <w:rStyle w:val="CommentReference"/>
          <w:rFonts w:ascii="Times New Roman" w:eastAsia="Arial Unicode MS" w:hAnsi="Times New Roman" w:cs="Times New Roman"/>
          <w:color w:val="auto"/>
          <w:lang w:eastAsia="en-US"/>
        </w:rPr>
        <w:commentReference w:id="336"/>
      </w:r>
      <w:commentRangeEnd w:id="335"/>
      <w:r w:rsidR="00B7135C">
        <w:rPr>
          <w:rStyle w:val="CommentReference"/>
          <w:rFonts w:ascii="Times New Roman" w:eastAsia="Arial Unicode MS" w:hAnsi="Times New Roman" w:cs="Times New Roman"/>
          <w:color w:val="auto"/>
          <w:lang w:eastAsia="en-US"/>
        </w:rPr>
        <w:commentReference w:id="335"/>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337"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338" w:author="Montevecchi, William" w:date="2018-04-17T22:45:00Z">
            <w:rPr>
              <w:rFonts w:ascii="Times New Roman" w:hAnsi="Times New Roman"/>
              <w:i/>
              <w:iCs/>
              <w:sz w:val="24"/>
              <w:szCs w:val="24"/>
            </w:rPr>
          </w:rPrChange>
        </w:rPr>
        <w:t>Trophic cascade</w:t>
      </w:r>
      <w:ins w:id="339" w:author="Regular, Paul" w:date="2018-04-24T16:57:00Z">
        <w:r w:rsidR="001F031C">
          <w:rPr>
            <w:rFonts w:ascii="Times New Roman" w:hAnsi="Times New Roman"/>
            <w:i/>
            <w:iCs/>
            <w:color w:val="auto"/>
            <w:sz w:val="24"/>
            <w:szCs w:val="24"/>
          </w:rPr>
          <w:t xml:space="preserve"> </w:t>
        </w:r>
      </w:ins>
    </w:p>
    <w:p w14:paraId="441B6F5D" w14:textId="34C1194D" w:rsidR="000134ED" w:rsidRDefault="00943474">
      <w:pPr>
        <w:pStyle w:val="Body"/>
        <w:spacing w:after="0" w:line="480" w:lineRule="auto"/>
        <w:ind w:firstLine="720"/>
        <w:rPr>
          <w:rFonts w:ascii="Times New Roman" w:eastAsia="Times New Roman" w:hAnsi="Times New Roman" w:cs="Times New Roman"/>
          <w:sz w:val="24"/>
          <w:szCs w:val="24"/>
        </w:rPr>
      </w:pPr>
      <w:ins w:id="340" w:author="Garry Stenson" w:date="2018-04-25T21:08:00Z">
        <w:r>
          <w:rPr>
            <w:rFonts w:ascii="Times New Roman" w:hAnsi="Times New Roman"/>
            <w:sz w:val="24"/>
            <w:szCs w:val="24"/>
          </w:rPr>
          <w:t>T</w:t>
        </w:r>
        <w:commentRangeStart w:id="341"/>
        <w:r>
          <w:rPr>
            <w:rFonts w:ascii="Times New Roman" w:hAnsi="Times New Roman"/>
            <w:sz w:val="24"/>
            <w:szCs w:val="24"/>
          </w:rPr>
          <w:t xml:space="preserve">he apparent decline in capelin occurred at the same time that there were major </w:t>
        </w:r>
        <w:proofErr w:type="spellStart"/>
        <w:r>
          <w:rPr>
            <w:rFonts w:ascii="Times New Roman" w:hAnsi="Times New Roman"/>
            <w:sz w:val="24"/>
            <w:szCs w:val="24"/>
          </w:rPr>
          <w:t>decines</w:t>
        </w:r>
        <w:proofErr w:type="spellEnd"/>
        <w:r>
          <w:rPr>
            <w:rFonts w:ascii="Times New Roman" w:hAnsi="Times New Roman"/>
            <w:sz w:val="24"/>
            <w:szCs w:val="24"/>
          </w:rPr>
          <w:t xml:space="preserve"> in the abundance of </w:t>
        </w:r>
        <w:proofErr w:type="spellStart"/>
        <w:r>
          <w:rPr>
            <w:rFonts w:ascii="Times New Roman" w:hAnsi="Times New Roman"/>
            <w:sz w:val="24"/>
            <w:szCs w:val="24"/>
          </w:rPr>
          <w:t>groundfish</w:t>
        </w:r>
      </w:ins>
      <w:proofErr w:type="spellEnd"/>
      <w:ins w:id="342" w:author="Garry Stenson" w:date="2018-04-25T21:09:00Z">
        <w:r>
          <w:rPr>
            <w:rFonts w:ascii="Times New Roman" w:hAnsi="Times New Roman"/>
            <w:sz w:val="24"/>
            <w:szCs w:val="24"/>
          </w:rPr>
          <w:t xml:space="preserve"> biomass</w:t>
        </w:r>
      </w:ins>
      <w:ins w:id="343" w:author="Garry Stenson" w:date="2018-04-25T21:08:00Z">
        <w:r>
          <w:rPr>
            <w:rFonts w:ascii="Times New Roman" w:hAnsi="Times New Roman"/>
            <w:sz w:val="24"/>
            <w:szCs w:val="24"/>
          </w:rPr>
          <w:t>, particularly A</w:t>
        </w:r>
      </w:ins>
      <w:ins w:id="344" w:author="Garry Stenson" w:date="2018-04-25T21:09:00Z">
        <w:r>
          <w:rPr>
            <w:rFonts w:ascii="Times New Roman" w:hAnsi="Times New Roman"/>
            <w:sz w:val="24"/>
            <w:szCs w:val="24"/>
          </w:rPr>
          <w:t>t</w:t>
        </w:r>
      </w:ins>
      <w:ins w:id="345" w:author="Garry Stenson" w:date="2018-04-25T21:08:00Z">
        <w:r>
          <w:rPr>
            <w:rFonts w:ascii="Times New Roman" w:hAnsi="Times New Roman"/>
            <w:sz w:val="24"/>
            <w:szCs w:val="24"/>
          </w:rPr>
          <w:t>lantic cod</w:t>
        </w:r>
      </w:ins>
      <w:ins w:id="346" w:author="Garry Stenson" w:date="2018-04-25T21:09:00Z">
        <w:r>
          <w:rPr>
            <w:rFonts w:ascii="Times New Roman" w:hAnsi="Times New Roman"/>
            <w:sz w:val="24"/>
            <w:szCs w:val="24"/>
          </w:rPr>
          <w:t xml:space="preserve">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w:t>
        </w:r>
      </w:ins>
      <w:ins w:id="347" w:author="Garry Stenson" w:date="2018-04-25T21:08:00Z">
        <w:r>
          <w:rPr>
            <w:rFonts w:ascii="Times New Roman" w:hAnsi="Times New Roman"/>
            <w:sz w:val="24"/>
            <w:szCs w:val="24"/>
          </w:rPr>
          <w:t>, in the same area</w:t>
        </w:r>
      </w:ins>
      <w:ins w:id="348" w:author="Garry Stenson" w:date="2018-04-25T21:15:00Z">
        <w:r>
          <w:rPr>
            <w:rFonts w:ascii="Times New Roman" w:hAnsi="Times New Roman"/>
            <w:sz w:val="24"/>
            <w:szCs w:val="24"/>
          </w:rPr>
          <w:t xml:space="preserve"> (referred to as ‘northern cod’)</w:t>
        </w:r>
      </w:ins>
      <w:ins w:id="349" w:author="Garry Stenson" w:date="2018-04-25T21:08:00Z">
        <w:r>
          <w:rPr>
            <w:rFonts w:ascii="Times New Roman" w:hAnsi="Times New Roman"/>
            <w:sz w:val="24"/>
            <w:szCs w:val="24"/>
          </w:rPr>
          <w:t xml:space="preserve">. </w:t>
        </w:r>
      </w:ins>
      <w:commentRangeEnd w:id="341"/>
      <w:ins w:id="350" w:author="Garry Stenson" w:date="2018-04-25T21:09:00Z">
        <w:r>
          <w:rPr>
            <w:rStyle w:val="CommentReference"/>
            <w:rFonts w:ascii="Times New Roman" w:eastAsia="Arial Unicode MS" w:hAnsi="Times New Roman" w:cs="Times New Roman"/>
            <w:color w:val="auto"/>
            <w:lang w:eastAsia="en-US"/>
          </w:rPr>
          <w:commentReference w:id="341"/>
        </w:r>
        <w:r>
          <w:rPr>
            <w:rFonts w:ascii="Times New Roman" w:hAnsi="Times New Roman"/>
            <w:sz w:val="24"/>
            <w:szCs w:val="24"/>
          </w:rPr>
          <w:t xml:space="preserve"> This </w:t>
        </w:r>
      </w:ins>
      <w:del w:id="351" w:author="Garry Stenson" w:date="2018-04-25T21:09:00Z">
        <w:r w:rsidR="00E5311E" w:rsidDel="00943474">
          <w:rPr>
            <w:rFonts w:ascii="Times New Roman" w:hAnsi="Times New Roman"/>
            <w:sz w:val="24"/>
            <w:szCs w:val="24"/>
          </w:rPr>
          <w:delText xml:space="preserve">A </w:delText>
        </w:r>
      </w:del>
      <w:r w:rsidR="00E5311E">
        <w:rPr>
          <w:rFonts w:ascii="Times New Roman" w:hAnsi="Times New Roman"/>
          <w:sz w:val="24"/>
          <w:szCs w:val="24"/>
        </w:rPr>
        <w:t xml:space="preserve">decrease in </w:t>
      </w:r>
      <w:ins w:id="352" w:author="Garry Stenson" w:date="2018-04-25T21:10:00Z">
        <w:r>
          <w:rPr>
            <w:rFonts w:ascii="Times New Roman" w:hAnsi="Times New Roman"/>
            <w:sz w:val="24"/>
            <w:szCs w:val="24"/>
          </w:rPr>
          <w:t xml:space="preserve">the abundance of major predators </w:t>
        </w:r>
      </w:ins>
      <w:del w:id="353" w:author="Garry Stenson" w:date="2018-04-25T21:10:00Z">
        <w:r w:rsidR="00E5311E" w:rsidDel="00943474">
          <w:rPr>
            <w:rFonts w:ascii="Times New Roman" w:hAnsi="Times New Roman"/>
            <w:sz w:val="24"/>
            <w:szCs w:val="24"/>
          </w:rPr>
          <w:delText xml:space="preserve">groundfish biomass, </w:delText>
        </w:r>
      </w:del>
      <w:del w:id="354" w:author="Regular, Paul" w:date="2018-04-25T09:06:00Z">
        <w:r w:rsidR="00E5311E" w:rsidDel="00CF79AF">
          <w:rPr>
            <w:rFonts w:ascii="Times New Roman" w:hAnsi="Times New Roman"/>
            <w:sz w:val="24"/>
            <w:szCs w:val="24"/>
          </w:rPr>
          <w:delText xml:space="preserve">specifically </w:delText>
        </w:r>
      </w:del>
      <w:ins w:id="355" w:author="Regular, Paul" w:date="2018-04-25T09:06:00Z">
        <w:del w:id="356" w:author="Garry Stenson" w:date="2018-04-25T21:10:00Z">
          <w:r w:rsidR="00CF79AF" w:rsidDel="00943474">
            <w:rPr>
              <w:rFonts w:ascii="Times New Roman" w:hAnsi="Times New Roman"/>
              <w:sz w:val="24"/>
              <w:szCs w:val="24"/>
            </w:rPr>
            <w:delText xml:space="preserve">especially </w:delText>
          </w:r>
        </w:del>
      </w:ins>
      <w:del w:id="357" w:author="Garry Stenson" w:date="2018-04-25T21:10:00Z">
        <w:r w:rsidR="00E5311E" w:rsidDel="00943474">
          <w:rPr>
            <w:rFonts w:ascii="Times New Roman" w:hAnsi="Times New Roman"/>
            <w:sz w:val="24"/>
            <w:szCs w:val="24"/>
          </w:rPr>
          <w:delText xml:space="preserve">northern cod </w:delText>
        </w:r>
      </w:del>
      <w:del w:id="358" w:author="Garry Stenson" w:date="2018-04-25T21:09:00Z">
        <w:r w:rsidR="00E5311E" w:rsidDel="00943474">
          <w:rPr>
            <w:rFonts w:ascii="Times New Roman" w:hAnsi="Times New Roman"/>
            <w:sz w:val="24"/>
            <w:szCs w:val="24"/>
          </w:rPr>
          <w:delText>(</w:delText>
        </w:r>
        <w:r w:rsidR="00E5311E" w:rsidDel="00943474">
          <w:rPr>
            <w:rFonts w:ascii="Times New Roman" w:hAnsi="Times New Roman"/>
            <w:i/>
            <w:iCs/>
            <w:sz w:val="24"/>
            <w:szCs w:val="24"/>
          </w:rPr>
          <w:delText>Gadus morhua</w:delText>
        </w:r>
        <w:r w:rsidR="00E5311E" w:rsidDel="00943474">
          <w:rPr>
            <w:rFonts w:ascii="Times New Roman" w:hAnsi="Times New Roman"/>
            <w:sz w:val="24"/>
            <w:szCs w:val="24"/>
          </w:rPr>
          <w:delText>),</w:delText>
        </w:r>
      </w:del>
      <w:del w:id="359" w:author="Garry Stenson" w:date="2018-04-25T21:10:00Z">
        <w:r w:rsidR="00E5311E" w:rsidDel="00943474">
          <w:rPr>
            <w:rFonts w:ascii="Times New Roman" w:hAnsi="Times New Roman"/>
            <w:sz w:val="24"/>
            <w:szCs w:val="24"/>
          </w:rPr>
          <w:delText xml:space="preserve"> </w:delText>
        </w:r>
      </w:del>
      <w:r w:rsidR="00E5311E">
        <w:rPr>
          <w:rFonts w:ascii="Times New Roman" w:hAnsi="Times New Roman"/>
          <w:sz w:val="24"/>
          <w:szCs w:val="24"/>
        </w:rPr>
        <w:t xml:space="preserve">in 1991 should have resulted in a rapid increase in capelin biomass due to a trophic cascade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(Frank et al. 2005)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In </w:t>
      </w:r>
      <w:ins w:id="360" w:author="Garry Stenson" w:date="2018-04-25T21:11:00Z">
        <w:r>
          <w:rPr>
            <w:rFonts w:ascii="Times New Roman" w:hAnsi="Times New Roman"/>
            <w:sz w:val="24"/>
            <w:szCs w:val="24"/>
          </w:rPr>
          <w:t xml:space="preserve">other </w:t>
        </w:r>
      </w:ins>
      <w:r w:rsidR="00E5311E">
        <w:rPr>
          <w:rFonts w:ascii="Times New Roman" w:hAnsi="Times New Roman"/>
          <w:sz w:val="24"/>
          <w:szCs w:val="24"/>
        </w:rPr>
        <w:t xml:space="preserve">regions where there was a rapid increase in capelin biomass in response to a decline in cod biomass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the decline in cod biomass was due to overfishing rather than a broader ecosystem effect</w:t>
      </w:r>
      <w:ins w:id="361" w:author="Montevecchi, William" w:date="2018-04-17T22:46:00Z">
        <w:r w:rsidR="00B11ECC">
          <w:rPr>
            <w:rFonts w:ascii="Times New Roman" w:hAnsi="Times New Roman"/>
            <w:sz w:val="24"/>
            <w:szCs w:val="24"/>
          </w:rPr>
          <w:t xml:space="preserve"> (reference)</w:t>
        </w:r>
      </w:ins>
      <w:r w:rsidR="00E5311E">
        <w:rPr>
          <w:rFonts w:ascii="Times New Roman" w:hAnsi="Times New Roman"/>
          <w:sz w:val="24"/>
          <w:szCs w:val="24"/>
        </w:rPr>
        <w:t xml:space="preserve">. In </w:t>
      </w:r>
      <w:proofErr w:type="gramStart"/>
      <w:r w:rsidR="00E5311E">
        <w:rPr>
          <w:rFonts w:ascii="Times New Roman" w:hAnsi="Times New Roman"/>
          <w:sz w:val="24"/>
          <w:szCs w:val="24"/>
        </w:rPr>
        <w:t>th</w:t>
      </w:r>
      <w:proofErr w:type="gramEnd"/>
      <w:del w:id="362" w:author="DFO-MPO" w:date="2018-04-13T12:25:00Z">
        <w:r w:rsidR="00E5311E" w:rsidDel="004939C2">
          <w:rPr>
            <w:rFonts w:ascii="Times New Roman" w:hAnsi="Times New Roman"/>
            <w:sz w:val="24"/>
            <w:szCs w:val="24"/>
          </w:rPr>
          <w:delText>e</w:delText>
        </w:r>
      </w:del>
      <w:ins w:id="363" w:author="DFO-MPO" w:date="2018-04-13T12:25:00Z">
        <w:r w:rsidR="004939C2">
          <w:rPr>
            <w:rFonts w:ascii="Times New Roman" w:hAnsi="Times New Roman"/>
            <w:sz w:val="24"/>
            <w:szCs w:val="24"/>
          </w:rPr>
          <w:t>o</w:t>
        </w:r>
      </w:ins>
      <w:r w:rsidR="00E5311E">
        <w:rPr>
          <w:rFonts w:ascii="Times New Roman" w:hAnsi="Times New Roman"/>
          <w:sz w:val="24"/>
          <w:szCs w:val="24"/>
        </w:rPr>
        <w:t xml:space="preserve">se cases, it is quite straightforward that a decline in predator biomass leads to an increase in prey biomass. </w:t>
      </w:r>
      <w:ins w:id="364" w:author="Garry Stenson" w:date="2018-04-25T21:11:00Z">
        <w:r>
          <w:rPr>
            <w:rFonts w:ascii="Times New Roman" w:hAnsi="Times New Roman"/>
            <w:sz w:val="24"/>
            <w:szCs w:val="24"/>
          </w:rPr>
          <w:t>However, t</w:t>
        </w:r>
      </w:ins>
      <w:del w:id="365" w:author="Garry Stenson" w:date="2018-04-25T21:11:00Z">
        <w:r w:rsidR="00E5311E" w:rsidDel="00943474">
          <w:rPr>
            <w:rFonts w:ascii="Times New Roman" w:hAnsi="Times New Roman"/>
            <w:sz w:val="24"/>
            <w:szCs w:val="24"/>
          </w:rPr>
          <w:delText>T</w:delText>
        </w:r>
      </w:del>
      <w:r w:rsidR="00E5311E">
        <w:rPr>
          <w:rFonts w:ascii="Times New Roman" w:hAnsi="Times New Roman"/>
          <w:sz w:val="24"/>
          <w:szCs w:val="24"/>
        </w:rPr>
        <w:t xml:space="preserve">his was not the case in the 1991 collapse of capelin, </w:t>
      </w:r>
      <w:ins w:id="366" w:author="DFO-MPO" w:date="2018-04-13T12:23:00Z">
        <w:r w:rsidR="004939C2">
          <w:rPr>
            <w:rFonts w:ascii="Times New Roman" w:hAnsi="Times New Roman"/>
            <w:sz w:val="24"/>
            <w:szCs w:val="24"/>
          </w:rPr>
          <w:t xml:space="preserve">as </w:t>
        </w:r>
      </w:ins>
      <w:r w:rsidR="00E5311E">
        <w:rPr>
          <w:rFonts w:ascii="Times New Roman" w:hAnsi="Times New Roman"/>
          <w:sz w:val="24"/>
          <w:szCs w:val="24"/>
        </w:rPr>
        <w:t xml:space="preserve">cod and a number of other finfish species </w:t>
      </w:r>
      <w:ins w:id="367" w:author="DFO-MPO" w:date="2018-04-13T12:23:00Z">
        <w:r w:rsidR="004939C2">
          <w:rPr>
            <w:rFonts w:ascii="Times New Roman" w:hAnsi="Times New Roman"/>
            <w:sz w:val="24"/>
            <w:szCs w:val="24"/>
          </w:rPr>
          <w:t xml:space="preserve">also collapsed </w:t>
        </w:r>
      </w:ins>
      <w:ins w:id="368" w:author="DFO-MPO" w:date="2018-04-13T12:25:00Z">
        <w:r w:rsidR="004939C2">
          <w:rPr>
            <w:rFonts w:ascii="Times New Roman" w:hAnsi="Times New Roman"/>
            <w:sz w:val="24"/>
            <w:szCs w:val="24"/>
          </w:rPr>
          <w:t xml:space="preserve">at around the same time </w:t>
        </w:r>
      </w:ins>
      <w:r w:rsidR="00E5311E">
        <w:rPr>
          <w:rFonts w:ascii="Times New Roman" w:hAnsi="Times New Roman"/>
          <w:sz w:val="24"/>
          <w:szCs w:val="24"/>
        </w:rPr>
        <w:t>in the NL region</w:t>
      </w:r>
      <w:ins w:id="369" w:author="DFO-MPO" w:date="2018-04-13T12:25:00Z">
        <w:r w:rsidR="004939C2">
          <w:rPr>
            <w:rFonts w:ascii="Times New Roman" w:hAnsi="Times New Roman"/>
            <w:sz w:val="24"/>
            <w:szCs w:val="24"/>
          </w:rPr>
          <w:t xml:space="preserve"> due to </w:t>
        </w:r>
      </w:ins>
      <w:del w:id="370" w:author="DFO-MPO" w:date="2018-04-13T12:25:00Z">
        <w:r w:rsidR="00E5311E" w:rsidDel="004939C2">
          <w:rPr>
            <w:rFonts w:ascii="Times New Roman" w:hAnsi="Times New Roman"/>
            <w:sz w:val="24"/>
            <w:szCs w:val="24"/>
          </w:rPr>
          <w:delText xml:space="preserve">. Several species were simultaneously negatively affected by </w:delText>
        </w:r>
      </w:del>
      <w:r w:rsidR="00E5311E">
        <w:rPr>
          <w:rFonts w:ascii="Times New Roman" w:hAnsi="Times New Roman"/>
          <w:sz w:val="24"/>
          <w:szCs w:val="24"/>
        </w:rPr>
        <w:t xml:space="preserve">a </w:t>
      </w:r>
      <w:commentRangeStart w:id="371"/>
      <w:r w:rsidR="00E5311E">
        <w:rPr>
          <w:rFonts w:ascii="Times New Roman" w:hAnsi="Times New Roman"/>
          <w:sz w:val="24"/>
          <w:szCs w:val="24"/>
        </w:rPr>
        <w:t xml:space="preserve">common environmental factor </w:t>
      </w:r>
      <w:commentRangeEnd w:id="371"/>
      <w:r w:rsidR="004F5066">
        <w:rPr>
          <w:rStyle w:val="CommentReference"/>
          <w:rFonts w:ascii="Times New Roman" w:eastAsia="Arial Unicode MS" w:hAnsi="Times New Roman" w:cs="Times New Roman"/>
          <w:color w:val="auto"/>
          <w:lang w:eastAsia="en-US"/>
        </w:rPr>
        <w:commentReference w:id="371"/>
      </w:r>
      <w:r w:rsidR="00E5311E">
        <w:rPr>
          <w:rFonts w:ascii="Times New Roman" w:hAnsi="Times New Roman"/>
          <w:sz w:val="24"/>
          <w:szCs w:val="24"/>
        </w:rPr>
        <w:t xml:space="preserve">(e.g., Drinkwater et al. 1996). As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w:t>
      </w:r>
      <w:del w:id="372" w:author="Garry Stenson" w:date="2018-04-25T21:12:00Z">
        <w:r w:rsidR="00E5311E" w:rsidDel="00943474">
          <w:rPr>
            <w:rFonts w:ascii="Times New Roman" w:hAnsi="Times New Roman"/>
            <w:sz w:val="24"/>
            <w:szCs w:val="24"/>
          </w:rPr>
          <w:delText>On the other hand</w:delText>
        </w:r>
      </w:del>
      <w:ins w:id="373" w:author="Garry Stenson" w:date="2018-04-25T21:12:00Z">
        <w:r>
          <w:rPr>
            <w:rFonts w:ascii="Times New Roman" w:hAnsi="Times New Roman"/>
            <w:sz w:val="24"/>
            <w:szCs w:val="24"/>
          </w:rPr>
          <w:t>In contrast</w:t>
        </w:r>
      </w:ins>
      <w:r w:rsidR="00E5311E">
        <w:rPr>
          <w:rFonts w:ascii="Times New Roman" w:hAnsi="Times New Roman"/>
          <w:sz w:val="24"/>
          <w:szCs w:val="24"/>
        </w:rPr>
        <w:t xml:space="preserve">, shellfish biomass increased post-1991, likely due to a release from predation and </w:t>
      </w:r>
      <w:proofErr w:type="spellStart"/>
      <w:r w:rsidR="00E5311E">
        <w:rPr>
          <w:rFonts w:ascii="Times New Roman" w:hAnsi="Times New Roman"/>
          <w:sz w:val="24"/>
          <w:szCs w:val="24"/>
        </w:rPr>
        <w:lastRenderedPageBreak/>
        <w:t>favourable</w:t>
      </w:r>
      <w:proofErr w:type="spellEnd"/>
      <w:r w:rsidR="00E5311E">
        <w:rPr>
          <w:rFonts w:ascii="Times New Roman" w:hAnsi="Times New Roman"/>
          <w:sz w:val="24"/>
          <w:szCs w:val="24"/>
        </w:rPr>
        <w:t xml:space="preserve"> environmental conditions following the finfish collapse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 xml:space="preserve">To investigate the effect of </w:t>
      </w:r>
      <w:commentRangeStart w:id="374"/>
      <w:r>
        <w:t xml:space="preserve">northern cod </w:t>
      </w:r>
      <w:commentRangeEnd w:id="374"/>
      <w:r w:rsidR="00943474">
        <w:rPr>
          <w:rStyle w:val="CommentReference"/>
        </w:rPr>
        <w:commentReference w:id="374"/>
      </w:r>
      <w:r>
        <w:t>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93517A">
      <w:pPr>
        <w:spacing w:line="480" w:lineRule="auto"/>
        <w:jc w:val="center"/>
        <w:pPrChange w:id="375"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376" w:author="DFO-MPO" w:date="2018-04-13T12:27:00Z">
        <w:r w:rsidR="004939C2">
          <w:t xml:space="preserve">   (1)</w:t>
        </w:r>
      </w:ins>
    </w:p>
    <w:p w14:paraId="2402E8F5" w14:textId="5E247FFF" w:rsidR="000134ED" w:rsidDel="00667DFF" w:rsidRDefault="00E5311E">
      <w:pPr>
        <w:pStyle w:val="Body"/>
        <w:spacing w:after="0" w:line="480" w:lineRule="auto"/>
        <w:rPr>
          <w:del w:id="377" w:author="Regular, Paul" w:date="2018-04-25T09:21:00Z"/>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378" w:author="DFO-MPO" w:date="2018-04-13T12:27:00Z">
        <w:r w:rsidDel="004939C2">
          <w:rPr>
            <w:rFonts w:ascii="Times New Roman" w:hAnsi="Times New Roman"/>
            <w:sz w:val="24"/>
            <w:szCs w:val="24"/>
          </w:rPr>
          <w:delText xml:space="preserve">are </w:delText>
        </w:r>
      </w:del>
      <w:ins w:id="379"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380" w:author="Regular, Paul" w:date="2018-04-25T09:14:00Z">
        <w:r w:rsidDel="00535F06">
          <w:rPr>
            <w:rFonts w:ascii="Times New Roman" w:hAnsi="Times New Roman"/>
            <w:sz w:val="24"/>
            <w:szCs w:val="24"/>
          </w:rPr>
          <w:delText>is not shown</w:delText>
        </w:r>
      </w:del>
      <w:ins w:id="381"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w:t>
      </w:r>
      <w:del w:id="382" w:author="Regular, Paul" w:date="2018-04-25T09:15:00Z">
        <w:r w:rsidDel="00535F06">
          <w:rPr>
            <w:rFonts w:ascii="Times New Roman" w:hAnsi="Times New Roman"/>
            <w:sz w:val="24"/>
            <w:szCs w:val="24"/>
          </w:rPr>
          <w:delText>trawl</w:delText>
        </w:r>
      </w:del>
      <w:ins w:id="383"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w:t>
      </w:r>
      <w:r>
        <w:rPr>
          <w:rFonts w:ascii="Times New Roman" w:hAnsi="Times New Roman"/>
          <w:sz w:val="24"/>
          <w:szCs w:val="24"/>
        </w:rPr>
        <w:lastRenderedPageBreak/>
        <w:t xml:space="preserve">suggests that rather than experiencing a predator release post-1991, capelin </w:t>
      </w:r>
      <w:ins w:id="384"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385" w:author="Montevecchi, William" w:date="2018-04-17T22:51:00Z">
        <w:r w:rsidDel="004F5066">
          <w:rPr>
            <w:rFonts w:ascii="Times New Roman" w:hAnsi="Times New Roman"/>
            <w:sz w:val="24"/>
            <w:szCs w:val="24"/>
          </w:rPr>
          <w:delText xml:space="preserve">one of </w:delText>
        </w:r>
      </w:del>
      <w:del w:id="386" w:author="DFO-MPO" w:date="2018-04-13T12:29:00Z">
        <w:r w:rsidDel="00BA5390">
          <w:rPr>
            <w:rFonts w:ascii="Times New Roman" w:hAnsi="Times New Roman"/>
            <w:sz w:val="24"/>
            <w:szCs w:val="24"/>
          </w:rPr>
          <w:delText xml:space="preserve">its </w:delText>
        </w:r>
      </w:del>
      <w:ins w:id="387" w:author="DFO-MPO" w:date="2018-04-13T12:29:00Z">
        <w:r w:rsidR="00BA5390">
          <w:rPr>
            <w:rFonts w:ascii="Times New Roman" w:hAnsi="Times New Roman"/>
            <w:sz w:val="24"/>
            <w:szCs w:val="24"/>
          </w:rPr>
          <w:t xml:space="preserve">their </w:t>
        </w:r>
      </w:ins>
      <w:ins w:id="388" w:author="Montevecchi, William" w:date="2018-04-17T22:51:00Z">
        <w:r w:rsidR="004F5066">
          <w:rPr>
            <w:rFonts w:ascii="Times New Roman" w:hAnsi="Times New Roman"/>
            <w:sz w:val="24"/>
            <w:szCs w:val="24"/>
          </w:rPr>
          <w:t>primary?</w:t>
        </w:r>
      </w:ins>
      <w:del w:id="389"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390" w:author="Montevecchi, William" w:date="2018-04-17T22:52:00Z">
        <w:r w:rsidR="004F5066" w:rsidDel="004F5066">
          <w:rPr>
            <w:rFonts w:ascii="Times New Roman" w:hAnsi="Times New Roman"/>
            <w:sz w:val="24"/>
            <w:szCs w:val="24"/>
          </w:rPr>
          <w:delText>P</w:delText>
        </w:r>
      </w:del>
      <w:proofErr w:type="gramStart"/>
      <w:ins w:id="391" w:author="Montevecchi, William" w:date="2018-04-17T22:51:00Z">
        <w:r w:rsidR="004F5066">
          <w:rPr>
            <w:rFonts w:ascii="Times New Roman" w:hAnsi="Times New Roman"/>
            <w:sz w:val="24"/>
            <w:szCs w:val="24"/>
          </w:rPr>
          <w:t>p</w:t>
        </w:r>
      </w:ins>
      <w:r>
        <w:rPr>
          <w:rFonts w:ascii="Times New Roman" w:hAnsi="Times New Roman"/>
          <w:sz w:val="24"/>
          <w:szCs w:val="24"/>
        </w:rPr>
        <w:t>redator</w:t>
      </w:r>
      <w:proofErr w:type="gramEnd"/>
      <w:ins w:id="392" w:author="Montevecchi, William" w:date="2018-04-17T22:51:00Z">
        <w:r w:rsidR="004F5066">
          <w:rPr>
            <w:rFonts w:ascii="Times New Roman" w:hAnsi="Times New Roman"/>
            <w:sz w:val="24"/>
            <w:szCs w:val="24"/>
          </w:rPr>
          <w:t xml:space="preserve"> </w:t>
        </w:r>
      </w:ins>
      <w:ins w:id="393" w:author="Montevecchi, William" w:date="2018-04-17T22:52:00Z">
        <w:r w:rsidR="004F5066">
          <w:rPr>
            <w:rFonts w:ascii="Times New Roman" w:hAnsi="Times New Roman"/>
            <w:sz w:val="24"/>
            <w:szCs w:val="24"/>
          </w:rPr>
          <w:t>(Bundy et al.   )</w:t>
        </w:r>
        <w:commentRangeStart w:id="394"/>
        <w:r w:rsidR="004F5066">
          <w:rPr>
            <w:rFonts w:ascii="Times New Roman" w:hAnsi="Times New Roman"/>
            <w:sz w:val="24"/>
            <w:szCs w:val="24"/>
          </w:rPr>
          <w:t>.</w:t>
        </w:r>
      </w:ins>
      <w:ins w:id="395" w:author="Regular, Paul" w:date="2018-04-25T09:19:00Z">
        <w:r w:rsidR="00667DFF">
          <w:rPr>
            <w:rFonts w:ascii="Times New Roman" w:hAnsi="Times New Roman"/>
            <w:sz w:val="24"/>
            <w:szCs w:val="24"/>
          </w:rPr>
          <w:t xml:space="preserve"> </w:t>
        </w:r>
      </w:ins>
      <w:commentRangeEnd w:id="394"/>
      <w:ins w:id="396" w:author="Regular, Paul" w:date="2018-04-25T09:21:00Z">
        <w:r w:rsidR="00667DFF">
          <w:rPr>
            <w:rStyle w:val="CommentReference"/>
            <w:rFonts w:ascii="Times New Roman" w:eastAsia="Arial Unicode MS" w:hAnsi="Times New Roman" w:cs="Times New Roman"/>
            <w:color w:val="auto"/>
            <w:lang w:eastAsia="en-US"/>
          </w:rPr>
          <w:commentReference w:id="394"/>
        </w:r>
      </w:ins>
      <w:ins w:id="397" w:author="Regular, Paul" w:date="2018-04-25T09:20:00Z">
        <w:r w:rsidR="00667DFF">
          <w:rPr>
            <w:rFonts w:ascii="Times New Roman" w:hAnsi="Times New Roman"/>
            <w:sz w:val="24"/>
            <w:szCs w:val="24"/>
          </w:rPr>
          <w:t>While t</w:t>
        </w:r>
      </w:ins>
      <w:ins w:id="398" w:author="Regular, Paul" w:date="2018-04-25T09:19:00Z">
        <w:r w:rsidR="00667DFF">
          <w:rPr>
            <w:rFonts w:ascii="Times New Roman" w:hAnsi="Times New Roman"/>
            <w:sz w:val="24"/>
            <w:szCs w:val="24"/>
          </w:rPr>
          <w:t>he reasons for this increase in total mortality are unclear and require further investigatio</w:t>
        </w:r>
      </w:ins>
      <w:ins w:id="399" w:author="Regular, Paul" w:date="2018-04-25T09:20:00Z">
        <w:r w:rsidR="00667DFF">
          <w:rPr>
            <w:rFonts w:ascii="Times New Roman" w:hAnsi="Times New Roman"/>
            <w:sz w:val="24"/>
            <w:szCs w:val="24"/>
          </w:rPr>
          <w:t>n, this result is inconsistent with the trophic cascade hypothesis and does not support the hypothesis of a non-collapse.</w:t>
        </w:r>
      </w:ins>
      <w:del w:id="400" w:author="Montevecchi, William" w:date="2018-04-17T22:51:00Z">
        <w:r w:rsidDel="004F5066">
          <w:rPr>
            <w:rFonts w:ascii="Times New Roman" w:hAnsi="Times New Roman"/>
            <w:sz w:val="24"/>
            <w:szCs w:val="24"/>
          </w:rPr>
          <w:delText>s</w:delText>
        </w:r>
      </w:del>
      <w:del w:id="401" w:author="Montevecchi, William" w:date="2018-04-18T09:41:00Z">
        <w:r w:rsidDel="006C54C7">
          <w:rPr>
            <w:rFonts w:ascii="Times New Roman" w:hAnsi="Times New Roman"/>
            <w:sz w:val="24"/>
            <w:szCs w:val="24"/>
          </w:rPr>
          <w:delText xml:space="preserve">. </w:delText>
        </w:r>
      </w:del>
    </w:p>
    <w:p w14:paraId="1EAFCD75" w14:textId="2D24468F" w:rsidR="000134ED" w:rsidDel="00667DFF" w:rsidRDefault="00E5311E">
      <w:pPr>
        <w:pStyle w:val="Body"/>
        <w:spacing w:after="0" w:line="480" w:lineRule="auto"/>
        <w:rPr>
          <w:ins w:id="402" w:author="George Rose" w:date="2018-04-11T13:23:00Z"/>
          <w:del w:id="403" w:author="Regular, Paul" w:date="2018-04-25T09:21:00Z"/>
          <w:rFonts w:ascii="Times New Roman" w:eastAsia="Times New Roman" w:hAnsi="Times New Roman" w:cs="Times New Roman"/>
          <w:sz w:val="24"/>
          <w:szCs w:val="24"/>
        </w:rPr>
        <w:pPrChange w:id="404" w:author="Regular, Paul" w:date="2018-04-25T09:21:00Z">
          <w:pPr>
            <w:pStyle w:val="Body"/>
            <w:spacing w:after="0" w:line="480" w:lineRule="auto"/>
            <w:ind w:firstLine="720"/>
          </w:pPr>
        </w:pPrChange>
      </w:pPr>
      <w:del w:id="405"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406" w:author="DFO-MPO" w:date="2018-04-13T15:38:00Z">
        <w:del w:id="407" w:author="Regular, Paul" w:date="2018-04-25T09:21:00Z">
          <w:r w:rsidR="00C620B9" w:rsidDel="00667DFF">
            <w:rPr>
              <w:rFonts w:ascii="Times New Roman" w:hAnsi="Times New Roman"/>
              <w:sz w:val="24"/>
              <w:szCs w:val="24"/>
            </w:rPr>
            <w:delText xml:space="preserve">by </w:delText>
          </w:r>
        </w:del>
      </w:ins>
      <w:del w:id="408" w:author="Regular, Paul" w:date="2018-04-25T09:21:00Z">
        <w:r w:rsidDel="00667DFF">
          <w:rPr>
            <w:rFonts w:ascii="Times New Roman" w:hAnsi="Times New Roman"/>
            <w:sz w:val="24"/>
            <w:szCs w:val="24"/>
          </w:rPr>
          <w:delText>an order of magnitude</w:delText>
        </w:r>
      </w:del>
      <w:ins w:id="409" w:author="DFO-MPO" w:date="2018-04-13T15:38:00Z">
        <w:del w:id="410" w:author="Regular, Paul" w:date="2018-04-25T09:21:00Z">
          <w:r w:rsidR="00C620B9" w:rsidDel="00667DFF">
            <w:rPr>
              <w:rFonts w:ascii="Times New Roman" w:hAnsi="Times New Roman"/>
              <w:sz w:val="24"/>
              <w:szCs w:val="24"/>
            </w:rPr>
            <w:delText xml:space="preserve"> following the collapse</w:delText>
          </w:r>
        </w:del>
      </w:ins>
      <w:del w:id="411" w:author="Regular, Paul" w:date="2018-04-25T09:21:00Z">
        <w:r w:rsidDel="00667DFF">
          <w:rPr>
            <w:rFonts w:ascii="Times New Roman" w:hAnsi="Times New Roman"/>
            <w:sz w:val="24"/>
            <w:szCs w:val="24"/>
          </w:rPr>
          <w:delText xml:space="preserve">, the inshore commercial catch of capelin has </w:delText>
        </w:r>
      </w:del>
      <w:ins w:id="412" w:author="DFO-MPO" w:date="2018-04-13T15:48:00Z">
        <w:del w:id="413" w:author="Regular, Paul" w:date="2018-04-25T09:21:00Z">
          <w:r w:rsidR="002C39E2" w:rsidDel="00667DFF">
            <w:rPr>
              <w:rFonts w:ascii="Times New Roman" w:hAnsi="Times New Roman"/>
              <w:sz w:val="24"/>
              <w:szCs w:val="24"/>
            </w:rPr>
            <w:delText xml:space="preserve"> </w:delText>
          </w:r>
        </w:del>
      </w:ins>
      <w:del w:id="414"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415" w:author="DFO-MPO" w:date="2018-04-13T15:40:00Z">
        <w:del w:id="416" w:author="Regular, Paul" w:date="2018-04-25T09:21:00Z">
          <w:r w:rsidR="00C620B9" w:rsidDel="00667DFF">
            <w:rPr>
              <w:rFonts w:ascii="Times New Roman" w:hAnsi="Times New Roman"/>
              <w:sz w:val="24"/>
              <w:szCs w:val="24"/>
              <w:shd w:val="clear" w:color="auto" w:fill="FFFF00"/>
            </w:rPr>
            <w:delText>~60</w:delText>
          </w:r>
        </w:del>
      </w:ins>
      <w:del w:id="417"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418" w:author="DFO-MPO" w:date="2018-04-13T15:40:00Z">
        <w:del w:id="419"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420" w:author="DFO-MPO" w:date="2018-04-13T15:41:00Z">
        <w:del w:id="421" w:author="Regular, Paul" w:date="2018-04-25T09:21:00Z">
          <w:r w:rsidR="00C620B9" w:rsidDel="00667DFF">
            <w:rPr>
              <w:rFonts w:ascii="Times New Roman" w:hAnsi="Times New Roman"/>
              <w:sz w:val="24"/>
              <w:szCs w:val="24"/>
            </w:rPr>
            <w:delText>80</w:delText>
          </w:r>
        </w:del>
      </w:ins>
      <w:ins w:id="422" w:author="DFO-MPO" w:date="2018-04-13T15:42:00Z">
        <w:del w:id="423" w:author="Regular, Paul" w:date="2018-04-25T09:21:00Z">
          <w:r w:rsidR="00C620B9" w:rsidDel="00667DFF">
            <w:rPr>
              <w:rFonts w:ascii="Times New Roman" w:hAnsi="Times New Roman"/>
              <w:sz w:val="24"/>
              <w:szCs w:val="24"/>
            </w:rPr>
            <w:delText>,</w:delText>
          </w:r>
        </w:del>
      </w:ins>
      <w:ins w:id="424" w:author="DFO-MPO" w:date="2018-04-13T15:41:00Z">
        <w:del w:id="425"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426" w:author="DFO-MPO" w:date="2018-04-13T15:42:00Z">
        <w:del w:id="427" w:author="Regular, Paul" w:date="2018-04-25T09:21:00Z">
          <w:r w:rsidR="00C620B9" w:rsidDel="00667DFF">
            <w:rPr>
              <w:rFonts w:ascii="Times New Roman" w:hAnsi="Times New Roman"/>
              <w:sz w:val="24"/>
              <w:szCs w:val="24"/>
            </w:rPr>
            <w:delText>,</w:delText>
          </w:r>
        </w:del>
      </w:ins>
      <w:ins w:id="428" w:author="DFO-MPO" w:date="2018-04-13T15:41:00Z">
        <w:del w:id="429" w:author="Regular, Paul" w:date="2018-04-25T09:21:00Z">
          <w:r w:rsidR="00C620B9" w:rsidDel="00667DFF">
            <w:rPr>
              <w:rFonts w:ascii="Times New Roman" w:hAnsi="Times New Roman"/>
              <w:sz w:val="24"/>
              <w:szCs w:val="24"/>
            </w:rPr>
            <w:delText>9</w:delText>
          </w:r>
        </w:del>
      </w:ins>
      <w:ins w:id="430" w:author="DFO-MPO" w:date="2018-04-13T15:42:00Z">
        <w:del w:id="431" w:author="Regular, Paul" w:date="2018-04-25T09:21:00Z">
          <w:r w:rsidR="00C620B9" w:rsidDel="00667DFF">
            <w:rPr>
              <w:rFonts w:ascii="Times New Roman" w:hAnsi="Times New Roman"/>
              <w:sz w:val="24"/>
              <w:szCs w:val="24"/>
            </w:rPr>
            <w:delText>36</w:delText>
          </w:r>
        </w:del>
      </w:ins>
      <w:ins w:id="432" w:author="DFO-MPO" w:date="2018-04-13T15:40:00Z">
        <w:del w:id="433" w:author="Regular, Paul" w:date="2018-04-25T09:21:00Z">
          <w:r w:rsidR="00C620B9" w:rsidDel="00667DFF">
            <w:rPr>
              <w:rFonts w:ascii="Times New Roman" w:hAnsi="Times New Roman"/>
              <w:sz w:val="24"/>
              <w:szCs w:val="24"/>
            </w:rPr>
            <w:delText xml:space="preserve"> t</w:delText>
          </w:r>
        </w:del>
      </w:ins>
      <w:ins w:id="434" w:author="DFO-MPO" w:date="2018-04-13T15:42:00Z">
        <w:del w:id="435"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436" w:author="Regular, Paul" w:date="2018-04-25T09:21:00Z">
        <w:r w:rsidDel="00667DFF">
          <w:rPr>
            <w:rFonts w:ascii="Times New Roman" w:hAnsi="Times New Roman"/>
            <w:sz w:val="24"/>
            <w:szCs w:val="24"/>
          </w:rPr>
          <w:delText>which would result in an increase in the fishing mortality experienced by capeli</w:delText>
        </w:r>
      </w:del>
      <w:ins w:id="437" w:author="DFO-MPO" w:date="2018-04-13T15:49:00Z">
        <w:del w:id="438" w:author="Regular, Paul" w:date="2018-04-25T09:21:00Z">
          <w:r w:rsidR="002C39E2" w:rsidDel="00667DFF">
            <w:rPr>
              <w:rFonts w:ascii="Times New Roman" w:hAnsi="Times New Roman"/>
              <w:sz w:val="24"/>
              <w:szCs w:val="24"/>
            </w:rPr>
            <w:delText>n</w:delText>
          </w:r>
        </w:del>
      </w:ins>
      <w:del w:id="439" w:author="Regular, Paul" w:date="2018-04-25T09:21:00Z">
        <w:r w:rsidDel="00667DFF">
          <w:rPr>
            <w:rFonts w:ascii="Times New Roman" w:hAnsi="Times New Roman"/>
            <w:sz w:val="24"/>
            <w:szCs w:val="24"/>
          </w:rPr>
          <w:delText>n.</w:delText>
        </w:r>
      </w:del>
      <w:ins w:id="440" w:author="DFO-MPO" w:date="2018-04-13T15:49:00Z">
        <w:del w:id="441" w:author="Regular, Paul" w:date="2018-04-25T09:21:00Z">
          <w:r w:rsidR="002C39E2" w:rsidDel="00667DFF">
            <w:rPr>
              <w:rFonts w:ascii="Times New Roman" w:hAnsi="Times New Roman"/>
              <w:sz w:val="24"/>
              <w:szCs w:val="24"/>
            </w:rPr>
            <w:delText xml:space="preserve"> However, this </w:delText>
          </w:r>
        </w:del>
      </w:ins>
      <w:ins w:id="442" w:author="DFO-MPO" w:date="2018-04-13T15:52:00Z">
        <w:del w:id="443" w:author="Regular, Paul" w:date="2018-04-25T09:21:00Z">
          <w:r w:rsidR="002C39E2" w:rsidDel="00667DFF">
            <w:rPr>
              <w:rFonts w:ascii="Times New Roman" w:hAnsi="Times New Roman"/>
              <w:sz w:val="24"/>
              <w:szCs w:val="24"/>
            </w:rPr>
            <w:delText xml:space="preserve">would be </w:delText>
          </w:r>
        </w:del>
      </w:ins>
      <w:ins w:id="444" w:author="DFO-MPO" w:date="2018-04-13T15:49:00Z">
        <w:del w:id="445" w:author="Regular, Paul" w:date="2018-04-25T09:21:00Z">
          <w:r w:rsidR="002C39E2" w:rsidDel="00667DFF">
            <w:rPr>
              <w:rFonts w:ascii="Times New Roman" w:hAnsi="Times New Roman"/>
              <w:sz w:val="24"/>
              <w:szCs w:val="24"/>
            </w:rPr>
            <w:delText>part</w:delText>
          </w:r>
        </w:del>
      </w:ins>
      <w:ins w:id="446" w:author="DFO-MPO" w:date="2018-04-13T15:52:00Z">
        <w:del w:id="447" w:author="Regular, Paul" w:date="2018-04-25T09:21:00Z">
          <w:r w:rsidR="002C39E2" w:rsidDel="00667DFF">
            <w:rPr>
              <w:rFonts w:ascii="Times New Roman" w:hAnsi="Times New Roman"/>
              <w:sz w:val="24"/>
              <w:szCs w:val="24"/>
            </w:rPr>
            <w:delText>ially</w:delText>
          </w:r>
        </w:del>
      </w:ins>
      <w:ins w:id="448" w:author="DFO-MPO" w:date="2018-04-13T15:49:00Z">
        <w:del w:id="449" w:author="Regular, Paul" w:date="2018-04-25T09:21:00Z">
          <w:r w:rsidR="002C39E2" w:rsidDel="00667DFF">
            <w:rPr>
              <w:rFonts w:ascii="Times New Roman" w:hAnsi="Times New Roman"/>
              <w:sz w:val="24"/>
              <w:szCs w:val="24"/>
            </w:rPr>
            <w:delText xml:space="preserve"> offset by the </w:delText>
          </w:r>
        </w:del>
      </w:ins>
      <w:ins w:id="450" w:author="DFO-MPO" w:date="2018-04-13T15:50:00Z">
        <w:del w:id="451" w:author="Regular, Paul" w:date="2018-04-25T09:21:00Z">
          <w:r w:rsidR="002C39E2" w:rsidDel="00667DFF">
            <w:rPr>
              <w:rFonts w:ascii="Times New Roman" w:hAnsi="Times New Roman"/>
              <w:sz w:val="24"/>
              <w:szCs w:val="24"/>
            </w:rPr>
            <w:delText>ending</w:delText>
          </w:r>
        </w:del>
      </w:ins>
      <w:ins w:id="452" w:author="DFO-MPO" w:date="2018-04-13T15:49:00Z">
        <w:del w:id="453" w:author="Regular, Paul" w:date="2018-04-25T09:21:00Z">
          <w:r w:rsidR="002C39E2" w:rsidDel="00667DFF">
            <w:rPr>
              <w:rFonts w:ascii="Times New Roman" w:hAnsi="Times New Roman"/>
              <w:sz w:val="24"/>
              <w:szCs w:val="24"/>
            </w:rPr>
            <w:delText xml:space="preserve"> </w:delText>
          </w:r>
        </w:del>
      </w:ins>
      <w:ins w:id="454" w:author="DFO-MPO" w:date="2018-04-13T15:50:00Z">
        <w:del w:id="455" w:author="Regular, Paul" w:date="2018-04-25T09:21:00Z">
          <w:r w:rsidR="002C39E2" w:rsidDel="00667DFF">
            <w:rPr>
              <w:rFonts w:ascii="Times New Roman" w:hAnsi="Times New Roman"/>
              <w:sz w:val="24"/>
              <w:szCs w:val="24"/>
            </w:rPr>
            <w:delText xml:space="preserve">of the offshore commercial </w:delText>
          </w:r>
        </w:del>
      </w:ins>
      <w:ins w:id="456" w:author="DFO-MPO" w:date="2018-04-13T15:53:00Z">
        <w:del w:id="457" w:author="Regular, Paul" w:date="2018-04-25T09:21:00Z">
          <w:r w:rsidR="002C39E2" w:rsidDel="00667DFF">
            <w:rPr>
              <w:rFonts w:ascii="Times New Roman" w:hAnsi="Times New Roman"/>
              <w:sz w:val="24"/>
              <w:szCs w:val="24"/>
            </w:rPr>
            <w:delText xml:space="preserve">capelin </w:delText>
          </w:r>
        </w:del>
      </w:ins>
      <w:ins w:id="458" w:author="DFO-MPO" w:date="2018-04-13T15:50:00Z">
        <w:del w:id="459" w:author="Regular, Paul" w:date="2018-04-25T09:21:00Z">
          <w:r w:rsidR="002C39E2" w:rsidDel="00667DFF">
            <w:rPr>
              <w:rFonts w:ascii="Times New Roman" w:hAnsi="Times New Roman"/>
              <w:sz w:val="24"/>
              <w:szCs w:val="24"/>
            </w:rPr>
            <w:delText>fishery</w:delText>
          </w:r>
        </w:del>
      </w:ins>
      <w:ins w:id="460" w:author="DFO-MPO" w:date="2018-04-13T15:52:00Z">
        <w:del w:id="461" w:author="Regular, Paul" w:date="2018-04-25T09:21:00Z">
          <w:r w:rsidR="002C39E2" w:rsidDel="00667DFF">
            <w:rPr>
              <w:rFonts w:ascii="Times New Roman" w:hAnsi="Times New Roman"/>
              <w:sz w:val="24"/>
              <w:szCs w:val="24"/>
            </w:rPr>
            <w:delText xml:space="preserve"> </w:delText>
          </w:r>
        </w:del>
      </w:ins>
      <w:ins w:id="462" w:author="DFO-MPO" w:date="2018-04-13T15:53:00Z">
        <w:del w:id="463" w:author="Regular, Paul" w:date="2018-04-25T09:21:00Z">
          <w:r w:rsidR="002C39E2" w:rsidDel="00667DFF">
            <w:rPr>
              <w:rFonts w:ascii="Times New Roman" w:hAnsi="Times New Roman"/>
              <w:sz w:val="24"/>
              <w:szCs w:val="24"/>
            </w:rPr>
            <w:delText>for</w:delText>
          </w:r>
        </w:del>
      </w:ins>
      <w:ins w:id="464" w:author="DFO-MPO" w:date="2018-04-13T15:52:00Z">
        <w:del w:id="465" w:author="Regular, Paul" w:date="2018-04-25T09:21:00Z">
          <w:r w:rsidR="002C39E2" w:rsidDel="00667DFF">
            <w:rPr>
              <w:rFonts w:ascii="Times New Roman" w:hAnsi="Times New Roman"/>
              <w:sz w:val="24"/>
              <w:szCs w:val="24"/>
            </w:rPr>
            <w:delText xml:space="preserve"> </w:delText>
          </w:r>
        </w:del>
      </w:ins>
      <w:ins w:id="466" w:author="DFO-MPO" w:date="2018-04-13T15:54:00Z">
        <w:del w:id="467" w:author="Regular, Paul" w:date="2018-04-25T09:21:00Z">
          <w:r w:rsidR="002C39E2" w:rsidDel="00667DFF">
            <w:rPr>
              <w:rFonts w:ascii="Times New Roman" w:hAnsi="Times New Roman"/>
              <w:sz w:val="24"/>
              <w:szCs w:val="24"/>
            </w:rPr>
            <w:delText>(</w:delText>
          </w:r>
          <w:r w:rsidR="002C39E2" w:rsidRPr="002C39E2" w:rsidDel="00667DFF">
            <w:rPr>
              <w:highlight w:val="yellow"/>
              <w:rPrChange w:id="468" w:author="DFO-MPO" w:date="2018-04-13T15:54:00Z">
                <w:rPr/>
              </w:rPrChange>
            </w:rPr>
            <w:delText>immature?</w:delText>
          </w:r>
          <w:r w:rsidR="002C39E2" w:rsidDel="00667DFF">
            <w:rPr>
              <w:rFonts w:ascii="Times New Roman" w:hAnsi="Times New Roman"/>
              <w:sz w:val="24"/>
              <w:szCs w:val="24"/>
            </w:rPr>
            <w:delText xml:space="preserve">) </w:delText>
          </w:r>
        </w:del>
      </w:ins>
      <w:ins w:id="469" w:author="DFO-MPO" w:date="2018-04-13T15:52:00Z">
        <w:del w:id="470" w:author="Regular, Paul" w:date="2018-04-25T09:21:00Z">
          <w:r w:rsidR="002C39E2" w:rsidDel="00667DFF">
            <w:rPr>
              <w:rFonts w:ascii="Times New Roman" w:hAnsi="Times New Roman"/>
              <w:sz w:val="24"/>
              <w:szCs w:val="24"/>
            </w:rPr>
            <w:delText>capelin</w:delText>
          </w:r>
        </w:del>
      </w:ins>
      <w:ins w:id="471" w:author="DFO-MPO" w:date="2018-04-13T15:53:00Z">
        <w:del w:id="472"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473" w:author="DFO-MPO" w:date="2018-04-13T15:52:00Z">
        <w:del w:id="474" w:author="Regular, Paul" w:date="2018-04-25T09:21:00Z">
          <w:r w:rsidR="002C39E2" w:rsidDel="00667DFF">
            <w:rPr>
              <w:rFonts w:ascii="Times New Roman" w:hAnsi="Times New Roman"/>
              <w:sz w:val="24"/>
              <w:szCs w:val="24"/>
            </w:rPr>
            <w:delText xml:space="preserve"> had average landings</w:delText>
          </w:r>
        </w:del>
      </w:ins>
      <w:ins w:id="475" w:author="DFO-MPO" w:date="2018-04-13T15:53:00Z">
        <w:del w:id="476" w:author="Regular, Paul" w:date="2018-04-25T09:21:00Z">
          <w:r w:rsidR="002C39E2" w:rsidDel="00667DFF">
            <w:rPr>
              <w:rFonts w:ascii="Times New Roman" w:hAnsi="Times New Roman"/>
              <w:sz w:val="24"/>
              <w:szCs w:val="24"/>
            </w:rPr>
            <w:delText xml:space="preserve"> of ~21,000 t over the 1980s. </w:delText>
          </w:r>
        </w:del>
      </w:ins>
      <w:ins w:id="477" w:author="DFO-MPO" w:date="2018-04-13T15:52:00Z">
        <w:del w:id="478" w:author="Regular, Paul" w:date="2018-04-25T09:21:00Z">
          <w:r w:rsidR="002C39E2" w:rsidDel="00667DFF">
            <w:rPr>
              <w:rFonts w:ascii="Times New Roman" w:hAnsi="Times New Roman"/>
              <w:sz w:val="24"/>
              <w:szCs w:val="24"/>
            </w:rPr>
            <w:delText xml:space="preserve"> </w:delText>
          </w:r>
        </w:del>
      </w:ins>
      <w:del w:id="479"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480" w:author="DFO-MPO" w:date="2018-04-13T14:10:00Z">
        <w:del w:id="481" w:author="Regular, Paul" w:date="2018-04-25T09:21:00Z">
          <w:r w:rsidR="007D7F93" w:rsidDel="00667DFF">
            <w:rPr>
              <w:rFonts w:ascii="Times New Roman" w:hAnsi="Times New Roman"/>
              <w:sz w:val="24"/>
              <w:szCs w:val="24"/>
            </w:rPr>
            <w:delText xml:space="preserve">their </w:delText>
          </w:r>
        </w:del>
      </w:ins>
      <w:del w:id="482"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483" w:author="Montevecchi, William" w:date="2018-04-17T23:01:00Z">
              <w:rPr/>
            </w:rPrChange>
          </w:rPr>
          <w:delText xml:space="preserve">systematic increase in the index of total </w:delText>
        </w:r>
      </w:del>
      <w:ins w:id="484" w:author="George Rose" w:date="2018-04-11T13:23:00Z">
        <w:del w:id="485" w:author="Regular, Paul" w:date="2018-04-25T09:21:00Z">
          <w:r w:rsidRPr="00271CF5" w:rsidDel="00667DFF">
            <w:rPr>
              <w:highlight w:val="yellow"/>
              <w:rPrChange w:id="486"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487"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488"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489" w:author="George Rose" w:date="2018-04-11T13:23:00Z"/>
          <w:del w:id="490" w:author="Regular, Paul" w:date="2018-04-25T09:21:00Z"/>
          <w:rFonts w:ascii="Times New Roman" w:eastAsia="Times New Roman" w:hAnsi="Times New Roman" w:cs="Times New Roman"/>
          <w:sz w:val="24"/>
          <w:szCs w:val="24"/>
        </w:rPr>
        <w:pPrChange w:id="491"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492" w:author="George Rose" w:date="2018-04-11T13:23:00Z"/>
          <w:del w:id="493" w:author="Regular, Paul" w:date="2018-04-25T09:21:00Z"/>
          <w:rFonts w:ascii="Times New Roman" w:eastAsia="Times New Roman" w:hAnsi="Times New Roman" w:cs="Times New Roman"/>
          <w:sz w:val="24"/>
          <w:szCs w:val="24"/>
          <w:highlight w:val="yellow"/>
          <w:rPrChange w:id="494" w:author="Montevecchi, William" w:date="2018-04-18T09:41:00Z">
            <w:rPr>
              <w:ins w:id="495" w:author="George Rose" w:date="2018-04-11T13:23:00Z"/>
              <w:del w:id="496" w:author="Regular, Paul" w:date="2018-04-25T09:21:00Z"/>
              <w:rFonts w:ascii="Times New Roman" w:eastAsia="Times New Roman" w:hAnsi="Times New Roman" w:cs="Times New Roman"/>
              <w:sz w:val="24"/>
              <w:szCs w:val="24"/>
            </w:rPr>
          </w:rPrChange>
        </w:rPr>
        <w:pPrChange w:id="497" w:author="Regular, Paul" w:date="2018-04-25T09:21:00Z">
          <w:pPr>
            <w:pStyle w:val="Body"/>
            <w:spacing w:after="0" w:line="480" w:lineRule="auto"/>
            <w:ind w:firstLine="720"/>
          </w:pPr>
        </w:pPrChange>
      </w:pPr>
      <w:ins w:id="498" w:author="George Rose" w:date="2018-04-11T13:23:00Z">
        <w:del w:id="499" w:author="Regular, Paul" w:date="2018-04-25T09:21:00Z">
          <w:r w:rsidRPr="006C54C7" w:rsidDel="00667DFF">
            <w:rPr>
              <w:highlight w:val="yellow"/>
              <w:lang w:val="de-DE"/>
              <w:rPrChange w:id="500"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501" w:author="George Rose" w:date="2018-04-11T13:23:00Z"/>
          <w:del w:id="502" w:author="Regular, Paul" w:date="2018-04-25T09:21:00Z"/>
          <w:rFonts w:ascii="Times New Roman" w:eastAsia="Times New Roman" w:hAnsi="Times New Roman" w:cs="Times New Roman"/>
          <w:sz w:val="24"/>
          <w:szCs w:val="24"/>
          <w:highlight w:val="yellow"/>
          <w:rPrChange w:id="503" w:author="Montevecchi, William" w:date="2018-04-18T09:41:00Z">
            <w:rPr>
              <w:ins w:id="504" w:author="George Rose" w:date="2018-04-11T13:23:00Z"/>
              <w:del w:id="505" w:author="Regular, Paul" w:date="2018-04-25T09:21:00Z"/>
              <w:rFonts w:ascii="Times New Roman" w:eastAsia="Times New Roman" w:hAnsi="Times New Roman" w:cs="Times New Roman"/>
              <w:sz w:val="24"/>
              <w:szCs w:val="24"/>
            </w:rPr>
          </w:rPrChange>
        </w:rPr>
        <w:pPrChange w:id="506"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507" w:author="George Rose" w:date="2018-04-11T13:23:00Z"/>
          <w:del w:id="508" w:author="Regular, Paul" w:date="2018-04-25T09:21:00Z"/>
          <w:rFonts w:ascii="Times New Roman" w:eastAsia="Times New Roman" w:hAnsi="Times New Roman" w:cs="Times New Roman"/>
          <w:sz w:val="24"/>
          <w:szCs w:val="24"/>
          <w:highlight w:val="yellow"/>
          <w:rPrChange w:id="509" w:author="Montevecchi, William" w:date="2018-04-18T09:41:00Z">
            <w:rPr>
              <w:ins w:id="510" w:author="George Rose" w:date="2018-04-11T13:23:00Z"/>
              <w:del w:id="511" w:author="Regular, Paul" w:date="2018-04-25T09:21:00Z"/>
              <w:rFonts w:ascii="Times New Roman" w:eastAsia="Times New Roman" w:hAnsi="Times New Roman" w:cs="Times New Roman"/>
              <w:sz w:val="24"/>
              <w:szCs w:val="24"/>
            </w:rPr>
          </w:rPrChange>
        </w:rPr>
        <w:pPrChange w:id="512" w:author="Regular, Paul" w:date="2018-04-25T09:21:00Z">
          <w:pPr>
            <w:pStyle w:val="Body"/>
            <w:spacing w:after="0" w:line="480" w:lineRule="auto"/>
            <w:ind w:firstLine="720"/>
          </w:pPr>
        </w:pPrChange>
      </w:pPr>
      <w:ins w:id="513" w:author="George Rose" w:date="2018-04-11T13:23:00Z">
        <w:del w:id="514" w:author="Regular, Paul" w:date="2018-04-25T09:21:00Z">
          <w:r w:rsidRPr="006C54C7" w:rsidDel="00667DFF">
            <w:rPr>
              <w:highlight w:val="yellow"/>
              <w:rPrChange w:id="515" w:author="Montevecchi, William" w:date="2018-04-18T09:41:00Z">
                <w:rPr/>
              </w:rPrChange>
            </w:rPr>
            <w:lastRenderedPageBreak/>
            <w:delText>Published on the web 12 April 2011.</w:delText>
          </w:r>
        </w:del>
      </w:ins>
    </w:p>
    <w:p w14:paraId="277E9B32" w14:textId="6DC969C1" w:rsidR="000134ED" w:rsidRPr="006C54C7" w:rsidDel="00667DFF" w:rsidRDefault="000134ED">
      <w:pPr>
        <w:pStyle w:val="Body"/>
        <w:spacing w:after="0" w:line="480" w:lineRule="auto"/>
        <w:rPr>
          <w:ins w:id="516" w:author="George Rose" w:date="2018-04-11T13:23:00Z"/>
          <w:del w:id="517" w:author="Regular, Paul" w:date="2018-04-25T09:21:00Z"/>
          <w:rFonts w:ascii="Times New Roman" w:eastAsia="Times New Roman" w:hAnsi="Times New Roman" w:cs="Times New Roman"/>
          <w:sz w:val="24"/>
          <w:szCs w:val="24"/>
          <w:highlight w:val="yellow"/>
          <w:rPrChange w:id="518" w:author="Montevecchi, William" w:date="2018-04-18T09:41:00Z">
            <w:rPr>
              <w:ins w:id="519" w:author="George Rose" w:date="2018-04-11T13:23:00Z"/>
              <w:del w:id="520" w:author="Regular, Paul" w:date="2018-04-25T09:21:00Z"/>
              <w:rFonts w:ascii="Times New Roman" w:eastAsia="Times New Roman" w:hAnsi="Times New Roman" w:cs="Times New Roman"/>
              <w:sz w:val="24"/>
              <w:szCs w:val="24"/>
            </w:rPr>
          </w:rPrChange>
        </w:rPr>
        <w:pPrChange w:id="521"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522" w:author="Regular, Paul" w:date="2018-04-25T09:21:00Z">
          <w:pPr>
            <w:pStyle w:val="Body"/>
            <w:spacing w:after="0" w:line="480" w:lineRule="auto"/>
            <w:ind w:firstLine="720"/>
          </w:pPr>
        </w:pPrChange>
      </w:pPr>
      <w:ins w:id="523" w:author="George Rose" w:date="2018-04-11T13:23:00Z">
        <w:del w:id="524" w:author="Regular, Paul" w:date="2018-04-25T09:21:00Z">
          <w:r w:rsidRPr="006C54C7" w:rsidDel="00667DFF">
            <w:rPr>
              <w:rFonts w:ascii="Times New Roman" w:hAnsi="Times New Roman"/>
              <w:sz w:val="24"/>
              <w:szCs w:val="24"/>
              <w:highlight w:val="yellow"/>
              <w:rPrChange w:id="525"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526"/>
      <w:del w:id="527" w:author="Regular, Paul" w:date="2018-04-25T09:21:00Z">
        <w:r w:rsidRPr="006C54C7" w:rsidDel="00667DFF">
          <w:rPr>
            <w:rFonts w:ascii="Times New Roman" w:hAnsi="Times New Roman"/>
            <w:sz w:val="24"/>
            <w:szCs w:val="24"/>
            <w:highlight w:val="yellow"/>
            <w:rPrChange w:id="528" w:author="Montevecchi, William" w:date="2018-04-18T09:41:00Z">
              <w:rPr>
                <w:rFonts w:ascii="Times New Roman" w:hAnsi="Times New Roman"/>
                <w:sz w:val="24"/>
                <w:szCs w:val="24"/>
              </w:rPr>
            </w:rPrChange>
          </w:rPr>
          <w:delText>mortality</w:delText>
        </w:r>
        <w:commentRangeEnd w:id="526"/>
        <w:r w:rsidRPr="006C54C7" w:rsidDel="00667DFF">
          <w:rPr>
            <w:highlight w:val="yellow"/>
            <w:rPrChange w:id="529" w:author="Montevecchi, William" w:date="2018-04-18T09:41:00Z">
              <w:rPr/>
            </w:rPrChange>
          </w:rPr>
          <w:commentReference w:id="526"/>
        </w:r>
        <w:r w:rsidRPr="006C54C7" w:rsidDel="00667DFF">
          <w:rPr>
            <w:rFonts w:ascii="Times New Roman" w:hAnsi="Times New Roman"/>
            <w:sz w:val="24"/>
            <w:szCs w:val="24"/>
            <w:highlight w:val="yellow"/>
            <w:rPrChange w:id="530"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531"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532"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533"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534"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535" w:author="Montevecchi, William" w:date="2018-04-18T09:41:00Z">
              <w:rPr>
                <w:rFonts w:ascii="Times New Roman" w:eastAsia="Times New Roman" w:hAnsi="Times New Roman" w:cs="Times New Roman"/>
                <w:sz w:val="24"/>
                <w:szCs w:val="24"/>
              </w:rPr>
            </w:rPrChange>
          </w:rPr>
          <w:fldChar w:fldCharType="end"/>
        </w:r>
      </w:del>
      <w:ins w:id="536" w:author="Montevecchi, William" w:date="2018-04-18T09:41:00Z">
        <w:del w:id="537"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538"/>
      <w:del w:id="539" w:author="Regular, Paul" w:date="2018-04-25T09:21:00Z">
        <w:r w:rsidDel="00667DFF">
          <w:rPr>
            <w:rFonts w:ascii="Times New Roman" w:hAnsi="Times New Roman"/>
            <w:sz w:val="24"/>
            <w:szCs w:val="24"/>
          </w:rPr>
          <w:delText>.</w:delText>
        </w:r>
        <w:commentRangeEnd w:id="538"/>
        <w:r w:rsidDel="00667DFF">
          <w:commentReference w:id="538"/>
        </w:r>
        <w:r w:rsidDel="00667DFF">
          <w:rPr>
            <w:rFonts w:ascii="Times New Roman" w:hAnsi="Times New Roman"/>
            <w:sz w:val="24"/>
            <w:szCs w:val="24"/>
          </w:rPr>
          <w:delText xml:space="preserve"> </w:delText>
        </w:r>
        <w:commentRangeStart w:id="540"/>
        <w:r w:rsidDel="00667DFF">
          <w:rPr>
            <w:rFonts w:ascii="Times New Roman" w:hAnsi="Times New Roman"/>
            <w:sz w:val="24"/>
            <w:szCs w:val="24"/>
          </w:rPr>
          <w:delText>The</w:delText>
        </w:r>
        <w:commentRangeEnd w:id="540"/>
        <w:r w:rsidDel="00667DFF">
          <w:commentReference w:id="540"/>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6B76519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w:t>
      </w:r>
      <w:del w:id="541"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542" w:author="Montevecchi, William" w:date="2018-04-17T23:08:00Z">
        <w:r w:rsidR="00F20422">
          <w:rPr>
            <w:rFonts w:ascii="Times New Roman" w:hAnsi="Times New Roman"/>
            <w:sz w:val="24"/>
            <w:szCs w:val="24"/>
          </w:rPr>
          <w:t>dur</w:t>
        </w:r>
      </w:ins>
      <w:r>
        <w:rPr>
          <w:rFonts w:ascii="Times New Roman" w:hAnsi="Times New Roman"/>
          <w:sz w:val="24"/>
          <w:szCs w:val="24"/>
        </w:rPr>
        <w:t>in</w:t>
      </w:r>
      <w:ins w:id="543"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544"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545"/>
      <w:ins w:id="546" w:author="George Rose" w:date="2018-04-11T13:28:00Z">
        <w:r>
          <w:rPr>
            <w:rFonts w:ascii="Times New Roman" w:hAnsi="Times New Roman"/>
            <w:sz w:val="24"/>
            <w:szCs w:val="24"/>
          </w:rPr>
          <w:t>Despite</w:t>
        </w:r>
      </w:ins>
      <w:commentRangeEnd w:id="545"/>
      <w:r>
        <w:commentReference w:id="545"/>
      </w:r>
      <w:ins w:id="547" w:author="George Rose" w:date="2018-04-11T13:28:00Z">
        <w:r>
          <w:rPr>
            <w:rFonts w:ascii="Times New Roman" w:hAnsi="Times New Roman"/>
            <w:sz w:val="24"/>
            <w:szCs w:val="24"/>
          </w:rPr>
          <w:t xml:space="preserve"> limit</w:t>
        </w:r>
      </w:ins>
      <w:ins w:id="548" w:author="Montevecchi, William" w:date="2018-04-17T23:09:00Z">
        <w:r w:rsidR="00F20422">
          <w:rPr>
            <w:rFonts w:ascii="Times New Roman" w:hAnsi="Times New Roman"/>
            <w:sz w:val="24"/>
            <w:szCs w:val="24"/>
          </w:rPr>
          <w:t>ation</w:t>
        </w:r>
      </w:ins>
      <w:ins w:id="549" w:author="George Rose" w:date="2018-04-11T13:28:00Z">
        <w:r>
          <w:rPr>
            <w:rFonts w:ascii="Times New Roman" w:hAnsi="Times New Roman"/>
            <w:sz w:val="24"/>
            <w:szCs w:val="24"/>
          </w:rPr>
          <w:t xml:space="preserve">s on </w:t>
        </w:r>
        <w:del w:id="550" w:author="Regular, Paul" w:date="2018-04-25T09:31:00Z">
          <w:r w:rsidDel="0049224D">
            <w:rPr>
              <w:rFonts w:ascii="Times New Roman" w:hAnsi="Times New Roman"/>
              <w:sz w:val="24"/>
              <w:szCs w:val="24"/>
            </w:rPr>
            <w:delText>how quantitative these data are</w:delText>
          </w:r>
        </w:del>
      </w:ins>
      <w:ins w:id="551" w:author="Regular, Paul" w:date="2018-04-25T09:31:00Z">
        <w:r w:rsidR="0049224D">
          <w:rPr>
            <w:rFonts w:ascii="Times New Roman" w:hAnsi="Times New Roman"/>
            <w:sz w:val="24"/>
            <w:szCs w:val="24"/>
          </w:rPr>
          <w:t>catchability of capelin in trawl surveys</w:t>
        </w:r>
      </w:ins>
      <w:ins w:id="552" w:author="George Rose" w:date="2018-04-11T13:28:00Z">
        <w:r>
          <w:rPr>
            <w:rFonts w:ascii="Times New Roman" w:hAnsi="Times New Roman"/>
            <w:sz w:val="24"/>
            <w:szCs w:val="24"/>
          </w:rPr>
          <w:t xml:space="preserve"> (O’Driscoll et al. 2002), t</w:t>
        </w:r>
      </w:ins>
      <w:del w:id="553"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w:t>
      </w:r>
      <w:commentRangeStart w:id="554"/>
      <w:r>
        <w:rPr>
          <w:rFonts w:ascii="Times New Roman" w:hAnsi="Times New Roman"/>
          <w:sz w:val="24"/>
          <w:szCs w:val="24"/>
        </w:rPr>
        <w:t>2J3K</w:t>
      </w:r>
      <w:commentRangeEnd w:id="554"/>
      <w:r w:rsidR="006E0D61">
        <w:rPr>
          <w:rStyle w:val="CommentReference"/>
          <w:rFonts w:ascii="Times New Roman" w:eastAsia="Arial Unicode MS" w:hAnsi="Times New Roman" w:cs="Times New Roman"/>
          <w:color w:val="auto"/>
          <w:lang w:eastAsia="en-US"/>
        </w:rPr>
        <w:commentReference w:id="554"/>
      </w:r>
      <w:r>
        <w:rPr>
          <w:rFonts w:ascii="Times New Roman" w:hAnsi="Times New Roman"/>
          <w:sz w:val="24"/>
          <w:szCs w:val="24"/>
        </w:rPr>
        <w:t>).</w:t>
      </w:r>
    </w:p>
    <w:p w14:paraId="53820DE2" w14:textId="640F193F" w:rsidR="000134ED" w:rsidRDefault="00E5311E">
      <w:pPr>
        <w:pStyle w:val="Body"/>
        <w:spacing w:after="0" w:line="480" w:lineRule="auto"/>
        <w:ind w:firstLine="720"/>
        <w:rPr>
          <w:rFonts w:ascii="Times New Roman" w:eastAsia="Times New Roman" w:hAnsi="Times New Roman" w:cs="Times New Roman"/>
          <w:sz w:val="24"/>
          <w:szCs w:val="24"/>
        </w:rPr>
      </w:pPr>
      <w:commentRangeStart w:id="555"/>
      <w:r>
        <w:rPr>
          <w:rFonts w:ascii="Times New Roman" w:hAnsi="Times New Roman"/>
          <w:color w:val="333333"/>
          <w:sz w:val="24"/>
          <w:szCs w:val="24"/>
          <w:u w:color="333333"/>
        </w:rPr>
        <w:lastRenderedPageBreak/>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556" w:author="George Rose" w:date="2018-04-11T13:37:00Z">
        <w:r>
          <w:rPr>
            <w:rFonts w:ascii="Times New Roman" w:hAnsi="Times New Roman"/>
            <w:sz w:val="24"/>
            <w:szCs w:val="24"/>
          </w:rPr>
          <w:t>,</w:t>
        </w:r>
        <w:commentRangeStart w:id="557"/>
        <w:r>
          <w:rPr>
            <w:rFonts w:ascii="Times New Roman" w:hAnsi="Times New Roman"/>
            <w:sz w:val="24"/>
            <w:szCs w:val="24"/>
          </w:rPr>
          <w:t xml:space="preserve"> likely a response to a decline in the risk of cod predation that may drive capelin into the pelagic zone (Rose 1993)</w:t>
        </w:r>
      </w:ins>
      <w:r>
        <w:rPr>
          <w:rFonts w:ascii="Times New Roman" w:hAnsi="Times New Roman"/>
          <w:sz w:val="24"/>
          <w:szCs w:val="24"/>
        </w:rPr>
        <w:t xml:space="preserve">. </w:t>
      </w:r>
      <w:commentRangeEnd w:id="557"/>
      <w:r w:rsidR="006E0D61">
        <w:rPr>
          <w:rStyle w:val="CommentReference"/>
          <w:rFonts w:ascii="Times New Roman" w:eastAsia="Arial Unicode MS" w:hAnsi="Times New Roman" w:cs="Times New Roman"/>
          <w:color w:val="auto"/>
          <w:lang w:eastAsia="en-US"/>
        </w:rPr>
        <w:commentReference w:id="557"/>
      </w:r>
      <w:r>
        <w:rPr>
          <w:rFonts w:ascii="Times New Roman" w:hAnsi="Times New Roman"/>
          <w:sz w:val="24"/>
          <w:szCs w:val="24"/>
        </w:rPr>
        <w:t xml:space="preserve">Furthermore, when capelin densities were low, capelin were found in closer association with the bottom and </w:t>
      </w:r>
      <w:del w:id="558" w:author="Regular, Paul" w:date="2018-04-25T09:34:00Z">
        <w:r w:rsidDel="0049224D">
          <w:rPr>
            <w:rFonts w:ascii="Times New Roman" w:hAnsi="Times New Roman"/>
            <w:sz w:val="24"/>
            <w:szCs w:val="24"/>
          </w:rPr>
          <w:delText xml:space="preserve">displayed less </w:delText>
        </w:r>
        <w:commentRangeStart w:id="559"/>
        <w:r w:rsidDel="0049224D">
          <w:rPr>
            <w:rFonts w:ascii="Times New Roman" w:hAnsi="Times New Roman"/>
            <w:sz w:val="24"/>
            <w:szCs w:val="24"/>
          </w:rPr>
          <w:delText>vertical behaviour</w:delText>
        </w:r>
      </w:del>
      <w:ins w:id="560"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559"/>
      <w:r w:rsidR="004F34BD">
        <w:rPr>
          <w:rStyle w:val="CommentReference"/>
          <w:rFonts w:ascii="Times New Roman" w:eastAsia="Arial Unicode MS" w:hAnsi="Times New Roman" w:cs="Times New Roman"/>
          <w:color w:val="auto"/>
          <w:lang w:eastAsia="en-US"/>
        </w:rPr>
        <w:commentReference w:id="559"/>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change in a pelagic fish’s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was also seen in Atlantic herring in the Gulf of St. Lawrence where in the absence of Atlantic cod predation, Atlantic herring moved into the supra</w:t>
      </w:r>
      <w:ins w:id="561"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McQuinn</w:t>
      </w:r>
      <w:proofErr w:type="spellEnd"/>
      <w:r>
        <w:rPr>
          <w:rFonts w:ascii="Times New Roman" w:hAnsi="Times New Roman"/>
          <w:sz w:val="24"/>
          <w:szCs w:val="24"/>
        </w:rPr>
        <w:t xml:space="preserve">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562"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563"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564" w:author="George Rose" w:date="2018-04-11T13:40:00Z">
        <w:r>
          <w:rPr>
            <w:rFonts w:ascii="Times New Roman" w:hAnsi="Times New Roman"/>
            <w:sz w:val="24"/>
            <w:szCs w:val="24"/>
          </w:rPr>
          <w:t xml:space="preserve"> and the seafloor slope and roughness. Over most of the relatively flat seafloor of the surveyed area </w:t>
        </w:r>
      </w:ins>
      <w:del w:id="565"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566"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555"/>
      <w:r w:rsidR="0024187A">
        <w:rPr>
          <w:rStyle w:val="CommentReference"/>
          <w:rFonts w:ascii="Times New Roman" w:eastAsia="Arial Unicode MS" w:hAnsi="Times New Roman" w:cs="Times New Roman"/>
          <w:color w:val="auto"/>
          <w:lang w:eastAsia="en-US"/>
        </w:rPr>
        <w:commentReference w:id="555"/>
      </w:r>
    </w:p>
    <w:p w14:paraId="3F5B6A7F" w14:textId="02B6ED02" w:rsidR="000134ED" w:rsidRDefault="006C54C7">
      <w:pPr>
        <w:pStyle w:val="Body"/>
        <w:spacing w:after="0" w:line="480" w:lineRule="auto"/>
        <w:rPr>
          <w:rFonts w:ascii="Times New Roman" w:eastAsia="Times New Roman" w:hAnsi="Times New Roman" w:cs="Times New Roman"/>
          <w:i/>
          <w:iCs/>
          <w:sz w:val="24"/>
          <w:szCs w:val="24"/>
        </w:rPr>
      </w:pPr>
      <w:ins w:id="567" w:author="Montevecchi, William" w:date="2018-04-18T09:36:00Z">
        <w:r>
          <w:rPr>
            <w:rFonts w:ascii="Times New Roman" w:hAnsi="Times New Roman"/>
            <w:i/>
            <w:iCs/>
            <w:sz w:val="24"/>
            <w:szCs w:val="24"/>
          </w:rPr>
          <w:lastRenderedPageBreak/>
          <w:t>Contention</w:t>
        </w:r>
      </w:ins>
      <w:ins w:id="568" w:author="Montevecchi, William" w:date="2018-04-18T09:37:00Z">
        <w:r>
          <w:rPr>
            <w:rFonts w:ascii="Times New Roman" w:hAnsi="Times New Roman"/>
            <w:i/>
            <w:iCs/>
            <w:sz w:val="24"/>
            <w:szCs w:val="24"/>
          </w:rPr>
          <w:t xml:space="preserve"> </w:t>
        </w:r>
      </w:ins>
      <w:ins w:id="569" w:author="Montevecchi, William" w:date="2018-04-18T09:36:00Z">
        <w:r w:rsidRPr="006C54C7">
          <w:rPr>
            <w:rFonts w:ascii="Times New Roman" w:hAnsi="Times New Roman"/>
            <w:i/>
            <w:iCs/>
            <w:sz w:val="24"/>
            <w:szCs w:val="24"/>
            <w:rPrChange w:id="570" w:author="Montevecchi, William" w:date="2018-04-18T09:37:00Z">
              <w:rPr>
                <w:rFonts w:ascii="Times New Roman" w:hAnsi="Times New Roman"/>
                <w:i/>
                <w:iCs/>
                <w:sz w:val="24"/>
                <w:szCs w:val="24"/>
                <w:highlight w:val="yellow"/>
              </w:rPr>
            </w:rPrChange>
          </w:rPr>
          <w:t xml:space="preserve">that </w:t>
        </w:r>
      </w:ins>
      <w:ins w:id="571" w:author="Montevecchi, William" w:date="2018-04-18T09:37:00Z">
        <w:r w:rsidRPr="001C10AF">
          <w:rPr>
            <w:rFonts w:ascii="Times New Roman" w:hAnsi="Times New Roman"/>
            <w:i/>
            <w:iCs/>
            <w:sz w:val="24"/>
            <w:szCs w:val="24"/>
          </w:rPr>
          <w:t>post-1991</w:t>
        </w:r>
        <w:r>
          <w:rPr>
            <w:rFonts w:ascii="Times New Roman" w:hAnsi="Times New Roman"/>
            <w:i/>
            <w:iCs/>
            <w:sz w:val="24"/>
            <w:szCs w:val="24"/>
          </w:rPr>
          <w:t>c</w:t>
        </w:r>
      </w:ins>
      <w:del w:id="572" w:author="Montevecchi, William" w:date="2018-04-18T09:37:00Z">
        <w:r w:rsidR="00E5311E" w:rsidRPr="006C54C7" w:rsidDel="006C54C7">
          <w:rPr>
            <w:rFonts w:ascii="Times New Roman" w:hAnsi="Times New Roman"/>
            <w:i/>
            <w:iCs/>
            <w:sz w:val="24"/>
            <w:szCs w:val="24"/>
          </w:rPr>
          <w:delText>C</w:delText>
        </w:r>
      </w:del>
      <w:del w:id="573" w:author="Regular, Paul" w:date="2018-04-25T08:49:00Z">
        <w:r w:rsidR="00E5311E" w:rsidRPr="006C54C7">
          <w:rPr>
            <w:rFonts w:ascii="Times New Roman" w:hAnsi="Times New Roman"/>
            <w:i/>
            <w:iCs/>
            <w:sz w:val="24"/>
            <w:szCs w:val="24"/>
          </w:rPr>
          <w:delText>apelin</w:delText>
        </w:r>
      </w:del>
      <w:ins w:id="574" w:author="Montevecchi, William" w:date="2018-04-18T09:37:00Z">
        <w:r w:rsidRPr="001C10AF">
          <w:rPr>
            <w:rFonts w:ascii="Times New Roman" w:hAnsi="Times New Roman"/>
            <w:i/>
            <w:iCs/>
            <w:sz w:val="24"/>
            <w:szCs w:val="24"/>
          </w:rPr>
          <w:t>1991</w:t>
        </w:r>
      </w:ins>
      <w:ins w:id="575" w:author="Gail Davoren" w:date="2018-04-24T12:39:00Z">
        <w:r w:rsidR="00592BCA">
          <w:rPr>
            <w:rFonts w:ascii="Times New Roman" w:hAnsi="Times New Roman"/>
            <w:i/>
            <w:iCs/>
            <w:sz w:val="24"/>
            <w:szCs w:val="24"/>
          </w:rPr>
          <w:t xml:space="preserve"> </w:t>
        </w:r>
      </w:ins>
      <w:ins w:id="576" w:author="Montevecchi, William" w:date="2018-04-18T09:37:00Z">
        <w:r>
          <w:rPr>
            <w:rFonts w:ascii="Times New Roman" w:hAnsi="Times New Roman"/>
            <w:i/>
            <w:iCs/>
            <w:sz w:val="24"/>
            <w:szCs w:val="24"/>
          </w:rPr>
          <w:t>c</w:t>
        </w:r>
      </w:ins>
      <w:del w:id="577" w:author="Montevecchi, William" w:date="2018-04-18T09:37:00Z">
        <w:r w:rsidR="00E5311E" w:rsidRPr="006C54C7" w:rsidDel="006C54C7">
          <w:rPr>
            <w:rFonts w:ascii="Times New Roman" w:hAnsi="Times New Roman"/>
            <w:i/>
            <w:iCs/>
            <w:sz w:val="24"/>
            <w:szCs w:val="24"/>
          </w:rPr>
          <w:delText>C</w:delText>
        </w:r>
      </w:del>
      <w:ins w:id="578"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del w:id="579" w:author="Montevecchi, William" w:date="2018-04-18T09:38:00Z">
        <w:r w:rsidR="00E5311E" w:rsidRPr="006C54C7" w:rsidDel="006C54C7">
          <w:rPr>
            <w:rFonts w:ascii="Times New Roman" w:hAnsi="Times New Roman"/>
            <w:i/>
            <w:iCs/>
            <w:sz w:val="24"/>
            <w:szCs w:val="24"/>
          </w:rPr>
          <w:delText xml:space="preserve"> </w:delText>
        </w:r>
      </w:del>
      <w:ins w:id="580"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581" w:author="Montevecchi, William" w:date="2018-04-18T09:37:00Z">
        <w:r w:rsidR="00E5311E" w:rsidRPr="006C54C7" w:rsidDel="006C54C7">
          <w:rPr>
            <w:rFonts w:ascii="Times New Roman" w:hAnsi="Times New Roman"/>
            <w:i/>
            <w:iCs/>
            <w:sz w:val="24"/>
            <w:szCs w:val="24"/>
          </w:rPr>
          <w:delText>post-1991</w:delText>
        </w:r>
      </w:del>
    </w:p>
    <w:p w14:paraId="1D4F11BB" w14:textId="51B81D46" w:rsidR="004A2F3A" w:rsidRDefault="00E5311E">
      <w:pPr>
        <w:pStyle w:val="Body"/>
        <w:spacing w:after="0" w:line="480" w:lineRule="auto"/>
        <w:rPr>
          <w:ins w:id="582" w:author="Garry Stenson" w:date="2018-04-25T21:29:00Z"/>
          <w:rFonts w:ascii="Times New Roman" w:hAnsi="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583" w:author="Montevecchi, William" w:date="2018-04-18T15:09:00Z">
        <w:r w:rsidR="006D1C21">
          <w:rPr>
            <w:rFonts w:ascii="Times New Roman" w:hAnsi="Times New Roman"/>
            <w:sz w:val="24"/>
            <w:szCs w:val="24"/>
          </w:rPr>
          <w:t>ere</w:t>
        </w:r>
      </w:ins>
      <w:del w:id="584"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585"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586" w:author="Regular, Paul" w:date="2018-04-25T09:48:00Z">
        <w:r w:rsidR="00C75019">
          <w:rPr>
            <w:rFonts w:ascii="Times New Roman" w:hAnsi="Times New Roman"/>
            <w:sz w:val="24"/>
            <w:szCs w:val="24"/>
          </w:rPr>
          <w:t xml:space="preserve">This variability is likely related to the poor catchability </w:t>
        </w:r>
      </w:ins>
      <w:ins w:id="587" w:author="Regular, Paul" w:date="2018-04-25T09:49:00Z">
        <w:r w:rsidR="00C75019">
          <w:rPr>
            <w:rFonts w:ascii="Times New Roman" w:hAnsi="Times New Roman"/>
            <w:sz w:val="24"/>
            <w:szCs w:val="24"/>
          </w:rPr>
          <w:t xml:space="preserve">of capelin </w:t>
        </w:r>
      </w:ins>
      <w:ins w:id="588" w:author="Regular, Paul" w:date="2018-04-25T09:48:00Z">
        <w:r w:rsidR="00C75019">
          <w:rPr>
            <w:rFonts w:ascii="Times New Roman" w:hAnsi="Times New Roman"/>
            <w:sz w:val="24"/>
            <w:szCs w:val="24"/>
          </w:rPr>
          <w:t xml:space="preserve">of the </w:t>
        </w:r>
      </w:ins>
      <w:ins w:id="589" w:author="Regular, Paul" w:date="2018-04-25T09:49:00Z">
        <w:r w:rsidR="00C75019">
          <w:rPr>
            <w:rFonts w:ascii="Times New Roman" w:hAnsi="Times New Roman"/>
            <w:sz w:val="24"/>
            <w:szCs w:val="24"/>
          </w:rPr>
          <w:t xml:space="preserve">Engel otter trawl used in the FBTS through the 1985-1995 </w:t>
        </w:r>
      </w:ins>
      <w:proofErr w:type="gramStart"/>
      <w:ins w:id="590" w:author="Regular, Paul" w:date="2018-04-25T09:50:00Z">
        <w:r w:rsidR="00C75019">
          <w:rPr>
            <w:rFonts w:ascii="Times New Roman" w:hAnsi="Times New Roman"/>
            <w:sz w:val="24"/>
            <w:szCs w:val="24"/>
          </w:rPr>
          <w:t>period</w:t>
        </w:r>
      </w:ins>
      <w:proofErr w:type="gramEnd"/>
      <w:ins w:id="591"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instrText>
      </w:r>
      <w:r w:rsidR="00D20345">
        <w:rPr>
          <w:rFonts w:ascii="Cambria Math" w:eastAsia="Times New Roman" w:hAnsi="Cambria Math" w:cs="Cambria Math"/>
          <w:sz w:val="24"/>
          <w:szCs w:val="24"/>
        </w:rPr>
        <w:instrText>‐</w:instrText>
      </w:r>
      <w:r w:rsidR="00D20345">
        <w:rPr>
          <w:rFonts w:ascii="Times New Roman" w:eastAsia="Times New Roman" w:hAnsi="Times New Roman" w:cs="Times New Roman"/>
          <w:sz w:val="24"/>
          <w:szCs w:val="24"/>
        </w:rPr>
        <w:instrText>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proofErr w:type="gramEnd"/>
      <w:ins w:id="592" w:author="Regular, Paul" w:date="2018-04-25T09:51:00Z">
        <w:r w:rsidR="00C75019">
          <w:rPr>
            <w:rFonts w:ascii="Times New Roman" w:hAnsi="Times New Roman"/>
            <w:sz w:val="24"/>
            <w:szCs w:val="24"/>
          </w:rPr>
          <w:t xml:space="preserve"> </w:t>
        </w:r>
      </w:ins>
      <w:r>
        <w:rPr>
          <w:rFonts w:ascii="Times New Roman" w:hAnsi="Times New Roman"/>
          <w:sz w:val="24"/>
          <w:szCs w:val="24"/>
        </w:rPr>
        <w:t xml:space="preserve"> The main advantage</w:t>
      </w:r>
      <w:ins w:id="593" w:author="Garry Stenson" w:date="2018-04-25T21:27:00Z">
        <w:r w:rsidR="004A2F3A">
          <w:rPr>
            <w:rFonts w:ascii="Times New Roman" w:hAnsi="Times New Roman"/>
            <w:sz w:val="24"/>
            <w:szCs w:val="24"/>
          </w:rPr>
          <w:t>s</w:t>
        </w:r>
      </w:ins>
      <w:r>
        <w:rPr>
          <w:rFonts w:ascii="Times New Roman" w:hAnsi="Times New Roman"/>
          <w:sz w:val="24"/>
          <w:szCs w:val="24"/>
        </w:rPr>
        <w:t xml:space="preserve"> of this approach is that it accounts for changes in the spatial distribution of sampling effort from one year to the next</w:t>
      </w:r>
      <w:ins w:id="594" w:author="Garry Stenson" w:date="2018-04-25T21:27:00Z">
        <w:r w:rsidR="004A2F3A">
          <w:rPr>
            <w:rFonts w:ascii="Times New Roman" w:hAnsi="Times New Roman"/>
            <w:sz w:val="24"/>
            <w:szCs w:val="24"/>
          </w:rPr>
          <w:t xml:space="preserve"> and</w:t>
        </w:r>
      </w:ins>
      <w:del w:id="595" w:author="Garry Stenson" w:date="2018-04-25T21:27:00Z">
        <w:r w:rsidDel="004A2F3A">
          <w:rPr>
            <w:rFonts w:ascii="Times New Roman" w:hAnsi="Times New Roman"/>
            <w:sz w:val="24"/>
            <w:szCs w:val="24"/>
          </w:rPr>
          <w:delText>. This method also</w:delText>
        </w:r>
      </w:del>
      <w:r>
        <w:rPr>
          <w:rFonts w:ascii="Times New Roman" w:hAnsi="Times New Roman"/>
          <w:sz w:val="24"/>
          <w:szCs w:val="24"/>
        </w:rPr>
        <w:t xml:space="preserve"> provides a means of estimating the standard error of the center of gravity metric, which provides a perspective on the significance of distributional shifts. </w:t>
      </w:r>
      <w:ins w:id="596" w:author="Regular, Paul" w:date="2018-04-25T09:52:00Z">
        <w:r w:rsidR="00C75019">
          <w:rPr>
            <w:rFonts w:ascii="Times New Roman" w:hAnsi="Times New Roman"/>
            <w:sz w:val="24"/>
            <w:szCs w:val="24"/>
          </w:rPr>
          <w:t xml:space="preserve">Unlike Frank et al. (2016), we </w:t>
        </w:r>
        <w:del w:id="597" w:author="Garry Stenson" w:date="2018-04-25T21:27:00Z">
          <w:r w:rsidR="00C75019" w:rsidDel="004A2F3A">
            <w:rPr>
              <w:rFonts w:ascii="Times New Roman" w:hAnsi="Times New Roman"/>
              <w:sz w:val="24"/>
              <w:szCs w:val="24"/>
            </w:rPr>
            <w:delText xml:space="preserve"> </w:delText>
          </w:r>
        </w:del>
        <w:r w:rsidR="00C75019">
          <w:rPr>
            <w:rFonts w:ascii="Times New Roman" w:hAnsi="Times New Roman"/>
            <w:sz w:val="24"/>
            <w:szCs w:val="24"/>
          </w:rPr>
          <w:t xml:space="preserve">excluded the 1985-1995 </w:t>
        </w:r>
        <w:proofErr w:type="gramStart"/>
        <w:r w:rsidR="00C75019">
          <w:rPr>
            <w:rFonts w:ascii="Times New Roman" w:hAnsi="Times New Roman"/>
            <w:sz w:val="24"/>
            <w:szCs w:val="24"/>
          </w:rPr>
          <w:t>period</w:t>
        </w:r>
        <w:proofErr w:type="gramEnd"/>
        <w:r w:rsidR="00C75019">
          <w:rPr>
            <w:rFonts w:ascii="Times New Roman" w:hAnsi="Times New Roman"/>
            <w:sz w:val="24"/>
            <w:szCs w:val="24"/>
          </w:rPr>
          <w:t xml:space="preserve"> from our analysis and focused on the </w:t>
        </w:r>
      </w:ins>
      <w:ins w:id="598" w:author="Regular, Paul" w:date="2018-04-25T09:55:00Z">
        <w:r w:rsidR="00AB17FD">
          <w:rPr>
            <w:rFonts w:ascii="Times New Roman" w:hAnsi="Times New Roman"/>
            <w:sz w:val="24"/>
            <w:szCs w:val="24"/>
          </w:rPr>
          <w:t xml:space="preserve">post 1995 period when </w:t>
        </w:r>
      </w:ins>
      <w:ins w:id="599" w:author="Regular, Paul" w:date="2018-04-25T10:06:00Z">
        <w:r w:rsidR="00AB17FD">
          <w:rPr>
            <w:rFonts w:ascii="Times New Roman" w:hAnsi="Times New Roman"/>
            <w:sz w:val="24"/>
            <w:szCs w:val="24"/>
          </w:rPr>
          <w:t>the catchability of capelin was improved via the use of a</w:t>
        </w:r>
      </w:ins>
      <w:ins w:id="600" w:author="Regular, Paul" w:date="2018-04-25T09:55:00Z">
        <w:r w:rsidR="00C75019">
          <w:rPr>
            <w:rFonts w:ascii="Times New Roman" w:hAnsi="Times New Roman"/>
            <w:sz w:val="24"/>
            <w:szCs w:val="24"/>
          </w:rPr>
          <w:t xml:space="preserve"> </w:t>
        </w:r>
        <w:proofErr w:type="spellStart"/>
        <w:r w:rsidR="00C75019">
          <w:rPr>
            <w:rFonts w:ascii="Times New Roman" w:hAnsi="Times New Roman"/>
            <w:sz w:val="24"/>
            <w:szCs w:val="24"/>
          </w:rPr>
          <w:t>Cam</w:t>
        </w:r>
        <w:r w:rsidR="00184902">
          <w:rPr>
            <w:rFonts w:ascii="Times New Roman" w:hAnsi="Times New Roman"/>
            <w:sz w:val="24"/>
            <w:szCs w:val="24"/>
          </w:rPr>
          <w:t>pelen</w:t>
        </w:r>
        <w:proofErr w:type="spellEnd"/>
        <w:r w:rsidR="00184902">
          <w:rPr>
            <w:rFonts w:ascii="Times New Roman" w:hAnsi="Times New Roman"/>
            <w:sz w:val="24"/>
            <w:szCs w:val="24"/>
          </w:rPr>
          <w:t xml:space="preserve"> traw</w:t>
        </w:r>
      </w:ins>
      <w:ins w:id="601" w:author="Regular, Paul" w:date="2018-04-25T10:06:00Z">
        <w:r w:rsidR="00AB17FD">
          <w:rPr>
            <w:rFonts w:ascii="Times New Roman" w:hAnsi="Times New Roman"/>
            <w:sz w:val="24"/>
            <w:szCs w:val="24"/>
          </w:rPr>
          <w:t>l</w:t>
        </w:r>
      </w:ins>
      <w:ins w:id="602"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w:t>
      </w:r>
      <w:proofErr w:type="gramStart"/>
      <w:r>
        <w:rPr>
          <w:rFonts w:ascii="Times New Roman" w:hAnsi="Times New Roman"/>
          <w:sz w:val="24"/>
          <w:szCs w:val="24"/>
        </w:rPr>
        <w:t>capelin have</w:t>
      </w:r>
      <w:proofErr w:type="gramEnd"/>
      <w:r>
        <w:rPr>
          <w:rFonts w:ascii="Times New Roman" w:hAnsi="Times New Roman"/>
          <w:sz w:val="24"/>
          <w:szCs w:val="24"/>
        </w:rPr>
        <w:t xml:space="preserve"> shifted their distribution towards </w:t>
      </w:r>
      <w:commentRangeStart w:id="603"/>
      <w:r>
        <w:rPr>
          <w:rFonts w:ascii="Times New Roman" w:hAnsi="Times New Roman"/>
          <w:sz w:val="24"/>
          <w:szCs w:val="24"/>
        </w:rPr>
        <w:t>the inshore post-1991</w:t>
      </w:r>
      <w:commentRangeEnd w:id="603"/>
      <w:r w:rsidR="004A2F3A">
        <w:rPr>
          <w:rStyle w:val="CommentReference"/>
          <w:rFonts w:ascii="Times New Roman" w:eastAsia="Arial Unicode MS" w:hAnsi="Times New Roman" w:cs="Times New Roman"/>
          <w:color w:val="auto"/>
          <w:lang w:eastAsia="en-US"/>
        </w:rPr>
        <w:commentReference w:id="603"/>
      </w:r>
      <w:r>
        <w:rPr>
          <w:rFonts w:ascii="Times New Roman" w:hAnsi="Times New Roman"/>
          <w:sz w:val="24"/>
          <w:szCs w:val="24"/>
        </w:rPr>
        <w:t xml:space="preserve"> </w:t>
      </w:r>
      <w:del w:id="604" w:author="Regular, Paul" w:date="2018-04-25T12:25:00Z">
        <w:r w:rsidDel="00B42C2B">
          <w:rPr>
            <w:rFonts w:ascii="Times New Roman" w:hAnsi="Times New Roman"/>
            <w:sz w:val="24"/>
            <w:szCs w:val="24"/>
          </w:rPr>
          <w:delText xml:space="preserve">with no </w:delText>
        </w:r>
      </w:del>
      <w:ins w:id="605"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606" w:author="Regular, Paul" w:date="2018-04-25T12:24:00Z">
        <w:r w:rsidR="00B42C2B">
          <w:rPr>
            <w:rFonts w:ascii="Times New Roman" w:hAnsi="Times New Roman"/>
            <w:sz w:val="24"/>
            <w:szCs w:val="24"/>
          </w:rPr>
          <w:t>er</w:t>
        </w:r>
      </w:ins>
      <w:del w:id="607"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608"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609" w:author="Regular, Paul" w:date="2018-04-25T12:43:00Z">
        <w:r w:rsidR="00F01208">
          <w:rPr>
            <w:rFonts w:ascii="Times New Roman" w:hAnsi="Times New Roman"/>
            <w:sz w:val="24"/>
            <w:szCs w:val="24"/>
          </w:rPr>
          <w:t>demonstrates pronounced shifts in the north-south dimension</w:t>
        </w:r>
      </w:ins>
      <w:del w:id="610"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611" w:author="Regular, Paul" w:date="2018-04-25T12:42:00Z">
        <w:r w:rsidDel="00F01208">
          <w:rPr>
            <w:rFonts w:ascii="Times New Roman" w:hAnsi="Times New Roman"/>
            <w:sz w:val="24"/>
            <w:szCs w:val="24"/>
          </w:rPr>
          <w:delText>northward as abundance increases and southwards as abundance decreases</w:delText>
        </w:r>
      </w:del>
      <w:del w:id="612"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w:t>
      </w:r>
    </w:p>
    <w:p w14:paraId="31116A59" w14:textId="361C506A"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rPr>
        <w:lastRenderedPageBreak/>
        <w:t xml:space="preserve">Other analyses also indicate that it is unrealistic </w:t>
      </w:r>
      <w:ins w:id="613" w:author="Garry Stenson" w:date="2018-04-25T21:30:00Z">
        <w:r w:rsidR="004A2F3A">
          <w:rPr>
            <w:rFonts w:ascii="Times New Roman" w:hAnsi="Times New Roman"/>
            <w:sz w:val="24"/>
            <w:szCs w:val="24"/>
          </w:rPr>
          <w:t xml:space="preserve">to assume </w:t>
        </w:r>
      </w:ins>
      <w:r>
        <w:rPr>
          <w:rFonts w:ascii="Times New Roman" w:hAnsi="Times New Roman"/>
          <w:sz w:val="24"/>
          <w:szCs w:val="24"/>
        </w:rPr>
        <w:t xml:space="preserve">that </w:t>
      </w:r>
      <w:ins w:id="614" w:author="Garry Stenson" w:date="2018-04-25T21:30:00Z">
        <w:r w:rsidR="004A2F3A">
          <w:rPr>
            <w:rFonts w:ascii="Times New Roman" w:hAnsi="Times New Roman"/>
            <w:sz w:val="24"/>
            <w:szCs w:val="24"/>
          </w:rPr>
          <w:t xml:space="preserve">the </w:t>
        </w:r>
      </w:ins>
      <w:r>
        <w:rPr>
          <w:rFonts w:ascii="Times New Roman" w:hAnsi="Times New Roman"/>
          <w:sz w:val="24"/>
          <w:szCs w:val="24"/>
        </w:rPr>
        <w:t xml:space="preserve">3 to 6 Mt of capelin </w:t>
      </w:r>
      <w:ins w:id="615" w:author="Garry Stenson" w:date="2018-04-25T21:30:00Z">
        <w:r w:rsidR="004A2F3A">
          <w:rPr>
            <w:rFonts w:ascii="Times New Roman" w:hAnsi="Times New Roman"/>
            <w:sz w:val="24"/>
            <w:szCs w:val="24"/>
          </w:rPr>
          <w:t xml:space="preserve">that are ‘missing’ in the offshore surveys </w:t>
        </w:r>
      </w:ins>
      <w:r>
        <w:rPr>
          <w:rFonts w:ascii="Times New Roman" w:hAnsi="Times New Roman"/>
          <w:sz w:val="24"/>
          <w:szCs w:val="24"/>
        </w:rPr>
        <w:t xml:space="preserve">are residing in the inshore. The </w:t>
      </w:r>
      <w:ins w:id="616" w:author="Regular, Paul" w:date="2018-04-25T10:00:00Z">
        <w:r w:rsidR="00497364">
          <w:rPr>
            <w:rFonts w:ascii="Times New Roman" w:hAnsi="Times New Roman"/>
            <w:sz w:val="24"/>
            <w:szCs w:val="24"/>
          </w:rPr>
          <w:t xml:space="preserve">inshore </w:t>
        </w:r>
      </w:ins>
      <w:r>
        <w:rPr>
          <w:rFonts w:ascii="Times New Roman" w:hAnsi="Times New Roman"/>
          <w:sz w:val="24"/>
          <w:szCs w:val="24"/>
        </w:rPr>
        <w:t>‘blind-spot</w:t>
      </w:r>
      <w:commentRangeStart w:id="617"/>
      <w:r>
        <w:rPr>
          <w:rFonts w:ascii="Times New Roman" w:hAnsi="Times New Roman"/>
          <w:sz w:val="24"/>
          <w:szCs w:val="24"/>
        </w:rPr>
        <w:t>’</w:t>
      </w:r>
      <w:commentRangeEnd w:id="617"/>
      <w:r>
        <w:commentReference w:id="617"/>
      </w:r>
      <w:r>
        <w:rPr>
          <w:rFonts w:ascii="Times New Roman" w:hAnsi="Times New Roman"/>
          <w:sz w:val="24"/>
          <w:szCs w:val="24"/>
        </w:rPr>
        <w:t xml:space="preserve"> </w:t>
      </w:r>
      <w:del w:id="618" w:author="Regular, Paul" w:date="2018-04-25T10:00:00Z">
        <w:r w:rsidDel="00497364">
          <w:rPr>
            <w:rFonts w:ascii="Times New Roman" w:hAnsi="Times New Roman"/>
            <w:sz w:val="24"/>
            <w:szCs w:val="24"/>
          </w:rPr>
          <w:delText>of the</w:delText>
        </w:r>
      </w:del>
      <w:ins w:id="619"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620"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621" w:author="Regular, Paul" w:date="2018-04-25T10:00:00Z">
        <w:r w:rsidDel="00497364">
          <w:rPr>
            <w:rFonts w:ascii="Times New Roman" w:hAnsi="Times New Roman"/>
            <w:sz w:val="24"/>
            <w:szCs w:val="24"/>
          </w:rPr>
          <w:delText xml:space="preserve">blind </w:delText>
        </w:r>
      </w:del>
      <w:ins w:id="622"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623"/>
      <w:r>
        <w:rPr>
          <w:rFonts w:ascii="Times New Roman" w:hAnsi="Times New Roman"/>
          <w:sz w:val="24"/>
          <w:szCs w:val="24"/>
        </w:rPr>
        <w:t>Fig. 7</w:t>
      </w:r>
      <w:commentRangeEnd w:id="623"/>
      <w:r w:rsidR="00F01208">
        <w:rPr>
          <w:rStyle w:val="CommentReference"/>
          <w:rFonts w:ascii="Times New Roman" w:eastAsia="Arial Unicode MS" w:hAnsi="Times New Roman" w:cs="Times New Roman"/>
          <w:color w:val="auto"/>
          <w:lang w:eastAsia="en-US"/>
        </w:rPr>
        <w:commentReference w:id="623"/>
      </w:r>
      <w:r>
        <w:rPr>
          <w:rFonts w:ascii="Times New Roman" w:hAnsi="Times New Roman"/>
          <w:sz w:val="24"/>
          <w:szCs w:val="24"/>
        </w:rPr>
        <w:t>). Neither observation can account for the required amount of capelin hypothesized to be residing inshore if there was no collapse of capelin in the NL region. The</w:t>
      </w:r>
      <w:ins w:id="624" w:author="Montevecchi, William" w:date="2018-04-18T15:12:00Z">
        <w:r w:rsidR="007B04FF">
          <w:rPr>
            <w:rFonts w:ascii="Times New Roman" w:hAnsi="Times New Roman"/>
            <w:sz w:val="24"/>
            <w:szCs w:val="24"/>
          </w:rPr>
          <w:t xml:space="preserve"> </w:t>
        </w:r>
      </w:ins>
      <w:del w:id="625" w:author="Montevecchi, William" w:date="2018-04-18T15:12:00Z">
        <w:r w:rsidDel="007B04FF">
          <w:rPr>
            <w:rFonts w:ascii="Times New Roman" w:hAnsi="Times New Roman"/>
            <w:sz w:val="24"/>
            <w:szCs w:val="24"/>
          </w:rPr>
          <w:delText>refore, the</w:delText>
        </w:r>
      </w:del>
      <w:del w:id="626"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627"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628" w:author="Montevecchi, William" w:date="2018-04-18T15:26:00Z">
        <w:r>
          <w:rPr>
            <w:rFonts w:ascii="Times New Roman" w:hAnsi="Times New Roman"/>
            <w:i/>
            <w:iCs/>
            <w:sz w:val="24"/>
            <w:szCs w:val="24"/>
          </w:rPr>
          <w:t>Contention that c</w:t>
        </w:r>
      </w:ins>
      <w:del w:id="629"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65BE20F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630"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(Frank et al. 2016)</w:t>
      </w:r>
      <w:r>
        <w:rPr>
          <w:rFonts w:ascii="Times New Roman" w:eastAsia="Times New Roman" w:hAnsi="Times New Roman" w:cs="Times New Roman"/>
          <w:sz w:val="24"/>
          <w:szCs w:val="24"/>
        </w:rPr>
        <w:fldChar w:fldCharType="end"/>
      </w:r>
      <w:ins w:id="631" w:author="Montevecchi, William" w:date="2018-04-18T15:27:00Z">
        <w:r w:rsidR="009B7461">
          <w:rPr>
            <w:rFonts w:ascii="Times New Roman" w:hAnsi="Times New Roman"/>
            <w:sz w:val="24"/>
            <w:szCs w:val="24"/>
          </w:rPr>
          <w:t xml:space="preserve"> </w:t>
        </w:r>
      </w:ins>
      <w:del w:id="632"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633"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634" w:author="Montevecchi, William" w:date="2018-04-18T15:28:00Z">
        <w:r w:rsidR="009B7461">
          <w:rPr>
            <w:rFonts w:ascii="Times New Roman" w:hAnsi="Times New Roman"/>
            <w:sz w:val="24"/>
            <w:szCs w:val="24"/>
          </w:rPr>
          <w:t xml:space="preserve"> and </w:t>
        </w:r>
      </w:ins>
      <w:del w:id="635"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 xml:space="preserve">3 have remained consistent at ~60% and ~28% of the catch, respectively, while age-1 capelin has gone from being 1% of the catch to ~10% of the catch and contributions of ages 4, 5, and 6 have </w:t>
      </w:r>
      <w:r>
        <w:rPr>
          <w:rFonts w:ascii="Times New Roman" w:hAnsi="Times New Roman"/>
          <w:sz w:val="24"/>
          <w:szCs w:val="24"/>
        </w:rPr>
        <w:lastRenderedPageBreak/>
        <w:t>declined (Fig. 2)</w:t>
      </w:r>
      <w:ins w:id="636" w:author="Garry Stenson" w:date="2018-04-25T21:33:00Z">
        <w:r w:rsidR="004A2F3A">
          <w:rPr>
            <w:rFonts w:ascii="Times New Roman" w:hAnsi="Times New Roman"/>
            <w:sz w:val="24"/>
            <w:szCs w:val="24"/>
          </w:rPr>
          <w:t xml:space="preserve"> </w:t>
        </w:r>
      </w:ins>
      <w:ins w:id="637" w:author="Garry Stenson" w:date="2018-04-25T21:32:00Z">
        <w:r w:rsidR="004A2F3A">
          <w:rPr>
            <w:rFonts w:ascii="Times New Roman" w:hAnsi="Times New Roman"/>
            <w:sz w:val="24"/>
            <w:szCs w:val="24"/>
          </w:rPr>
          <w:t xml:space="preserve">which is </w:t>
        </w:r>
      </w:ins>
      <w:ins w:id="638" w:author="Garry Stenson" w:date="2018-04-25T21:33:00Z">
        <w:r w:rsidR="004A2F3A">
          <w:rPr>
            <w:rFonts w:ascii="Times New Roman" w:hAnsi="Times New Roman"/>
            <w:sz w:val="24"/>
            <w:szCs w:val="24"/>
          </w:rPr>
          <w:t>consistent</w:t>
        </w:r>
      </w:ins>
      <w:ins w:id="639" w:author="Garry Stenson" w:date="2018-04-25T21:32:00Z">
        <w:r w:rsidR="004A2F3A">
          <w:rPr>
            <w:rFonts w:ascii="Times New Roman" w:hAnsi="Times New Roman"/>
            <w:sz w:val="24"/>
            <w:szCs w:val="24"/>
          </w:rPr>
          <w:t xml:space="preserve"> </w:t>
        </w:r>
      </w:ins>
      <w:ins w:id="640" w:author="Garry Stenson" w:date="2018-04-25T21:33:00Z">
        <w:r w:rsidR="004A2F3A">
          <w:rPr>
            <w:rFonts w:ascii="Times New Roman" w:hAnsi="Times New Roman"/>
            <w:sz w:val="24"/>
            <w:szCs w:val="24"/>
          </w:rPr>
          <w:t xml:space="preserve">with Franks’ hypothesis. However, </w:t>
        </w:r>
      </w:ins>
      <w:del w:id="641" w:author="Garry Stenson" w:date="2018-04-25T21:33:00Z">
        <w:r w:rsidDel="004A2F3A">
          <w:rPr>
            <w:rFonts w:ascii="Times New Roman" w:hAnsi="Times New Roman"/>
            <w:sz w:val="24"/>
            <w:szCs w:val="24"/>
          </w:rPr>
          <w:delText>.</w:delText>
        </w:r>
      </w:del>
      <w:r>
        <w:rPr>
          <w:rFonts w:ascii="Times New Roman" w:hAnsi="Times New Roman"/>
          <w:sz w:val="24"/>
          <w:szCs w:val="24"/>
        </w:rPr>
        <w:t xml:space="preserve"> </w:t>
      </w:r>
      <w:del w:id="642" w:author="Garry Stenson" w:date="2018-04-25T21:33:00Z">
        <w:r w:rsidDel="004A2F3A">
          <w:rPr>
            <w:rFonts w:ascii="Times New Roman" w:hAnsi="Times New Roman"/>
            <w:sz w:val="24"/>
            <w:szCs w:val="24"/>
          </w:rPr>
          <w:delText>I</w:delText>
        </w:r>
      </w:del>
      <w:ins w:id="643" w:author="Garry Stenson" w:date="2018-04-25T21:33:00Z">
        <w:r w:rsidR="004A2F3A">
          <w:rPr>
            <w:rFonts w:ascii="Times New Roman" w:hAnsi="Times New Roman"/>
            <w:sz w:val="24"/>
            <w:szCs w:val="24"/>
          </w:rPr>
          <w:t>i</w:t>
        </w:r>
      </w:ins>
      <w:r>
        <w:rPr>
          <w:rFonts w:ascii="Times New Roman" w:hAnsi="Times New Roman"/>
          <w:sz w:val="24"/>
          <w:szCs w:val="24"/>
        </w:rPr>
        <w:t>n the inshore commercial fishery pre-1991, ~96-99% of the catches in NAFO Div. 3KL consisted of ages 3, 4</w:t>
      </w:r>
      <w:ins w:id="644" w:author="Montevecchi, William" w:date="2018-04-18T15:29:00Z">
        <w:r w:rsidR="009B7461">
          <w:rPr>
            <w:rFonts w:ascii="Times New Roman" w:hAnsi="Times New Roman"/>
            <w:sz w:val="24"/>
            <w:szCs w:val="24"/>
          </w:rPr>
          <w:t xml:space="preserve"> and</w:t>
        </w:r>
      </w:ins>
      <w:del w:id="645"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w:t>
      </w:r>
      <w:ins w:id="646" w:author="Garry Stenson" w:date="2018-04-25T21:34:00Z">
        <w:r w:rsidR="004A2F3A">
          <w:rPr>
            <w:rFonts w:ascii="Times New Roman" w:hAnsi="Times New Roman"/>
            <w:sz w:val="24"/>
            <w:szCs w:val="24"/>
          </w:rPr>
          <w:t xml:space="preserve"> which indicates that these older fish did not remain in the inshore</w:t>
        </w:r>
      </w:ins>
      <w:r>
        <w:rPr>
          <w:rFonts w:ascii="Times New Roman" w:hAnsi="Times New Roman"/>
          <w:sz w:val="24"/>
          <w:szCs w:val="24"/>
        </w:rPr>
        <w:t xml:space="preserve">. </w:t>
      </w:r>
      <w:commentRangeStart w:id="647"/>
      <w:r>
        <w:rPr>
          <w:rFonts w:ascii="Times New Roman" w:hAnsi="Times New Roman"/>
          <w:sz w:val="24"/>
          <w:szCs w:val="24"/>
        </w:rPr>
        <w:t xml:space="preserve">Age-2 capelin averaged 32% (60-fold increase) of the catch in Div. 3K and 42% (12-fold increase) of the catch in Div. 3L, while the contribution of age-3 fish to commercial inshore catches has been relatively unchanged (Fig. 8). </w:t>
      </w:r>
      <w:commentRangeEnd w:id="647"/>
      <w:r w:rsidR="004A2F3A">
        <w:rPr>
          <w:rStyle w:val="CommentReference"/>
          <w:rFonts w:ascii="Times New Roman" w:eastAsia="Arial Unicode MS" w:hAnsi="Times New Roman" w:cs="Times New Roman"/>
          <w:color w:val="auto"/>
          <w:lang w:eastAsia="en-US"/>
        </w:rPr>
        <w:commentReference w:id="647"/>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commentRangeStart w:id="648"/>
      <w:r>
        <w:rPr>
          <w:rFonts w:ascii="Times New Roman" w:hAnsi="Times New Roman"/>
          <w:sz w:val="24"/>
          <w:szCs w:val="24"/>
        </w:rPr>
        <w:t xml:space="preserve">The decrease in numbers of older capelin </w:t>
      </w:r>
      <w:del w:id="649"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650"/>
      <w:r>
        <w:rPr>
          <w:rFonts w:ascii="Times New Roman" w:hAnsi="Times New Roman"/>
          <w:sz w:val="24"/>
          <w:szCs w:val="24"/>
        </w:rPr>
        <w:t>supports</w:t>
      </w:r>
      <w:commentRangeEnd w:id="650"/>
      <w:r>
        <w:commentReference w:id="650"/>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w:t>
      </w:r>
      <w:del w:id="651" w:author="Regular, Paul" w:date="2018-04-25T12:56:00Z">
        <w:r w:rsidDel="002900BD">
          <w:rPr>
            <w:rFonts w:ascii="Times New Roman" w:hAnsi="Times New Roman"/>
            <w:sz w:val="24"/>
            <w:szCs w:val="24"/>
          </w:rPr>
          <w:delText>supports the rejection of the</w:delText>
        </w:r>
      </w:del>
      <w:ins w:id="652"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w:t>
      </w:r>
      <w:commentRangeEnd w:id="648"/>
      <w:r w:rsidR="00E25F8F">
        <w:rPr>
          <w:rStyle w:val="CommentReference"/>
          <w:rFonts w:ascii="Times New Roman" w:eastAsia="Arial Unicode MS" w:hAnsi="Times New Roman" w:cs="Times New Roman"/>
          <w:color w:val="auto"/>
          <w:lang w:eastAsia="en-US"/>
        </w:rPr>
        <w:commentReference w:id="648"/>
      </w:r>
      <w:r>
        <w:rPr>
          <w:rFonts w:ascii="Times New Roman" w:hAnsi="Times New Roman"/>
          <w:sz w:val="24"/>
          <w:szCs w:val="24"/>
        </w:rPr>
        <w:t xml:space="preserve">The truncation of the age-structure of capelin in both inshore and offshore waters and a subsequent shift to younger age-classes does support </w:t>
      </w:r>
      <w:commentRangeStart w:id="653"/>
      <w:del w:id="654" w:author="Regular, Paul" w:date="2018-04-25T12:58:00Z">
        <w:r w:rsidDel="002900BD">
          <w:rPr>
            <w:rFonts w:ascii="Times New Roman" w:hAnsi="Times New Roman"/>
            <w:sz w:val="24"/>
            <w:szCs w:val="24"/>
            <w:lang w:val="de-DE"/>
          </w:rPr>
          <w:delText>Fisheries</w:delText>
        </w:r>
        <w:commentRangeEnd w:id="653"/>
        <w:r w:rsidDel="002900BD">
          <w:commentReference w:id="653"/>
        </w:r>
        <w:r w:rsidDel="002900BD">
          <w:rPr>
            <w:rFonts w:ascii="Times New Roman" w:hAnsi="Times New Roman"/>
            <w:sz w:val="24"/>
            <w:szCs w:val="24"/>
          </w:rPr>
          <w:delText xml:space="preserve"> and Oceans Canada findings that the </w:delText>
        </w:r>
      </w:del>
      <w:proofErr w:type="spellStart"/>
      <w:ins w:id="655" w:author="Regular, Paul" w:date="2018-04-25T12:58:00Z">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contention</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that</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ins>
      <w:r>
        <w:rPr>
          <w:rFonts w:ascii="Times New Roman" w:hAnsi="Times New Roman"/>
          <w:sz w:val="24"/>
          <w:szCs w:val="24"/>
        </w:rPr>
        <w:t xml:space="preserve">capelin population in NAFO Div. 2J3KL collapsed </w:t>
      </w:r>
      <w:del w:id="656" w:author="Regular, Paul" w:date="2018-04-25T12:59:00Z">
        <w:r w:rsidDel="002900BD">
          <w:rPr>
            <w:rFonts w:ascii="Times New Roman" w:hAnsi="Times New Roman"/>
            <w:sz w:val="24"/>
            <w:szCs w:val="24"/>
          </w:rPr>
          <w:delText>relative to the 1980s</w:delText>
        </w:r>
      </w:del>
      <w:ins w:id="657"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52E0DC2B" w:rsidR="000134ED" w:rsidRDefault="00E5311E">
      <w:pPr>
        <w:pStyle w:val="Body"/>
        <w:spacing w:after="0" w:line="480" w:lineRule="auto"/>
        <w:ind w:firstLine="720"/>
        <w:rPr>
          <w:rFonts w:ascii="Times New Roman" w:eastAsia="Times New Roman" w:hAnsi="Times New Roman" w:cs="Times New Roman"/>
          <w:sz w:val="24"/>
          <w:szCs w:val="24"/>
        </w:rPr>
      </w:pPr>
      <w:commentRangeStart w:id="658"/>
      <w:r>
        <w:rPr>
          <w:rFonts w:ascii="Times New Roman" w:hAnsi="Times New Roman"/>
          <w:sz w:val="24"/>
          <w:szCs w:val="24"/>
        </w:rPr>
        <w:t xml:space="preserve">We postulate that changes in capelin biology and </w:t>
      </w:r>
      <w:proofErr w:type="spellStart"/>
      <w:r>
        <w:rPr>
          <w:rFonts w:ascii="Times New Roman" w:hAnsi="Times New Roman"/>
          <w:sz w:val="24"/>
          <w:szCs w:val="24"/>
        </w:rPr>
        <w:t>behaviour</w:t>
      </w:r>
      <w:proofErr w:type="spellEnd"/>
      <w:r>
        <w:rPr>
          <w:rFonts w:ascii="Times New Roman" w:hAnsi="Times New Roman"/>
          <w:sz w:val="24"/>
          <w:szCs w:val="24"/>
        </w:rPr>
        <w:t xml:space="preserve"> post-1991 negatively impacted the effectiveness of the inshore catch rate index in providing estimates of capelin spawning biomass.</w:t>
      </w:r>
      <w:commentRangeEnd w:id="658"/>
      <w:r w:rsidR="00E25F8F">
        <w:rPr>
          <w:rStyle w:val="CommentReference"/>
          <w:rFonts w:ascii="Times New Roman" w:eastAsia="Arial Unicode MS" w:hAnsi="Times New Roman" w:cs="Times New Roman"/>
          <w:color w:val="auto"/>
          <w:lang w:eastAsia="en-US"/>
        </w:rPr>
        <w:commentReference w:id="658"/>
      </w:r>
      <w:r>
        <w:rPr>
          <w:rFonts w:ascii="Times New Roman" w:hAnsi="Times New Roman"/>
          <w:sz w:val="24"/>
          <w:szCs w:val="24"/>
        </w:rPr>
        <w:t xml:space="preserve"> Due to the small sizes of spawning capelin post-1991, management regulations introduced a </w:t>
      </w:r>
      <w:commentRangeStart w:id="659"/>
      <w:r>
        <w:rPr>
          <w:rFonts w:ascii="Times New Roman" w:hAnsi="Times New Roman"/>
          <w:sz w:val="24"/>
          <w:szCs w:val="24"/>
        </w:rPr>
        <w:t xml:space="preserve">size criterion </w:t>
      </w:r>
      <w:commentRangeEnd w:id="659"/>
      <w:r w:rsidR="001B244E">
        <w:rPr>
          <w:rStyle w:val="CommentReference"/>
          <w:rFonts w:ascii="Times New Roman" w:eastAsia="Arial Unicode MS" w:hAnsi="Times New Roman" w:cs="Times New Roman"/>
          <w:color w:val="auto"/>
          <w:lang w:eastAsia="en-US"/>
        </w:rPr>
        <w:commentReference w:id="659"/>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w:t>
      </w:r>
      <w:r>
        <w:rPr>
          <w:rFonts w:ascii="Times New Roman" w:hAnsi="Times New Roman"/>
          <w:sz w:val="24"/>
          <w:szCs w:val="24"/>
        </w:rPr>
        <w:lastRenderedPageBreak/>
        <w:t xml:space="preserve">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w:t>
      </w:r>
      <w:commentRangeStart w:id="660"/>
      <w:r>
        <w:rPr>
          <w:rFonts w:ascii="Times New Roman" w:hAnsi="Times New Roman"/>
          <w:sz w:val="24"/>
          <w:szCs w:val="24"/>
        </w:rPr>
        <w:t xml:space="preserve">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ins w:id="661" w:author="Regular, Paul" w:date="2018-04-25T13:01:00Z">
        <w:r w:rsidR="002900BD">
          <w:rPr>
            <w:rFonts w:ascii="Times New Roman" w:hAnsi="Times New Roman"/>
            <w:sz w:val="24"/>
            <w:szCs w:val="24"/>
          </w:rPr>
          <w:t xml:space="preserve"> </w:t>
        </w:r>
      </w:ins>
      <w:r>
        <w:rPr>
          <w:rFonts w:ascii="Times New Roman" w:hAnsi="Times New Roman"/>
          <w:sz w:val="24"/>
          <w:szCs w:val="24"/>
        </w:rPr>
        <w:t xml:space="preserve"> </w:t>
      </w:r>
      <w:commentRangeEnd w:id="660"/>
      <w:r w:rsidR="00E25F8F">
        <w:rPr>
          <w:rStyle w:val="CommentReference"/>
          <w:rFonts w:ascii="Times New Roman" w:eastAsia="Arial Unicode MS" w:hAnsi="Times New Roman" w:cs="Times New Roman"/>
          <w:color w:val="auto"/>
          <w:lang w:eastAsia="en-US"/>
        </w:rPr>
        <w:commentReference w:id="660"/>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11BD4E84" w:rsidR="000134ED" w:rsidRDefault="00E5311E">
      <w:pPr>
        <w:pStyle w:val="Body"/>
        <w:spacing w:after="0" w:line="480" w:lineRule="auto"/>
        <w:ind w:firstLine="720"/>
        <w:rPr>
          <w:rFonts w:ascii="Times New Roman" w:eastAsia="Times New Roman" w:hAnsi="Times New Roman" w:cs="Times New Roman"/>
          <w:sz w:val="24"/>
          <w:szCs w:val="24"/>
        </w:rPr>
      </w:pPr>
      <w:commentRangeStart w:id="662"/>
      <w:r>
        <w:rPr>
          <w:rFonts w:ascii="Times New Roman" w:hAnsi="Times New Roman"/>
          <w:sz w:val="24"/>
          <w:szCs w:val="24"/>
        </w:rPr>
        <w:t>Post</w:t>
      </w:r>
      <w:commentRangeEnd w:id="662"/>
      <w:r w:rsidR="0063426C">
        <w:rPr>
          <w:rStyle w:val="CommentReference"/>
          <w:rFonts w:ascii="Times New Roman" w:eastAsia="Arial Unicode MS" w:hAnsi="Times New Roman" w:cs="Times New Roman"/>
          <w:color w:val="auto"/>
          <w:lang w:eastAsia="en-US"/>
        </w:rPr>
        <w:commentReference w:id="662"/>
      </w:r>
      <w:r>
        <w:rPr>
          <w:rFonts w:ascii="Times New Roman" w:hAnsi="Times New Roman"/>
          <w:sz w:val="24"/>
          <w:szCs w:val="24"/>
        </w:rPr>
        <w:t xml:space="preserve">-1991,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Carscadden</w:t>
      </w:r>
      <w:proofErr w:type="spellEnd"/>
      <w:r>
        <w:rPr>
          <w:rFonts w:ascii="Times New Roman" w:hAnsi="Times New Roman"/>
          <w:sz w:val="24"/>
          <w:szCs w:val="24"/>
        </w:rPr>
        <w:t xml:space="preserve">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663"/>
      <w:r>
        <w:rPr>
          <w:rFonts w:ascii="Times New Roman" w:hAnsi="Times New Roman"/>
          <w:sz w:val="24"/>
          <w:szCs w:val="24"/>
        </w:rPr>
        <w:t xml:space="preserve">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 </w:instrText>
      </w:r>
      <w:r w:rsidR="00D20345">
        <w:rPr>
          <w:rFonts w:ascii="Times New Roman" w:eastAsia="Times New Roman" w:hAnsi="Times New Roman" w:cs="Times New Roman"/>
          <w:sz w:val="24"/>
          <w:szCs w:val="24"/>
        </w:rPr>
        <w:fldChar w:fldCharType="begin">
          <w:fldData xml:space="preserve">PEVuZE5vdGU+PENpdGU+PEF1dGhvcj5DYXJzY2FkZGVuPC9BdXRob3I+PFllYXI+MTk5NDwvWWVh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</w:fldData>
        </w:fldChar>
      </w:r>
      <w:r w:rsidR="00D20345">
        <w:rPr>
          <w:rFonts w:ascii="Times New Roman" w:eastAsia="Times New Roman" w:hAnsi="Times New Roman" w:cs="Times New Roman"/>
          <w:sz w:val="24"/>
          <w:szCs w:val="24"/>
        </w:rPr>
        <w:instrText xml:space="preserve"> ADDIN EN.CITE.DATA </w:instrText>
      </w:r>
      <w:r w:rsidR="00D20345">
        <w:rPr>
          <w:rFonts w:ascii="Times New Roman" w:eastAsia="Times New Roman" w:hAnsi="Times New Roman" w:cs="Times New Roman"/>
          <w:sz w:val="24"/>
          <w:szCs w:val="24"/>
        </w:rPr>
      </w:r>
      <w:r w:rsidR="00D203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separate"/>
      </w:r>
      <w:r>
        <w:rPr>
          <w:rFonts w:ascii="Times New Roman" w:hAnsi="Times New Roman"/>
          <w:noProof/>
          <w:sz w:val="24"/>
          <w:szCs w:val="24"/>
        </w:rPr>
        <w:t xml:space="preserve">(Carscadden et al. 1994, Nakashima 1996, </w:t>
      </w:r>
      <w:del w:id="664" w:author="Montevecchi, William" w:date="2018-04-18T15:40:00Z">
        <w:r w:rsidDel="00670B37">
          <w:rPr>
            <w:rFonts w:ascii="Times New Roman" w:hAnsi="Times New Roman"/>
            <w:noProof/>
            <w:sz w:val="24"/>
            <w:szCs w:val="24"/>
          </w:rPr>
          <w:delText xml:space="preserve">Nakashima </w:delText>
        </w:r>
      </w:del>
      <w:r>
        <w:rPr>
          <w:rFonts w:ascii="Times New Roman" w:hAnsi="Times New Roman"/>
          <w:noProof/>
          <w:sz w:val="24"/>
          <w:szCs w:val="24"/>
        </w:rPr>
        <w:t>1998)</w:t>
      </w:r>
      <w:r>
        <w:rPr>
          <w:rFonts w:ascii="Times New Roman" w:eastAsia="Times New Roman" w:hAnsi="Times New Roman" w:cs="Times New Roman"/>
          <w:sz w:val="24"/>
          <w:szCs w:val="24"/>
        </w:rPr>
        <w:fldChar w:fldCharType="end"/>
      </w:r>
      <w:commentRangeStart w:id="665"/>
      <w:r>
        <w:rPr>
          <w:rFonts w:ascii="Times New Roman" w:hAnsi="Times New Roman"/>
          <w:sz w:val="24"/>
          <w:szCs w:val="24"/>
        </w:rPr>
        <w:t>.</w:t>
      </w:r>
      <w:commentRangeEnd w:id="665"/>
      <w:r>
        <w:commentReference w:id="665"/>
      </w:r>
      <w:r>
        <w:rPr>
          <w:rFonts w:ascii="Times New Roman" w:hAnsi="Times New Roman"/>
          <w:sz w:val="24"/>
          <w:szCs w:val="24"/>
        </w:rPr>
        <w:t xml:space="preserve"> </w:t>
      </w:r>
      <w:commentRangeEnd w:id="663"/>
      <w:r w:rsidR="0063426C">
        <w:rPr>
          <w:rStyle w:val="CommentReference"/>
          <w:rFonts w:ascii="Times New Roman" w:eastAsia="Arial Unicode MS" w:hAnsi="Times New Roman" w:cs="Times New Roman"/>
          <w:color w:val="auto"/>
          <w:lang w:eastAsia="en-US"/>
        </w:rPr>
        <w:commentReference w:id="663"/>
      </w:r>
      <w:r>
        <w:rPr>
          <w:rFonts w:ascii="Times New Roman" w:hAnsi="Times New Roman"/>
          <w:sz w:val="24"/>
          <w:szCs w:val="24"/>
        </w:rPr>
        <w:t xml:space="preserve">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Carscadden</w:t>
      </w:r>
      <w:proofErr w:type="spellEnd"/>
      <w:r>
        <w:rPr>
          <w:rFonts w:ascii="Times New Roman" w:hAnsi="Times New Roman"/>
          <w:sz w:val="24"/>
          <w:szCs w:val="24"/>
        </w:rPr>
        <w:t xml:space="preserve">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w:t>
      </w:r>
      <w:r>
        <w:rPr>
          <w:rFonts w:ascii="Times New Roman" w:hAnsi="Times New Roman"/>
          <w:sz w:val="24"/>
          <w:szCs w:val="24"/>
        </w:rPr>
        <w:lastRenderedPageBreak/>
        <w:t xml:space="preserve">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666" w:author="Montevecchi, William" w:date="2018-04-18T15:43:00Z">
        <w:r w:rsidR="00670B37">
          <w:rPr>
            <w:rFonts w:ascii="Times New Roman" w:hAnsi="Times New Roman"/>
            <w:sz w:val="24"/>
            <w:szCs w:val="24"/>
          </w:rPr>
          <w:t>b</w:t>
        </w:r>
      </w:ins>
      <w:del w:id="667"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w:t>
      </w:r>
      <w:proofErr w:type="gramStart"/>
      <w:r>
        <w:rPr>
          <w:rFonts w:ascii="Times New Roman" w:hAnsi="Times New Roman"/>
          <w:sz w:val="24"/>
          <w:szCs w:val="24"/>
        </w:rPr>
        <w:t>capelin</w:t>
      </w:r>
      <w:ins w:id="668" w:author="George Rose" w:date="2018-04-11T13:56:00Z">
        <w:r>
          <w:rPr>
            <w:rFonts w:ascii="Times New Roman" w:hAnsi="Times New Roman"/>
            <w:sz w:val="24"/>
            <w:szCs w:val="24"/>
          </w:rPr>
          <w:t xml:space="preserve"> </w:t>
        </w:r>
      </w:ins>
      <w:commentRangeStart w:id="669"/>
      <w:r>
        <w:rPr>
          <w:rFonts w:ascii="Times New Roman" w:hAnsi="Times New Roman"/>
          <w:sz w:val="24"/>
          <w:szCs w:val="24"/>
        </w:rPr>
        <w:t>.</w:t>
      </w:r>
      <w:commentRangeEnd w:id="669"/>
      <w:proofErr w:type="gramEnd"/>
      <w:r>
        <w:commentReference w:id="669"/>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0FEC9AC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Carscadden</w:t>
      </w:r>
      <w:proofErr w:type="spellEnd"/>
      <w:r>
        <w:rPr>
          <w:rFonts w:ascii="Times New Roman" w:hAnsi="Times New Roman"/>
          <w:sz w:val="24"/>
          <w:szCs w:val="24"/>
        </w:rPr>
        <w:t xml:space="preserv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w:t>
      </w:r>
      <w:r>
        <w:rPr>
          <w:rFonts w:ascii="Times New Roman" w:hAnsi="Times New Roman"/>
          <w:sz w:val="24"/>
          <w:szCs w:val="24"/>
        </w:rPr>
        <w:lastRenderedPageBreak/>
        <w:t xml:space="preserve">emergence (July-August) during high tide in the intertidal zone using a 165 µm mesh plankton net towed parallel to Bellevue </w:t>
      </w:r>
      <w:ins w:id="670" w:author="Montevecchi, William" w:date="2018-04-18T15:46:00Z">
        <w:r w:rsidR="00815D2E">
          <w:rPr>
            <w:rFonts w:ascii="Times New Roman" w:hAnsi="Times New Roman"/>
            <w:sz w:val="24"/>
            <w:szCs w:val="24"/>
          </w:rPr>
          <w:t>B</w:t>
        </w:r>
      </w:ins>
      <w:del w:id="671"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w:t>
      </w:r>
      <w:commentRangeStart w:id="672"/>
      <w:r>
        <w:rPr>
          <w:rFonts w:ascii="Times New Roman" w:hAnsi="Times New Roman"/>
          <w:sz w:val="24"/>
          <w:szCs w:val="24"/>
        </w:rPr>
        <w:t xml:space="preserve">From 2001-15, surface tows of 10 min duration at 2.1 knots sampled capelin larval densities (&lt; 1 week to 12 days old) at five stations in the nearshore </w:t>
      </w:r>
      <w:commentRangeEnd w:id="672"/>
      <w:r w:rsidR="0063426C">
        <w:rPr>
          <w:rStyle w:val="CommentReference"/>
          <w:rFonts w:ascii="Times New Roman" w:eastAsia="Arial Unicode MS" w:hAnsi="Times New Roman" w:cs="Times New Roman"/>
          <w:color w:val="auto"/>
          <w:lang w:eastAsia="en-US"/>
        </w:rPr>
        <w:commentReference w:id="672"/>
      </w:r>
      <w:r>
        <w:rPr>
          <w:rFonts w:ascii="Times New Roman" w:hAnsi="Times New Roman"/>
          <w:sz w:val="24"/>
          <w:szCs w:val="24"/>
        </w:rPr>
        <w:t xml:space="preserve">area of Bellevue Beach (0.5 – 1 nm from the beach; 20 m depth) using a 270 µm mesh ring net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xml:space="preserve">(!!! INVALID CITATION !!! </w:t>
      </w:r>
      <w:proofErr w:type="gramStart"/>
      <w:r w:rsidR="00D20345">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w:t>
      </w:r>
      <w:proofErr w:type="gramEnd"/>
      <w:r>
        <w:rPr>
          <w:rFonts w:ascii="Times New Roman" w:hAnsi="Times New Roman"/>
          <w:sz w:val="24"/>
          <w:szCs w:val="24"/>
        </w:rPr>
        <w:t xml:space="preserve"> The late-stage larval sampling protocol is based on larval sampling conducted in Trinity Bay in the 1980s </w:t>
      </w:r>
      <w:ins w:id="673" w:author="Montevecchi, William" w:date="2018-04-18T15:52:00Z">
        <w:r w:rsidR="00815D2E">
          <w:rPr>
            <w:rFonts w:ascii="Times New Roman" w:hAnsi="Times New Roman"/>
            <w:sz w:val="24"/>
            <w:szCs w:val="24"/>
          </w:rPr>
          <w:t>(</w:t>
        </w:r>
      </w:ins>
      <w:del w:id="674"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675"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21D2B09A"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w:t>
      </w:r>
      <w:r>
        <w:rPr>
          <w:rFonts w:ascii="Times New Roman" w:hAnsi="Times New Roman"/>
          <w:sz w:val="24"/>
          <w:szCs w:val="24"/>
        </w:rPr>
        <w:lastRenderedPageBreak/>
        <w:t xml:space="preserve">emergence timing and was incorporated into the year-class multiplicative model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w:t>
      </w:r>
      <w:proofErr w:type="gramStart"/>
      <w:r>
        <w:rPr>
          <w:rFonts w:ascii="Times New Roman" w:hAnsi="Times New Roman"/>
          <w:sz w:val="24"/>
          <w:szCs w:val="24"/>
        </w:rPr>
        <w:t>unknown</w:t>
      </w:r>
      <w:ins w:id="676" w:author="Montevecchi, William" w:date="2018-04-18T15:56:00Z">
        <w:r w:rsidR="00300535">
          <w:rPr>
            <w:rFonts w:ascii="Times New Roman" w:hAnsi="Times New Roman"/>
            <w:sz w:val="24"/>
            <w:szCs w:val="24"/>
          </w:rPr>
          <w:t xml:space="preserve">  (</w:t>
        </w:r>
        <w:proofErr w:type="gramEnd"/>
        <w:r w:rsidR="00300535">
          <w:rPr>
            <w:rFonts w:ascii="Times New Roman" w:hAnsi="Times New Roman"/>
            <w:sz w:val="24"/>
            <w:szCs w:val="24"/>
          </w:rPr>
          <w:t xml:space="preserve">see </w:t>
        </w:r>
      </w:ins>
      <w:ins w:id="677" w:author="Montevecchi, William" w:date="2018-04-18T15:58:00Z">
        <w:r w:rsidR="00300535">
          <w:rPr>
            <w:rFonts w:ascii="Times New Roman" w:hAnsi="Times New Roman"/>
            <w:sz w:val="24"/>
            <w:szCs w:val="24"/>
          </w:rPr>
          <w:t xml:space="preserve">relevant </w:t>
        </w:r>
      </w:ins>
      <w:commentRangeStart w:id="678"/>
      <w:ins w:id="679" w:author="Montevecchi, William" w:date="2018-04-18T15:56:00Z">
        <w:r w:rsidR="00300535">
          <w:rPr>
            <w:rFonts w:ascii="Times New Roman" w:hAnsi="Times New Roman"/>
            <w:sz w:val="24"/>
            <w:szCs w:val="24"/>
          </w:rPr>
          <w:t>Davoren</w:t>
        </w:r>
      </w:ins>
      <w:ins w:id="680" w:author="Montevecchi, William" w:date="2018-04-18T15:58:00Z">
        <w:r w:rsidR="00300535">
          <w:rPr>
            <w:rFonts w:ascii="Times New Roman" w:hAnsi="Times New Roman"/>
            <w:sz w:val="24"/>
            <w:szCs w:val="24"/>
          </w:rPr>
          <w:t xml:space="preserve"> paper</w:t>
        </w:r>
      </w:ins>
      <w:commentRangeEnd w:id="678"/>
      <w:r w:rsidR="00D807EA">
        <w:rPr>
          <w:rStyle w:val="CommentReference"/>
          <w:rFonts w:ascii="Times New Roman" w:eastAsia="Arial Unicode MS" w:hAnsi="Times New Roman" w:cs="Times New Roman"/>
          <w:color w:val="auto"/>
          <w:lang w:eastAsia="en-US"/>
        </w:rPr>
        <w:commentReference w:id="678"/>
      </w:r>
      <w:ins w:id="681" w:author="Montevecchi, William" w:date="2018-04-18T15:58:00Z">
        <w:r w:rsidR="00300535">
          <w:rPr>
            <w:rFonts w:ascii="Times New Roman" w:hAnsi="Times New Roman"/>
            <w:sz w:val="24"/>
            <w:szCs w:val="24"/>
          </w:rPr>
          <w:t>).</w:t>
        </w:r>
      </w:ins>
      <w:del w:id="682" w:author="Montevecchi, William" w:date="2018-04-18T15:58:00Z">
        <w:r w:rsidDel="00300535">
          <w:rPr>
            <w:rFonts w:ascii="Times New Roman" w:hAnsi="Times New Roman"/>
            <w:sz w:val="24"/>
            <w:szCs w:val="24"/>
          </w:rPr>
          <w:delText xml:space="preserve">. </w:delText>
        </w:r>
      </w:del>
    </w:p>
    <w:p w14:paraId="1486F0C4" w14:textId="7FBB9E1B" w:rsidR="000134ED" w:rsidRDefault="00E5311E">
      <w:pPr>
        <w:pStyle w:val="Body"/>
        <w:spacing w:after="0" w:line="480" w:lineRule="auto"/>
        <w:ind w:firstLine="720"/>
        <w:rPr>
          <w:rFonts w:ascii="Times New Roman" w:eastAsia="Times New Roman" w:hAnsi="Times New Roman" w:cs="Times New Roman"/>
          <w:sz w:val="24"/>
          <w:szCs w:val="24"/>
        </w:rPr>
      </w:pPr>
      <w:commentRangeStart w:id="683"/>
      <w:commentRangeStart w:id="684"/>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w:t>
      </w:r>
      <w:commentRangeEnd w:id="683"/>
      <w:r w:rsidR="0063426C">
        <w:rPr>
          <w:rStyle w:val="CommentReference"/>
          <w:rFonts w:ascii="Times New Roman" w:eastAsia="Arial Unicode MS" w:hAnsi="Times New Roman" w:cs="Times New Roman"/>
          <w:color w:val="auto"/>
          <w:lang w:eastAsia="en-US"/>
        </w:rPr>
        <w:commentReference w:id="683"/>
      </w:r>
      <w:commentRangeEnd w:id="684"/>
      <w:r w:rsidR="0063426C">
        <w:rPr>
          <w:rStyle w:val="CommentReference"/>
          <w:rFonts w:ascii="Times New Roman" w:eastAsia="Arial Unicode MS" w:hAnsi="Times New Roman" w:cs="Times New Roman"/>
          <w:color w:val="auto"/>
          <w:lang w:eastAsia="en-US"/>
        </w:rPr>
        <w:commentReference w:id="684"/>
      </w:r>
      <w:r>
        <w:rPr>
          <w:rFonts w:ascii="Times New Roman" w:hAnsi="Times New Roman"/>
          <w:sz w:val="24"/>
          <w:szCs w:val="24"/>
        </w:rPr>
        <w:t xml:space="preserve">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685" w:author="Regular, Paul" w:date="2018-04-25T08:49:00Z">
        <w:r>
          <w:rPr>
            <w:rFonts w:ascii="Times New Roman" w:hAnsi="Times New Roman"/>
            <w:sz w:val="24"/>
            <w:szCs w:val="24"/>
          </w:rPr>
          <w:delText>densities</w:delText>
        </w:r>
      </w:del>
      <w:ins w:id="686" w:author="Regular, Paul" w:date="2018-04-25T08:49:00Z">
        <w:r>
          <w:rPr>
            <w:rFonts w:ascii="Times New Roman" w:hAnsi="Times New Roman"/>
            <w:sz w:val="24"/>
            <w:szCs w:val="24"/>
          </w:rPr>
          <w:t>densit</w:t>
        </w:r>
      </w:ins>
      <w:ins w:id="687" w:author="Gail Davoren" w:date="2018-04-24T12:56:00Z">
        <w:r w:rsidR="00610EC9">
          <w:rPr>
            <w:rFonts w:ascii="Times New Roman" w:hAnsi="Times New Roman"/>
            <w:sz w:val="24"/>
            <w:szCs w:val="24"/>
          </w:rPr>
          <w:t>y</w:t>
        </w:r>
      </w:ins>
      <w:del w:id="688"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5E4B7F1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689"/>
      <w:r>
        <w:rPr>
          <w:rFonts w:ascii="Times New Roman" w:hAnsi="Times New Roman"/>
          <w:sz w:val="24"/>
          <w:szCs w:val="24"/>
        </w:rPr>
        <w:t>,</w:t>
      </w:r>
      <w:commentRangeEnd w:id="689"/>
      <w:r>
        <w:commentReference w:id="689"/>
      </w:r>
      <w:r>
        <w:rPr>
          <w:rFonts w:ascii="Times New Roman" w:hAnsi="Times New Roman"/>
          <w:sz w:val="24"/>
          <w:szCs w:val="24"/>
        </w:rPr>
        <w:t xml:space="preserve"> as there is no relationship between the late-stage </w:t>
      </w:r>
      <w:r>
        <w:rPr>
          <w:rFonts w:ascii="Times New Roman" w:hAnsi="Times New Roman"/>
          <w:sz w:val="24"/>
          <w:szCs w:val="24"/>
        </w:rPr>
        <w:lastRenderedPageBreak/>
        <w:t xml:space="preserve">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t>
      </w:r>
      <w:commentRangeStart w:id="690"/>
      <w:r>
        <w:rPr>
          <w:rFonts w:ascii="Times New Roman" w:hAnsi="Times New Roman"/>
          <w:sz w:val="24"/>
          <w:szCs w:val="24"/>
        </w:rPr>
        <w:t xml:space="preserve">which was based on sampling at 52 stations in July and August in Trinity Bay, </w:t>
      </w:r>
      <w:commentRangeEnd w:id="690"/>
      <w:r w:rsidR="00196B08">
        <w:rPr>
          <w:rStyle w:val="CommentReference"/>
          <w:rFonts w:ascii="Times New Roman" w:eastAsia="Arial Unicode MS" w:hAnsi="Times New Roman" w:cs="Times New Roman"/>
          <w:color w:val="auto"/>
          <w:lang w:eastAsia="en-US"/>
        </w:rPr>
        <w:commentReference w:id="690"/>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691" w:author="Montevecchi, William" w:date="2018-04-18T16:04:00Z">
        <w:r w:rsidR="00300535">
          <w:rPr>
            <w:rFonts w:ascii="Times New Roman" w:hAnsi="Times New Roman"/>
            <w:sz w:val="24"/>
            <w:szCs w:val="24"/>
          </w:rPr>
          <w:t>B</w:t>
        </w:r>
      </w:ins>
      <w:del w:id="692"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693"/>
      <w:ins w:id="694" w:author="Alejandro Buren" w:date="2018-04-25T14:27:00Z">
        <w:r w:rsidR="000025CB">
          <w:rPr>
            <w:rFonts w:ascii="Times New Roman" w:hAnsi="Times New Roman"/>
            <w:sz w:val="24"/>
            <w:szCs w:val="24"/>
          </w:rPr>
          <w:t xml:space="preserve">proxy </w:t>
        </w:r>
        <w:commentRangeEnd w:id="693"/>
        <w:r w:rsidR="000025CB">
          <w:rPr>
            <w:rStyle w:val="CommentReference"/>
            <w:rFonts w:ascii="Times New Roman" w:eastAsia="Arial Unicode MS" w:hAnsi="Times New Roman" w:cs="Times New Roman"/>
            <w:color w:val="auto"/>
            <w:lang w:eastAsia="en-US"/>
          </w:rPr>
          <w:commentReference w:id="693"/>
        </w:r>
      </w:ins>
      <w:del w:id="695" w:author="Alejandro Buren" w:date="2018-04-25T14:27:00Z">
        <w:r w:rsidDel="000025CB">
          <w:rPr>
            <w:rFonts w:ascii="Times New Roman" w:hAnsi="Times New Roman"/>
            <w:sz w:val="24"/>
            <w:szCs w:val="24"/>
          </w:rPr>
          <w:delText xml:space="preserve">proxy </w:delText>
        </w:r>
      </w:del>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696"/>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commentRangeStart w:id="697"/>
      <w:r>
        <w:rPr>
          <w:rFonts w:ascii="Times New Roman" w:hAnsi="Times New Roman"/>
          <w:sz w:val="24"/>
          <w:szCs w:val="24"/>
        </w:rPr>
        <w:t>.</w:t>
      </w:r>
      <w:commentRangeEnd w:id="696"/>
      <w:r w:rsidR="00080404">
        <w:rPr>
          <w:rStyle w:val="CommentReference"/>
          <w:rFonts w:ascii="Times New Roman" w:eastAsia="Arial Unicode MS" w:hAnsi="Times New Roman" w:cs="Times New Roman"/>
          <w:color w:val="auto"/>
          <w:lang w:eastAsia="en-US"/>
        </w:rPr>
        <w:commentReference w:id="696"/>
      </w:r>
      <w:commentRangeEnd w:id="697"/>
      <w:r w:rsidR="004540E9">
        <w:rPr>
          <w:rStyle w:val="CommentReference"/>
          <w:rFonts w:ascii="Times New Roman" w:eastAsia="Arial Unicode MS" w:hAnsi="Times New Roman" w:cs="Times New Roman"/>
          <w:color w:val="auto"/>
          <w:lang w:eastAsia="en-US"/>
        </w:rPr>
        <w:commentReference w:id="697"/>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lastRenderedPageBreak/>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698"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699" w:author="Montevecchi, William" w:date="2018-04-18T16:06:00Z">
            <w:rPr>
              <w:color w:val="000000"/>
              <w:sz w:val="24"/>
              <w:szCs w:val="24"/>
              <w:u w:color="000000"/>
            </w:rPr>
          </w:rPrChange>
        </w:rPr>
        <w:t>Temporal dynamics of cod weight at age and condition</w:t>
      </w:r>
    </w:p>
    <w:p w14:paraId="34C9ADBD" w14:textId="67D9A94A" w:rsidR="000134ED" w:rsidRDefault="00E5311E">
      <w:pPr>
        <w:pStyle w:val="Body"/>
        <w:spacing w:after="0" w:line="480" w:lineRule="auto"/>
        <w:rPr>
          <w:ins w:id="700"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701" w:author="Montevecchi, William" w:date="2018-04-18T16:07:00Z">
        <w:r w:rsidR="003B52D4">
          <w:rPr>
            <w:rFonts w:ascii="Times New Roman" w:hAnsi="Times New Roman"/>
            <w:color w:val="151518"/>
            <w:sz w:val="24"/>
            <w:szCs w:val="24"/>
            <w:u w:color="151518"/>
          </w:rPr>
          <w:t>Historically, c</w:t>
        </w:r>
      </w:ins>
      <w:ins w:id="702" w:author="George Rose" w:date="2018-04-12T09:16:00Z">
        <w:del w:id="703" w:author="Montevecchi, William" w:date="2018-04-18T16:07:00Z">
          <w:r w:rsidDel="003B52D4">
            <w:rPr>
              <w:rFonts w:ascii="Times New Roman" w:hAnsi="Times New Roman"/>
              <w:color w:val="151518"/>
              <w:sz w:val="24"/>
              <w:szCs w:val="24"/>
              <w:u w:color="151518"/>
            </w:rPr>
            <w:delText>C</w:delText>
          </w:r>
        </w:del>
        <w:proofErr w:type="gramStart"/>
        <w:r>
          <w:rPr>
            <w:rFonts w:ascii="Times New Roman" w:hAnsi="Times New Roman"/>
            <w:color w:val="151518"/>
            <w:sz w:val="24"/>
            <w:szCs w:val="24"/>
            <w:u w:color="151518"/>
          </w:rPr>
          <w:t>od</w:t>
        </w:r>
        <w:proofErr w:type="gramEnd"/>
        <w:r>
          <w:rPr>
            <w:rFonts w:ascii="Times New Roman" w:hAnsi="Times New Roman"/>
            <w:color w:val="151518"/>
            <w:sz w:val="24"/>
            <w:szCs w:val="24"/>
            <w:u w:color="151518"/>
          </w:rPr>
          <w:t xml:space="preserve"> were </w:t>
        </w:r>
        <w:del w:id="704" w:author="Montevecchi, William" w:date="2018-04-18T16:07:00Z">
          <w:r w:rsidDel="003B52D4">
            <w:rPr>
              <w:rFonts w:ascii="Times New Roman" w:hAnsi="Times New Roman"/>
              <w:color w:val="151518"/>
              <w:sz w:val="24"/>
              <w:szCs w:val="24"/>
              <w:u w:color="151518"/>
            </w:rPr>
            <w:delText xml:space="preserve">historically </w:delText>
          </w:r>
        </w:del>
      </w:ins>
      <w:ins w:id="705" w:author="DFO-MPO" w:date="2018-04-13T14:13:00Z">
        <w:del w:id="706" w:author="Montevecchi, William" w:date="2018-04-18T16:07:00Z">
          <w:r w:rsidR="007D7F93" w:rsidDel="003B52D4">
            <w:rPr>
              <w:rFonts w:ascii="Times New Roman" w:hAnsi="Times New Roman"/>
              <w:color w:val="151518"/>
              <w:sz w:val="24"/>
              <w:szCs w:val="24"/>
              <w:u w:color="151518"/>
            </w:rPr>
            <w:delText xml:space="preserve">one of </w:delText>
          </w:r>
        </w:del>
      </w:ins>
      <w:ins w:id="707" w:author="George Rose" w:date="2018-04-12T09:16:00Z">
        <w:r>
          <w:rPr>
            <w:rFonts w:ascii="Times New Roman" w:hAnsi="Times New Roman"/>
            <w:color w:val="151518"/>
            <w:sz w:val="24"/>
            <w:szCs w:val="24"/>
            <w:u w:color="151518"/>
          </w:rPr>
          <w:t xml:space="preserve">the </w:t>
        </w:r>
        <w:del w:id="708" w:author="Montevecchi, William" w:date="2018-04-18T16:07:00Z">
          <w:r w:rsidDel="003B52D4">
            <w:rPr>
              <w:rFonts w:ascii="Times New Roman" w:hAnsi="Times New Roman"/>
              <w:color w:val="151518"/>
              <w:sz w:val="24"/>
              <w:szCs w:val="24"/>
              <w:u w:color="151518"/>
            </w:rPr>
            <w:delText>major</w:delText>
          </w:r>
        </w:del>
      </w:ins>
      <w:ins w:id="709" w:author="Montevecchi, William" w:date="2018-04-18T16:07:00Z">
        <w:r w:rsidR="003B52D4">
          <w:rPr>
            <w:rFonts w:ascii="Times New Roman" w:hAnsi="Times New Roman"/>
            <w:color w:val="151518"/>
            <w:sz w:val="24"/>
            <w:szCs w:val="24"/>
            <w:u w:color="151518"/>
          </w:rPr>
          <w:t>primary</w:t>
        </w:r>
      </w:ins>
      <w:ins w:id="710" w:author="George Rose" w:date="2018-04-12T09:16:00Z">
        <w:r>
          <w:rPr>
            <w:rFonts w:ascii="Times New Roman" w:hAnsi="Times New Roman"/>
            <w:color w:val="151518"/>
            <w:sz w:val="24"/>
            <w:szCs w:val="24"/>
            <w:u w:color="151518"/>
          </w:rPr>
          <w:t xml:space="preserve"> predator</w:t>
        </w:r>
      </w:ins>
      <w:ins w:id="711" w:author="DFO-MPO" w:date="2018-04-13T14:14:00Z">
        <w:del w:id="712" w:author="Montevecchi, William" w:date="2018-04-18T16:07:00Z">
          <w:r w:rsidR="007D7F93" w:rsidDel="003B52D4">
            <w:rPr>
              <w:rFonts w:ascii="Times New Roman" w:hAnsi="Times New Roman"/>
              <w:color w:val="151518"/>
              <w:sz w:val="24"/>
              <w:szCs w:val="24"/>
              <w:u w:color="151518"/>
            </w:rPr>
            <w:delText>s</w:delText>
          </w:r>
        </w:del>
      </w:ins>
      <w:ins w:id="713" w:author="George Rose" w:date="2018-04-12T09:16:00Z">
        <w:r>
          <w:rPr>
            <w:rFonts w:ascii="Times New Roman" w:hAnsi="Times New Roman"/>
            <w:color w:val="151518"/>
            <w:sz w:val="24"/>
            <w:szCs w:val="24"/>
            <w:u w:color="151518"/>
          </w:rPr>
          <w:t xml:space="preserve"> of capelin in </w:t>
        </w:r>
        <w:del w:id="714" w:author="Montevecchi, William" w:date="2018-04-18T16:07:00Z">
          <w:r w:rsidDel="003B52D4">
            <w:rPr>
              <w:rFonts w:ascii="Times New Roman" w:hAnsi="Times New Roman"/>
              <w:color w:val="151518"/>
              <w:sz w:val="24"/>
              <w:szCs w:val="24"/>
              <w:u w:color="151518"/>
            </w:rPr>
            <w:delText>NL waters</w:delText>
          </w:r>
        </w:del>
      </w:ins>
      <w:ins w:id="715" w:author="Montevecchi, William" w:date="2018-04-18T16:07:00Z">
        <w:r w:rsidR="003B52D4">
          <w:rPr>
            <w:rFonts w:ascii="Times New Roman" w:hAnsi="Times New Roman"/>
            <w:color w:val="151518"/>
            <w:sz w:val="24"/>
            <w:szCs w:val="24"/>
            <w:u w:color="151518"/>
          </w:rPr>
          <w:t xml:space="preserve">the NW Atlantic </w:t>
        </w:r>
      </w:ins>
      <w:ins w:id="716" w:author="George Rose" w:date="2018-04-12T09:16:00Z">
        <w:del w:id="717"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718" w:author="Montevecchi, William" w:date="2018-04-18T16:08:00Z">
        <w:r w:rsidR="003B52D4">
          <w:rPr>
            <w:rFonts w:ascii="Times New Roman" w:hAnsi="Times New Roman"/>
            <w:color w:val="151518"/>
            <w:sz w:val="24"/>
            <w:szCs w:val="24"/>
            <w:u w:color="151518"/>
          </w:rPr>
          <w:t xml:space="preserve">Bundy et al.    </w:t>
        </w:r>
        <w:proofErr w:type="gramStart"/>
        <w:r w:rsidR="003B52D4">
          <w:rPr>
            <w:rFonts w:ascii="Times New Roman" w:hAnsi="Times New Roman"/>
            <w:color w:val="151518"/>
            <w:sz w:val="24"/>
            <w:szCs w:val="24"/>
            <w:u w:color="151518"/>
          </w:rPr>
          <w:t xml:space="preserve">; </w:t>
        </w:r>
      </w:ins>
      <w:ins w:id="719" w:author="George Rose" w:date="2018-04-12T09:16:00Z">
        <w:r>
          <w:rPr>
            <w:rFonts w:ascii="Times New Roman" w:hAnsi="Times New Roman"/>
            <w:color w:val="151518"/>
            <w:sz w:val="24"/>
            <w:szCs w:val="24"/>
            <w:u w:color="151518"/>
          </w:rPr>
          <w:t xml:space="preserve">Lilly </w:t>
        </w:r>
        <w:commentRangeStart w:id="720"/>
        <w:r>
          <w:rPr>
            <w:rFonts w:ascii="Times New Roman" w:hAnsi="Times New Roman"/>
            <w:color w:val="151518"/>
            <w:sz w:val="24"/>
            <w:szCs w:val="24"/>
            <w:u w:color="151518"/>
          </w:rPr>
          <w:t>ref</w:t>
        </w:r>
      </w:ins>
      <w:commentRangeEnd w:id="720"/>
      <w:r w:rsidR="00A921DA">
        <w:rPr>
          <w:rStyle w:val="CommentReference"/>
          <w:rFonts w:ascii="Times New Roman" w:eastAsia="Arial Unicode MS" w:hAnsi="Times New Roman" w:cs="Times New Roman"/>
          <w:color w:val="auto"/>
          <w:lang w:eastAsia="en-US"/>
        </w:rPr>
        <w:commentReference w:id="720"/>
      </w:r>
      <w:ins w:id="721" w:author="George Rose" w:date="2018-04-12T09:16:00Z">
        <w:r>
          <w:rPr>
            <w:rFonts w:ascii="Times New Roman" w:hAnsi="Times New Roman"/>
            <w:color w:val="151518"/>
            <w:sz w:val="24"/>
            <w:szCs w:val="24"/>
            <w:u w:color="151518"/>
          </w:rPr>
          <w:t>??).</w:t>
        </w:r>
        <w:proofErr w:type="gramEnd"/>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722" w:author="George Rose" w:date="2018-04-12T09:17:00Z">
        <w:del w:id="723" w:author="Montevecchi, William" w:date="2018-04-18T16:08:00Z">
          <w:r w:rsidDel="003B52D4">
            <w:rPr>
              <w:rFonts w:ascii="Times New Roman" w:hAnsi="Times New Roman"/>
              <w:color w:val="151518"/>
              <w:sz w:val="24"/>
              <w:szCs w:val="24"/>
              <w:u w:color="151518"/>
            </w:rPr>
            <w:delText>N</w:delText>
          </w:r>
        </w:del>
      </w:ins>
      <w:ins w:id="724" w:author="Montevecchi, William" w:date="2018-04-18T16:08:00Z">
        <w:r w:rsidR="003B52D4">
          <w:rPr>
            <w:rFonts w:ascii="Times New Roman" w:hAnsi="Times New Roman"/>
            <w:color w:val="151518"/>
            <w:sz w:val="24"/>
            <w:szCs w:val="24"/>
            <w:u w:color="151518"/>
          </w:rPr>
          <w:t>n</w:t>
        </w:r>
      </w:ins>
      <w:del w:id="725"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726" w:author="George Rose" w:date="2018-04-11T14:03:00Z">
        <w:r>
          <w:rPr>
            <w:rFonts w:ascii="Times New Roman" w:hAnsi="Times New Roman"/>
            <w:color w:val="151518"/>
            <w:sz w:val="24"/>
            <w:szCs w:val="24"/>
            <w:u w:color="151518"/>
          </w:rPr>
          <w:t>e</w:t>
        </w:r>
      </w:ins>
      <w:del w:id="727"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728" w:author="Montevecchi, William" w:date="2018-04-18T16:09:00Z">
        <w:r w:rsidR="003B52D4">
          <w:rPr>
            <w:rFonts w:ascii="Times New Roman" w:hAnsi="Times New Roman"/>
            <w:color w:val="151518"/>
            <w:sz w:val="24"/>
            <w:szCs w:val="24"/>
            <w:u w:color="151518"/>
          </w:rPr>
          <w:t>n</w:t>
        </w:r>
      </w:ins>
      <w:ins w:id="729" w:author="George Rose" w:date="2018-04-11T14:11:00Z">
        <w:del w:id="730" w:author="Montevecchi, William" w:date="2018-04-18T16:09:00Z">
          <w:r w:rsidDel="003B52D4">
            <w:rPr>
              <w:rFonts w:ascii="Times New Roman" w:hAnsi="Times New Roman"/>
              <w:color w:val="151518"/>
              <w:sz w:val="24"/>
              <w:szCs w:val="24"/>
              <w:u w:color="151518"/>
            </w:rPr>
            <w:delText>N</w:delText>
          </w:r>
        </w:del>
      </w:ins>
      <w:del w:id="731"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732" w:author="George Rose" w:date="2018-04-11T14:11:00Z">
        <w:r>
          <w:rPr>
            <w:rFonts w:ascii="Times New Roman" w:hAnsi="Times New Roman"/>
            <w:color w:val="151518"/>
            <w:sz w:val="24"/>
            <w:szCs w:val="24"/>
            <w:u w:color="151518"/>
          </w:rPr>
          <w:delText xml:space="preserve">not surprising, given that the term </w:delText>
        </w:r>
      </w:del>
      <w:ins w:id="733" w:author="George Rose" w:date="2018-04-11T14:28:00Z">
        <w:r>
          <w:rPr>
            <w:rFonts w:ascii="Times New Roman" w:hAnsi="Times New Roman"/>
            <w:color w:val="151518"/>
            <w:sz w:val="24"/>
            <w:szCs w:val="24"/>
            <w:u w:color="151518"/>
          </w:rPr>
          <w:t>well known</w:t>
        </w:r>
        <w:del w:id="734"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735" w:author="George Rose" w:date="2018-04-11T14:12:00Z">
        <w:r>
          <w:rPr>
            <w:rFonts w:ascii="Times New Roman" w:hAnsi="Times New Roman"/>
            <w:color w:val="151518"/>
            <w:sz w:val="24"/>
            <w:szCs w:val="24"/>
            <w:u w:color="151518"/>
          </w:rPr>
          <w:delText xml:space="preserve">northern </w:delText>
        </w:r>
        <w:commentRangeStart w:id="736"/>
        <w:r>
          <w:rPr>
            <w:rFonts w:ascii="Times New Roman" w:hAnsi="Times New Roman"/>
            <w:color w:val="151518"/>
            <w:sz w:val="24"/>
            <w:szCs w:val="24"/>
            <w:u w:color="151518"/>
            <w:lang w:val="it-IT"/>
          </w:rPr>
          <w:delText>cod</w:delText>
        </w:r>
      </w:del>
      <w:commentRangeEnd w:id="736"/>
      <w:r>
        <w:commentReference w:id="736"/>
      </w:r>
      <w:del w:id="737" w:author="George Rose" w:date="2018-04-11T14:12:00Z">
        <w:r>
          <w:rPr>
            <w:rFonts w:ascii="Times New Roman" w:hAnsi="Times New Roman"/>
            <w:color w:val="151518"/>
            <w:sz w:val="24"/>
            <w:szCs w:val="24"/>
            <w:u w:color="151518"/>
          </w:rPr>
          <w:delText xml:space="preserve"> refers to a </w:delText>
        </w:r>
      </w:del>
      <w:del w:id="738" w:author="George Rose" w:date="2018-04-11T14:09:00Z">
        <w:r>
          <w:rPr>
            <w:rFonts w:ascii="Times New Roman" w:hAnsi="Times New Roman"/>
            <w:color w:val="151518"/>
            <w:sz w:val="24"/>
            <w:szCs w:val="24"/>
            <w:u w:color="151518"/>
          </w:rPr>
          <w:delText xml:space="preserve">complex of cod </w:delText>
        </w:r>
        <w:commentRangeStart w:id="739"/>
        <w:r w:rsidRPr="00BD7860">
          <w:rPr>
            <w:rFonts w:ascii="Times New Roman" w:hAnsi="Times New Roman"/>
            <w:color w:val="151518"/>
            <w:sz w:val="24"/>
            <w:szCs w:val="24"/>
            <w:u w:color="151518"/>
            <w:lang w:val="en-CA"/>
          </w:rPr>
          <w:delText>populations</w:delText>
        </w:r>
      </w:del>
      <w:commentRangeEnd w:id="739"/>
      <w:r>
        <w:commentReference w:id="739"/>
      </w:r>
      <w:del w:id="740" w:author="George Rose" w:date="2018-04-11T14:09:00Z">
        <w:r>
          <w:rPr>
            <w:rFonts w:ascii="Times New Roman" w:hAnsi="Times New Roman"/>
            <w:color w:val="151518"/>
            <w:sz w:val="24"/>
            <w:szCs w:val="24"/>
            <w:u w:color="151518"/>
          </w:rPr>
          <w:delText xml:space="preserve">. </w:delText>
        </w:r>
        <w:commentRangeStart w:id="741"/>
        <w:r>
          <w:rPr>
            <w:rFonts w:ascii="Times New Roman" w:hAnsi="Times New Roman"/>
            <w:color w:val="151518"/>
            <w:sz w:val="24"/>
            <w:szCs w:val="24"/>
            <w:u w:color="151518"/>
          </w:rPr>
          <w:delText>There</w:delText>
        </w:r>
      </w:del>
      <w:commentRangeEnd w:id="741"/>
      <w:r>
        <w:commentReference w:id="741"/>
      </w:r>
      <w:ins w:id="742"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743"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744"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745"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746"/>
      <w:r>
        <w:rPr>
          <w:rFonts w:ascii="Times New Roman" w:hAnsi="Times New Roman"/>
          <w:color w:val="151518"/>
          <w:sz w:val="24"/>
          <w:szCs w:val="24"/>
          <w:u w:color="151518"/>
          <w:lang w:val="pt-PT"/>
        </w:rPr>
        <w:t>Inconsistent</w:t>
      </w:r>
      <w:commentRangeEnd w:id="746"/>
      <w:r>
        <w:commentReference w:id="746"/>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w:t>
      </w:r>
      <w:commentRangeStart w:id="747"/>
      <w:r>
        <w:rPr>
          <w:rFonts w:ascii="Times New Roman" w:hAnsi="Times New Roman"/>
          <w:color w:val="151518"/>
          <w:sz w:val="24"/>
          <w:szCs w:val="24"/>
          <w:u w:color="151518"/>
        </w:rPr>
        <w:t>reasonably well-defined levels</w:t>
      </w:r>
      <w:commentRangeEnd w:id="747"/>
      <w:r w:rsidR="00A921DA">
        <w:rPr>
          <w:rStyle w:val="CommentReference"/>
          <w:rFonts w:ascii="Times New Roman" w:eastAsia="Arial Unicode MS" w:hAnsi="Times New Roman" w:cs="Times New Roman"/>
          <w:color w:val="auto"/>
          <w:lang w:eastAsia="en-US"/>
        </w:rPr>
        <w:commentReference w:id="747"/>
      </w:r>
      <w:r>
        <w:rPr>
          <w:rFonts w:ascii="Times New Roman" w:hAnsi="Times New Roman"/>
          <w:color w:val="151518"/>
          <w:sz w:val="24"/>
          <w:szCs w:val="24"/>
          <w:u w:color="151518"/>
        </w:rPr>
        <w:t xml:space="preserve"> of 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748"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749"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750"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751" w:author="Gail Davoren" w:date="2018-04-24T13:08:00Z">
          <w:r w:rsidDel="00347857">
            <w:rPr>
              <w:rFonts w:ascii="Times New Roman" w:hAnsi="Times New Roman"/>
              <w:color w:val="151518"/>
              <w:sz w:val="24"/>
              <w:szCs w:val="24"/>
              <w:u w:color="151518"/>
            </w:rPr>
            <w:delText>is</w:delText>
          </w:r>
        </w:del>
      </w:ins>
      <w:ins w:id="752" w:author="Gail Davoren" w:date="2018-04-24T13:08:00Z">
        <w:r w:rsidR="00347857">
          <w:rPr>
            <w:rFonts w:ascii="Times New Roman" w:hAnsi="Times New Roman"/>
            <w:color w:val="151518"/>
            <w:sz w:val="24"/>
            <w:szCs w:val="24"/>
            <w:u w:color="151518"/>
          </w:rPr>
          <w:t>are</w:t>
        </w:r>
      </w:ins>
      <w:ins w:id="753" w:author="George Rose" w:date="2018-04-12T09:02:00Z">
        <w:r>
          <w:rPr>
            <w:rFonts w:ascii="Times New Roman" w:hAnsi="Times New Roman"/>
            <w:color w:val="151518"/>
            <w:sz w:val="24"/>
            <w:szCs w:val="24"/>
            <w:u w:color="151518"/>
          </w:rPr>
          <w:t xml:space="preserve"> to be expected and not relevant to a collapse hypothesis. </w:t>
        </w:r>
        <w:commentRangeStart w:id="754"/>
        <w:r>
          <w:rPr>
            <w:rFonts w:ascii="Times New Roman" w:hAnsi="Times New Roman"/>
            <w:color w:val="151518"/>
            <w:sz w:val="24"/>
            <w:szCs w:val="24"/>
            <w:u w:color="151518"/>
          </w:rPr>
          <w:t>We</w:t>
        </w:r>
      </w:ins>
      <w:commentRangeEnd w:id="754"/>
      <w:r>
        <w:commentReference w:id="754"/>
      </w:r>
      <w:ins w:id="755" w:author="George Rose" w:date="2018-04-12T09:02:00Z">
        <w:r>
          <w:rPr>
            <w:rFonts w:ascii="Times New Roman" w:hAnsi="Times New Roman"/>
            <w:color w:val="151518"/>
            <w:sz w:val="24"/>
            <w:szCs w:val="24"/>
            <w:u w:color="151518"/>
          </w:rPr>
          <w:t xml:space="preserve"> note that evidence of redistribution of the spawning groups of </w:t>
        </w:r>
        <w:del w:id="756" w:author="Montevecchi, William" w:date="2018-04-18T16:12:00Z">
          <w:r w:rsidDel="003B52D4">
            <w:rPr>
              <w:rFonts w:ascii="Times New Roman" w:hAnsi="Times New Roman"/>
              <w:color w:val="151518"/>
              <w:sz w:val="24"/>
              <w:szCs w:val="24"/>
              <w:u w:color="151518"/>
            </w:rPr>
            <w:delText>N</w:delText>
          </w:r>
        </w:del>
      </w:ins>
      <w:ins w:id="757" w:author="Montevecchi, William" w:date="2018-04-18T16:12:00Z">
        <w:r w:rsidR="003B52D4">
          <w:rPr>
            <w:rFonts w:ascii="Times New Roman" w:hAnsi="Times New Roman"/>
            <w:color w:val="151518"/>
            <w:sz w:val="24"/>
            <w:szCs w:val="24"/>
            <w:u w:color="151518"/>
          </w:rPr>
          <w:t>n</w:t>
        </w:r>
      </w:ins>
      <w:ins w:id="758" w:author="George Rose" w:date="2018-04-12T09:02:00Z">
        <w:r>
          <w:rPr>
            <w:rFonts w:ascii="Times New Roman" w:hAnsi="Times New Roman"/>
            <w:color w:val="151518"/>
            <w:sz w:val="24"/>
            <w:szCs w:val="24"/>
            <w:u w:color="151518"/>
          </w:rPr>
          <w:t>orthern cod to the north (2J) in the spring of 2015 indicated that historic</w:t>
        </w:r>
      </w:ins>
      <w:ins w:id="759" w:author="Montevecchi, William" w:date="2018-04-18T16:12:00Z">
        <w:r w:rsidR="003B52D4">
          <w:rPr>
            <w:rFonts w:ascii="Times New Roman" w:hAnsi="Times New Roman"/>
            <w:color w:val="151518"/>
            <w:sz w:val="24"/>
            <w:szCs w:val="24"/>
            <w:u w:color="151518"/>
          </w:rPr>
          <w:t>al</w:t>
        </w:r>
      </w:ins>
      <w:ins w:id="760"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0950DBAB" w:rsidR="000134ED" w:rsidRDefault="00E5311E">
      <w:pPr>
        <w:pStyle w:val="Body"/>
        <w:spacing w:after="0" w:line="480" w:lineRule="auto"/>
        <w:ind w:firstLine="720"/>
        <w:rPr>
          <w:ins w:id="761" w:author="George Rose" w:date="2018-04-12T08:55:00Z"/>
          <w:rFonts w:ascii="Times New Roman" w:eastAsia="Times New Roman" w:hAnsi="Times New Roman" w:cs="Times New Roman"/>
          <w:color w:val="151518"/>
          <w:sz w:val="24"/>
          <w:szCs w:val="24"/>
          <w:u w:color="151518"/>
        </w:rPr>
      </w:pPr>
      <w:ins w:id="762" w:author="George Rose" w:date="2018-04-11T14:41:00Z">
        <w:r>
          <w:rPr>
            <w:rFonts w:ascii="Times New Roman" w:hAnsi="Times New Roman"/>
            <w:color w:val="151518"/>
            <w:sz w:val="24"/>
            <w:szCs w:val="24"/>
            <w:u w:color="151518"/>
          </w:rPr>
          <w:lastRenderedPageBreak/>
          <w:t>Further to the changes in cod traits, d</w:t>
        </w:r>
      </w:ins>
      <w:del w:id="763"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764"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w:t>
      </w:r>
      <w:ins w:id="765" w:author="George Rose" w:date="2018-04-12T09:20:00Z">
        <w:r>
          <w:rPr>
            <w:rFonts w:ascii="Times New Roman" w:hAnsi="Times New Roman"/>
            <w:color w:val="151518"/>
            <w:sz w:val="24"/>
            <w:szCs w:val="24"/>
            <w:u w:color="151518"/>
          </w:rPr>
          <w:t>C</w:t>
        </w:r>
      </w:ins>
      <w:del w:id="766"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767" w:author="George Rose" w:date="2018-04-12T09:20:00Z">
        <w:r>
          <w:rPr>
            <w:rFonts w:ascii="Times New Roman" w:hAnsi="Times New Roman"/>
            <w:color w:val="151518"/>
            <w:sz w:val="24"/>
            <w:szCs w:val="24"/>
            <w:u w:color="151518"/>
          </w:rPr>
          <w:t>(Rose 1993</w:t>
        </w:r>
      </w:ins>
      <w:ins w:id="768" w:author="Montevecchi, William" w:date="2018-04-18T16:13:00Z">
        <w:r w:rsidR="003B52D4">
          <w:rPr>
            <w:rFonts w:ascii="Times New Roman" w:hAnsi="Times New Roman"/>
            <w:color w:val="151518"/>
            <w:sz w:val="24"/>
            <w:szCs w:val="24"/>
            <w:u w:color="151518"/>
          </w:rPr>
          <w:t>,</w:t>
        </w:r>
      </w:ins>
      <w:ins w:id="769" w:author="George Rose" w:date="2018-04-12T09:20:00Z">
        <w:del w:id="770"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771"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&lt;EndNote&gt;&lt;Cite&gt;&lt;Author&gt;Rose&lt;/Author&gt;&lt;Year&gt;2000&lt;/Year&gt;&lt;RecNum&gt;235&lt;/RecNum&gt;&lt;DisplayText&gt;(Rose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772" w:author="Montevecchi, William" w:date="2018-04-18T16:14:00Z">
        <w:r w:rsidDel="003B52D4">
          <w:rPr>
            <w:rFonts w:ascii="Times New Roman" w:hAnsi="Times New Roman"/>
            <w:color w:val="151518"/>
            <w:sz w:val="24"/>
            <w:szCs w:val="24"/>
            <w:u w:color="151518"/>
          </w:rPr>
          <w:delText xml:space="preserve">the </w:delText>
        </w:r>
      </w:del>
      <w:ins w:id="773"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774"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 xml:space="preserve">is that they did so in response to the distribution of capelin. </w:t>
      </w:r>
      <w:del w:id="775" w:author="Garry Stenson" w:date="2018-04-26T10:21:00Z">
        <w:r w:rsidDel="006B4D0C">
          <w:rPr>
            <w:rFonts w:ascii="Times New Roman" w:hAnsi="Times New Roman"/>
            <w:color w:val="151518"/>
            <w:sz w:val="24"/>
            <w:szCs w:val="24"/>
            <w:u w:color="151518"/>
          </w:rPr>
          <w:delText>Therefor</w:delText>
        </w:r>
      </w:del>
      <w:ins w:id="776" w:author="Garry Stenson" w:date="2018-04-26T10:21:00Z">
        <w:r w:rsidR="006B4D0C">
          <w:rPr>
            <w:rFonts w:ascii="Times New Roman" w:hAnsi="Times New Roman"/>
            <w:color w:val="151518"/>
            <w:sz w:val="24"/>
            <w:szCs w:val="24"/>
            <w:u w:color="151518"/>
          </w:rPr>
          <w:t xml:space="preserve"> Consequently</w:t>
        </w:r>
      </w:ins>
      <w:del w:id="777" w:author="Garry Stenson" w:date="2018-04-26T10:21:00Z">
        <w:r w:rsidDel="006B4D0C">
          <w:rPr>
            <w:rFonts w:ascii="Times New Roman" w:hAnsi="Times New Roman"/>
            <w:color w:val="151518"/>
            <w:sz w:val="24"/>
            <w:szCs w:val="24"/>
            <w:u w:color="151518"/>
          </w:rPr>
          <w:delText>e</w:delText>
        </w:r>
      </w:del>
      <w:r>
        <w:rPr>
          <w:rFonts w:ascii="Times New Roman" w:hAnsi="Times New Roman"/>
          <w:color w:val="151518"/>
          <w:sz w:val="24"/>
          <w:szCs w:val="24"/>
          <w:u w:color="151518"/>
        </w:rPr>
        <w:t>, weight at age and liver condition of cod worsened in northerly areas where there was no spatial overlap between cod and capelin</w:t>
      </w:r>
      <w:ins w:id="778"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w:t>
      </w:r>
      <w:commentRangeStart w:id="779"/>
      <w:r>
        <w:rPr>
          <w:rFonts w:ascii="Times New Roman" w:hAnsi="Times New Roman"/>
          <w:color w:val="151518"/>
          <w:sz w:val="24"/>
          <w:szCs w:val="24"/>
          <w:u w:color="151518"/>
        </w:rPr>
        <w:t>ts the hypothesis of a collapsed capelin stock.</w:t>
      </w:r>
      <w:ins w:id="780" w:author="George Rose" w:date="2018-04-12T08:55:00Z">
        <w:r>
          <w:t xml:space="preserve"> </w:t>
        </w:r>
      </w:ins>
      <w:commentRangeEnd w:id="779"/>
      <w:r w:rsidR="006B4D0C">
        <w:rPr>
          <w:rStyle w:val="CommentReference"/>
          <w:rFonts w:ascii="Times New Roman" w:eastAsia="Arial Unicode MS" w:hAnsi="Times New Roman" w:cs="Times New Roman"/>
          <w:color w:val="auto"/>
          <w:lang w:eastAsia="en-US"/>
        </w:rPr>
        <w:commentReference w:id="779"/>
      </w:r>
    </w:p>
    <w:p w14:paraId="2E1E5F9A" w14:textId="77777777" w:rsidR="000134ED" w:rsidRDefault="000134ED">
      <w:pPr>
        <w:pStyle w:val="Body"/>
        <w:spacing w:after="0" w:line="480" w:lineRule="auto"/>
        <w:ind w:firstLine="720"/>
        <w:rPr>
          <w:ins w:id="781"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782"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398F76C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783" w:author="Montevecchi, William" w:date="2018-04-18T16:16:00Z">
        <w:r w:rsidDel="00EC3DEE">
          <w:rPr>
            <w:rFonts w:ascii="Times New Roman" w:hAnsi="Times New Roman"/>
            <w:color w:val="151518"/>
            <w:sz w:val="24"/>
            <w:szCs w:val="24"/>
            <w:u w:color="151518"/>
          </w:rPr>
          <w:delText xml:space="preserve">northwest </w:delText>
        </w:r>
      </w:del>
      <w:ins w:id="784"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del w:id="785" w:author="Regular, Paul" w:date="2018-04-25T08:49:00Z">
        <w:r>
          <w:rPr>
            <w:rFonts w:ascii="Times New Roman" w:hAnsi="Times New Roman"/>
            <w:color w:val="151518"/>
            <w:sz w:val="24"/>
            <w:szCs w:val="24"/>
            <w:u w:color="151518"/>
          </w:rPr>
          <w:delText>) supports their contention that the capelin stocks off NL did not collapse.</w:delText>
        </w:r>
      </w:del>
      <w:ins w:id="786" w:author="Regular, Paul" w:date="2018-04-25T08:49:00Z">
        <w:r>
          <w:rPr>
            <w:rFonts w:ascii="Times New Roman" w:hAnsi="Times New Roman"/>
            <w:color w:val="151518"/>
            <w:sz w:val="24"/>
            <w:szCs w:val="24"/>
            <w:u w:color="151518"/>
          </w:rPr>
          <w:t>)</w:t>
        </w:r>
      </w:ins>
      <w:ins w:id="787" w:author="Gail Davoren" w:date="2018-04-24T13:11:00Z">
        <w:r w:rsidR="00E31C27">
          <w:rPr>
            <w:rFonts w:ascii="Times New Roman" w:hAnsi="Times New Roman"/>
            <w:color w:val="151518"/>
            <w:sz w:val="24"/>
            <w:szCs w:val="24"/>
            <w:u w:color="151518"/>
          </w:rPr>
          <w:t>, specifically</w:t>
        </w:r>
      </w:ins>
      <w:ins w:id="788" w:author="Regular, Paul" w:date="2018-04-25T08:49:00Z">
        <w:r>
          <w:rPr>
            <w:rFonts w:ascii="Times New Roman" w:hAnsi="Times New Roman"/>
            <w:color w:val="151518"/>
            <w:sz w:val="24"/>
            <w:szCs w:val="24"/>
            <w:u w:color="151518"/>
          </w:rPr>
          <w:t xml:space="preserve"> </w:t>
        </w:r>
      </w:ins>
      <w:ins w:id="789"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ins>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ins w:id="790" w:author="Gail Davoren" w:date="2018-04-24T13:11:00Z">
        <w:r w:rsidR="00E31C27">
          <w:rPr>
            <w:rFonts w:ascii="Times New Roman" w:eastAsia="Times New Roman" w:hAnsi="Times New Roman" w:cs="Times New Roman"/>
            <w:color w:val="151518"/>
            <w:sz w:val="24"/>
            <w:szCs w:val="24"/>
            <w:u w:color="151518"/>
          </w:rPr>
          <w:fldChar w:fldCharType="separate"/>
        </w:r>
      </w:ins>
      <w:r w:rsidR="00D20345">
        <w:rPr>
          <w:rFonts w:ascii="Times New Roman" w:eastAsia="Times New Roman" w:hAnsi="Times New Roman" w:cs="Times New Roman"/>
          <w:noProof/>
          <w:color w:val="151518"/>
          <w:sz w:val="24"/>
          <w:szCs w:val="24"/>
          <w:u w:color="151518"/>
        </w:rPr>
        <w:t xml:space="preserve">(!!! INVALID CITATION !!! </w:t>
      </w:r>
      <w:proofErr w:type="gramStart"/>
      <w:r w:rsidR="00D20345">
        <w:rPr>
          <w:rFonts w:ascii="Times New Roman" w:eastAsia="Times New Roman" w:hAnsi="Times New Roman" w:cs="Times New Roman"/>
          <w:noProof/>
          <w:color w:val="151518"/>
          <w:sz w:val="24"/>
          <w:szCs w:val="24"/>
          <w:u w:color="151518"/>
        </w:rPr>
        <w:t>)</w:t>
      </w:r>
      <w:ins w:id="791" w:author="Gail Davoren" w:date="2018-04-24T13:11:00Z">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ins w:id="792" w:author="Regular, Paul" w:date="2018-04-25T08:49:00Z">
        <w:r>
          <w:rPr>
            <w:rFonts w:ascii="Times New Roman" w:hAnsi="Times New Roman"/>
            <w:color w:val="151518"/>
            <w:sz w:val="24"/>
            <w:szCs w:val="24"/>
            <w:u w:color="151518"/>
          </w:rPr>
          <w:t>supports their contention that the capelin stocks off NL did not collapse.</w:t>
        </w:r>
      </w:ins>
      <w:proofErr w:type="gramEnd"/>
      <w:r>
        <w:rPr>
          <w:rFonts w:ascii="Times New Roman" w:hAnsi="Times New Roman"/>
          <w:color w:val="151518"/>
          <w:sz w:val="24"/>
          <w:szCs w:val="24"/>
          <w:u w:color="151518"/>
        </w:rPr>
        <w:t xml:space="preserve"> </w:t>
      </w:r>
      <w:del w:id="793"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del>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del w:id="794" w:author="Gail Davoren" w:date="2018-04-24T13:11:00Z">
        <w:r w:rsidDel="00E31C27">
          <w:rPr>
            <w:rFonts w:ascii="Times New Roman" w:eastAsia="Times New Roman" w:hAnsi="Times New Roman" w:cs="Times New Roman"/>
            <w:color w:val="151518"/>
            <w:sz w:val="24"/>
            <w:szCs w:val="24"/>
            <w:u w:color="151518"/>
          </w:rPr>
          <w:fldChar w:fldCharType="separate"/>
        </w:r>
      </w:del>
      <w:r w:rsidR="00D20345">
        <w:rPr>
          <w:rFonts w:ascii="Times New Roman" w:eastAsia="Times New Roman" w:hAnsi="Times New Roman" w:cs="Times New Roman"/>
          <w:noProof/>
          <w:color w:val="151518"/>
          <w:sz w:val="24"/>
          <w:szCs w:val="24"/>
          <w:u w:color="151518"/>
        </w:rPr>
        <w:t>(!!! INVALID CITATION !!! )</w:t>
      </w:r>
      <w:del w:id="795" w:author="Gail Davoren" w:date="2018-04-24T13:11:00Z">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w:delText>
        </w:r>
        <w:r w:rsidDel="00E31C27">
          <w:rPr>
            <w:rFonts w:ascii="Times New Roman" w:hAnsi="Times New Roman"/>
            <w:color w:val="151518"/>
            <w:sz w:val="24"/>
            <w:szCs w:val="24"/>
            <w:u w:color="151518"/>
          </w:rPr>
          <w:lastRenderedPageBreak/>
          <w:delText xml:space="preserve">Atlantic. </w:delText>
        </w:r>
      </w:del>
      <w:r>
        <w:rPr>
          <w:rFonts w:ascii="Times New Roman" w:hAnsi="Times New Roman"/>
          <w:color w:val="151518"/>
          <w:sz w:val="24"/>
          <w:szCs w:val="24"/>
          <w:u w:color="151518"/>
        </w:rPr>
        <w:t xml:space="preserve">However, there are significant differences between the two </w:t>
      </w:r>
      <w:del w:id="796" w:author="Gail Davoren" w:date="2018-04-24T13:11:00Z">
        <w:r w:rsidDel="00E31C27">
          <w:rPr>
            <w:rFonts w:ascii="Times New Roman" w:hAnsi="Times New Roman"/>
            <w:color w:val="151518"/>
            <w:sz w:val="24"/>
            <w:szCs w:val="24"/>
            <w:u w:color="151518"/>
          </w:rPr>
          <w:delText>situations</w:delText>
        </w:r>
      </w:del>
      <w:ins w:id="797"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798" w:author="Montevecchi, William" w:date="2018-04-18T16:17:00Z">
        <w:r w:rsidR="00EC3DEE">
          <w:rPr>
            <w:rFonts w:ascii="Times New Roman" w:hAnsi="Times New Roman"/>
            <w:color w:val="151518"/>
            <w:sz w:val="24"/>
            <w:szCs w:val="24"/>
            <w:u w:color="151518"/>
          </w:rPr>
          <w:t>occurr</w:t>
        </w:r>
      </w:ins>
      <w:del w:id="799"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800"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when the stock of other important forage fish, namely Atlantic herring</w:t>
      </w:r>
      <w:ins w:id="801" w:author="Garry Stenson" w:date="2018-04-26T10:23:00Z">
        <w:r w:rsidR="00800422">
          <w:rPr>
            <w:rFonts w:ascii="Times New Roman" w:hAnsi="Times New Roman"/>
            <w:color w:val="151518"/>
            <w:sz w:val="24"/>
            <w:szCs w:val="24"/>
            <w:u w:color="151518"/>
          </w:rPr>
          <w:t xml:space="preserve"> and polar cod</w:t>
        </w:r>
      </w:ins>
      <w:ins w:id="802" w:author="Garry Stenson" w:date="2018-04-26T10:25:00Z">
        <w:r w:rsidR="00800422" w:rsidRPr="00800422">
          <w:rPr>
            <w:rFonts w:ascii="Times New Roman" w:hAnsi="Times New Roman"/>
            <w:i/>
            <w:iCs/>
            <w:color w:val="151518"/>
            <w:sz w:val="24"/>
            <w:szCs w:val="24"/>
            <w:u w:color="151518"/>
          </w:rPr>
          <w:t xml:space="preserve"> </w:t>
        </w:r>
        <w:r w:rsidR="00800422">
          <w:rPr>
            <w:rFonts w:ascii="Times New Roman" w:hAnsi="Times New Roman"/>
            <w:i/>
            <w:iCs/>
            <w:color w:val="151518"/>
            <w:sz w:val="24"/>
            <w:szCs w:val="24"/>
            <w:u w:color="151518"/>
          </w:rPr>
          <w:t>Boreogadus saida</w:t>
        </w:r>
        <w:r w:rsidR="00800422">
          <w:rPr>
            <w:rFonts w:ascii="Times New Roman" w:hAnsi="Times New Roman"/>
            <w:color w:val="151518"/>
            <w:sz w:val="24"/>
            <w:szCs w:val="24"/>
            <w:u w:color="151518"/>
          </w:rPr>
          <w:t>;</w:t>
        </w:r>
      </w:ins>
      <w:r>
        <w:rPr>
          <w:rFonts w:ascii="Times New Roman" w:hAnsi="Times New Roman"/>
          <w:color w:val="151518"/>
          <w:sz w:val="24"/>
          <w:szCs w:val="24"/>
          <w:u w:color="151518"/>
        </w:rPr>
        <w:t>, w</w:t>
      </w:r>
      <w:ins w:id="803" w:author="Garry Stenson" w:date="2018-04-26T10:23:00Z">
        <w:r w:rsidR="00800422">
          <w:rPr>
            <w:rFonts w:ascii="Times New Roman" w:hAnsi="Times New Roman"/>
            <w:color w:val="151518"/>
            <w:sz w:val="24"/>
            <w:szCs w:val="24"/>
            <w:u w:color="151518"/>
          </w:rPr>
          <w:t>ere</w:t>
        </w:r>
      </w:ins>
      <w:del w:id="804" w:author="Garry Stenson" w:date="2018-04-26T10:23:00Z">
        <w:r w:rsidDel="00800422">
          <w:rPr>
            <w:rFonts w:ascii="Times New Roman" w:hAnsi="Times New Roman"/>
            <w:color w:val="151518"/>
            <w:sz w:val="24"/>
            <w:szCs w:val="24"/>
            <w:u w:color="151518"/>
          </w:rPr>
          <w:delText>as</w:delText>
        </w:r>
      </w:del>
      <w:r>
        <w:rPr>
          <w:rFonts w:ascii="Times New Roman" w:hAnsi="Times New Roman"/>
          <w:color w:val="151518"/>
          <w:sz w:val="24"/>
          <w:szCs w:val="24"/>
          <w:u w:color="151518"/>
        </w:rPr>
        <w:t xml:space="preserve">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w:t>
      </w:r>
      <w:proofErr w:type="spellStart"/>
      <w:r>
        <w:rPr>
          <w:rFonts w:ascii="Times New Roman" w:hAnsi="Times New Roman"/>
          <w:color w:val="151518"/>
          <w:sz w:val="24"/>
          <w:szCs w:val="24"/>
          <w:u w:color="151518"/>
        </w:rPr>
        <w:t>Hamre</w:t>
      </w:r>
      <w:proofErr w:type="spellEnd"/>
      <w:r>
        <w:rPr>
          <w:rFonts w:ascii="Times New Roman" w:hAnsi="Times New Roman"/>
          <w:color w:val="151518"/>
          <w:sz w:val="24"/>
          <w:szCs w:val="24"/>
          <w:u w:color="151518"/>
        </w:rPr>
        <w:t xml:space="preserv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805"/>
      <w:r>
        <w:rPr>
          <w:rFonts w:ascii="Times New Roman" w:hAnsi="Times New Roman"/>
          <w:color w:val="151518"/>
          <w:sz w:val="24"/>
          <w:szCs w:val="24"/>
          <w:u w:color="151518"/>
        </w:rPr>
        <w:t xml:space="preserve">The Barents Sea Atlantic herring stock collapsed in 1969, and did not </w:t>
      </w:r>
      <w:del w:id="806" w:author="Montevecchi, William" w:date="2018-04-18T16:17:00Z">
        <w:r w:rsidDel="00EC3DEE">
          <w:rPr>
            <w:rFonts w:ascii="Times New Roman" w:hAnsi="Times New Roman"/>
            <w:color w:val="151518"/>
            <w:sz w:val="24"/>
            <w:szCs w:val="24"/>
            <w:u w:color="151518"/>
          </w:rPr>
          <w:delText xml:space="preserve">see </w:delText>
        </w:r>
      </w:del>
      <w:ins w:id="807"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commentRangeEnd w:id="805"/>
      <w:r w:rsidR="00800422">
        <w:rPr>
          <w:rStyle w:val="CommentReference"/>
          <w:rFonts w:ascii="Times New Roman" w:eastAsia="Arial Unicode MS" w:hAnsi="Times New Roman" w:cs="Times New Roman"/>
          <w:color w:val="auto"/>
          <w:lang w:eastAsia="en-US"/>
        </w:rPr>
        <w:commentReference w:id="805"/>
      </w:r>
      <w:del w:id="808"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w:t>
      </w:r>
      <w:proofErr w:type="spellStart"/>
      <w:r>
        <w:rPr>
          <w:rFonts w:ascii="Times New Roman" w:hAnsi="Times New Roman"/>
          <w:color w:val="151518"/>
          <w:sz w:val="24"/>
          <w:szCs w:val="24"/>
          <w:u w:color="151518"/>
        </w:rPr>
        <w:t>Hamre</w:t>
      </w:r>
      <w:proofErr w:type="spellEnd"/>
      <w:r>
        <w:rPr>
          <w:rFonts w:ascii="Times New Roman" w:hAnsi="Times New Roman"/>
          <w:color w:val="151518"/>
          <w:sz w:val="24"/>
          <w:szCs w:val="24"/>
          <w:u w:color="151518"/>
        </w:rPr>
        <w:t xml:space="preserv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Barents Sea capelin also declined between 1992 and 1993 without a similar </w:t>
      </w:r>
      <w:r w:rsidRPr="00800422">
        <w:rPr>
          <w:rFonts w:ascii="Times New Roman" w:hAnsi="Times New Roman"/>
          <w:color w:val="151518"/>
          <w:sz w:val="24"/>
          <w:szCs w:val="24"/>
          <w:u w:color="151518"/>
          <w:lang w:val="en-CA"/>
        </w:rPr>
        <w:t xml:space="preserve">‘invasion’ of </w:t>
      </w:r>
      <w:proofErr w:type="spellStart"/>
      <w:r w:rsidRPr="00800422">
        <w:rPr>
          <w:rFonts w:ascii="Times New Roman" w:hAnsi="Times New Roman"/>
          <w:color w:val="151518"/>
          <w:sz w:val="24"/>
          <w:szCs w:val="24"/>
          <w:u w:color="151518"/>
          <w:lang w:val="en-CA"/>
        </w:rPr>
        <w:t>sta</w:t>
      </w:r>
      <w:r>
        <w:rPr>
          <w:rFonts w:ascii="Times New Roman" w:hAnsi="Times New Roman"/>
          <w:color w:val="151518"/>
          <w:sz w:val="24"/>
          <w:szCs w:val="24"/>
          <w:u w:color="151518"/>
        </w:rPr>
        <w:t>rving</w:t>
      </w:r>
      <w:proofErr w:type="spellEnd"/>
      <w:r>
        <w:rPr>
          <w:rFonts w:ascii="Times New Roman" w:hAnsi="Times New Roman"/>
          <w:color w:val="151518"/>
          <w:sz w:val="24"/>
          <w:szCs w:val="24"/>
          <w:u w:color="151518"/>
        </w:rPr>
        <w:t xml:space="preserve"> seals. This was likely due to the availability of alternat</w:t>
      </w:r>
      <w:ins w:id="809" w:author="George Rose" w:date="2018-04-12T09:13:00Z">
        <w:r>
          <w:rPr>
            <w:rFonts w:ascii="Times New Roman" w:hAnsi="Times New Roman"/>
            <w:color w:val="151518"/>
            <w:sz w:val="24"/>
            <w:szCs w:val="24"/>
            <w:u w:color="151518"/>
          </w:rPr>
          <w:t>ive</w:t>
        </w:r>
      </w:ins>
      <w:del w:id="810"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w:t>
      </w:r>
      <w:del w:id="811" w:author="Garry Stenson" w:date="2018-04-26T10:24:00Z">
        <w:r w:rsidDel="00800422">
          <w:rPr>
            <w:rFonts w:ascii="Times New Roman" w:hAnsi="Times New Roman"/>
            <w:color w:val="151518"/>
            <w:sz w:val="24"/>
            <w:szCs w:val="24"/>
            <w:u w:color="151518"/>
          </w:rPr>
          <w:delText xml:space="preserve"> </w:delText>
        </w:r>
        <w:r w:rsidDel="00800422">
          <w:rPr>
            <w:rFonts w:ascii="Times New Roman" w:hAnsi="Times New Roman"/>
            <w:i/>
            <w:iCs/>
            <w:color w:val="151518"/>
            <w:sz w:val="24"/>
            <w:szCs w:val="24"/>
            <w:u w:color="151518"/>
          </w:rPr>
          <w:delText>Boreogadus saida</w:delText>
        </w:r>
      </w:del>
      <w:ins w:id="812" w:author="Montevecchi, William" w:date="2018-04-18T16:18:00Z">
        <w:del w:id="813" w:author="Garry Stenson" w:date="2018-04-26T10:24:00Z">
          <w:r w:rsidR="00EC3DEE" w:rsidDel="00800422">
            <w:rPr>
              <w:rFonts w:ascii="Times New Roman" w:hAnsi="Times New Roman"/>
              <w:color w:val="151518"/>
              <w:sz w:val="24"/>
              <w:szCs w:val="24"/>
              <w:u w:color="151518"/>
            </w:rPr>
            <w:delText>;</w:delText>
          </w:r>
        </w:del>
      </w:ins>
      <w:del w:id="814"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&lt;EndNote&gt;&lt;Cite&gt;&lt;Author&gt;Nilssen&lt;/Author&gt;&lt;Year&gt;1998&lt;/Year&gt;&lt;RecNum&gt;897&lt;/RecNum&gt;&lt;DisplayText&gt;(Nilssen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815" w:author="Montevecchi, William" w:date="2018-04-18T16:18:00Z">
        <w:r w:rsidDel="00EC3DEE">
          <w:rPr>
            <w:rFonts w:ascii="Times New Roman" w:hAnsi="Times New Roman"/>
            <w:noProof/>
            <w:color w:val="151518"/>
            <w:sz w:val="24"/>
            <w:szCs w:val="24"/>
            <w:u w:color="151518"/>
          </w:rPr>
          <w:delText>(</w:delText>
        </w:r>
      </w:del>
      <w:r>
        <w:rPr>
          <w:rFonts w:ascii="Times New Roman" w:hAnsi="Times New Roman"/>
          <w:noProof/>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w:t>
      </w:r>
      <w:commentRangeStart w:id="816"/>
      <w:r>
        <w:rPr>
          <w:rFonts w:ascii="Times New Roman" w:hAnsi="Times New Roman"/>
          <w:color w:val="151518"/>
          <w:sz w:val="24"/>
          <w:szCs w:val="24"/>
          <w:u w:color="151518"/>
          <w:lang w:val="pt-PT"/>
        </w:rPr>
        <w:t xml:space="preserve">As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w:t>
      </w:r>
      <w:commentRangeEnd w:id="816"/>
      <w:r w:rsidR="00800422">
        <w:rPr>
          <w:rStyle w:val="CommentReference"/>
          <w:rFonts w:ascii="Times New Roman" w:eastAsia="Arial Unicode MS" w:hAnsi="Times New Roman" w:cs="Times New Roman"/>
          <w:color w:val="auto"/>
          <w:lang w:eastAsia="en-US"/>
        </w:rPr>
        <w:commentReference w:id="816"/>
      </w:r>
      <w:r>
        <w:rPr>
          <w:rFonts w:ascii="Times New Roman" w:hAnsi="Times New Roman"/>
          <w:color w:val="151518"/>
          <w:sz w:val="24"/>
          <w:szCs w:val="24"/>
          <w:u w:color="151518"/>
        </w:rPr>
        <w:t xml:space="preserve"> when capelin biomass declined. </w:t>
      </w:r>
      <w:ins w:id="817" w:author="Garry Stenson" w:date="2018-04-26T10:26:00Z">
        <w:r w:rsidR="00800422">
          <w:rPr>
            <w:rFonts w:ascii="Times New Roman" w:hAnsi="Times New Roman"/>
            <w:color w:val="151518"/>
            <w:sz w:val="24"/>
            <w:szCs w:val="24"/>
            <w:u w:color="151518"/>
          </w:rPr>
          <w:t xml:space="preserve">In the Northwest </w:t>
        </w:r>
      </w:ins>
      <w:ins w:id="818" w:author="Garry Stenson" w:date="2018-04-26T10:27:00Z">
        <w:r w:rsidR="00800422">
          <w:rPr>
            <w:rFonts w:ascii="Times New Roman" w:hAnsi="Times New Roman"/>
            <w:color w:val="151518"/>
            <w:sz w:val="24"/>
            <w:szCs w:val="24"/>
            <w:u w:color="151518"/>
          </w:rPr>
          <w:t>A</w:t>
        </w:r>
      </w:ins>
      <w:ins w:id="819" w:author="Garry Stenson" w:date="2018-04-26T10:26:00Z">
        <w:r w:rsidR="00800422">
          <w:rPr>
            <w:rFonts w:ascii="Times New Roman" w:hAnsi="Times New Roman"/>
            <w:color w:val="151518"/>
            <w:sz w:val="24"/>
            <w:szCs w:val="24"/>
            <w:u w:color="151518"/>
          </w:rPr>
          <w:t>tlantic</w:t>
        </w:r>
      </w:ins>
      <w:del w:id="820" w:author="Garry Stenson" w:date="2018-04-26T10:26:00Z">
        <w:r w:rsidDel="00800422">
          <w:rPr>
            <w:rFonts w:ascii="Times New Roman" w:hAnsi="Times New Roman"/>
            <w:color w:val="151518"/>
            <w:sz w:val="24"/>
            <w:szCs w:val="24"/>
            <w:u w:color="151518"/>
          </w:rPr>
          <w:delText>During this period</w:delText>
        </w:r>
      </w:del>
      <w:r>
        <w:rPr>
          <w:rFonts w:ascii="Times New Roman" w:hAnsi="Times New Roman"/>
          <w:color w:val="151518"/>
          <w:sz w:val="24"/>
          <w:szCs w:val="24"/>
          <w:u w:color="151518"/>
        </w:rPr>
        <w:t xml:space="preserve">, however, alternate prey, 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del w:id="821" w:author="Garry Stenson" w:date="2018-04-26T10:27:00Z">
        <w:r w:rsidDel="00800422">
          <w:rPr>
            <w:rFonts w:ascii="Times New Roman" w:hAnsi="Times New Roman"/>
            <w:color w:val="151518"/>
            <w:sz w:val="24"/>
            <w:szCs w:val="24"/>
            <w:u w:color="151518"/>
          </w:rPr>
          <w:delText>and</w:delText>
        </w:r>
      </w:del>
      <w:ins w:id="822" w:author="Garry Stenson" w:date="2018-04-26T10:27:00Z">
        <w:r w:rsidR="00800422">
          <w:rPr>
            <w:rFonts w:ascii="Times New Roman" w:hAnsi="Times New Roman"/>
            <w:color w:val="151518"/>
            <w:sz w:val="24"/>
            <w:szCs w:val="24"/>
            <w:u w:color="151518"/>
          </w:rPr>
          <w:t>during the early 1991</w:t>
        </w:r>
      </w:ins>
      <w:r>
        <w:rPr>
          <w:rFonts w:ascii="Times New Roman" w:hAnsi="Times New Roman"/>
          <w:color w:val="151518"/>
          <w:sz w:val="24"/>
          <w:szCs w:val="24"/>
          <w:u w:color="151518"/>
        </w:rPr>
        <w:t xml:space="preserve"> </w:t>
      </w:r>
      <w:ins w:id="823" w:author="Garry Stenson" w:date="2018-04-26T10:27:00Z">
        <w:r w:rsidR="00800422">
          <w:rPr>
            <w:rFonts w:ascii="Times New Roman" w:hAnsi="Times New Roman"/>
            <w:color w:val="151518"/>
            <w:sz w:val="24"/>
            <w:szCs w:val="24"/>
            <w:u w:color="151518"/>
          </w:rPr>
          <w:t xml:space="preserve">and wee main prey of </w:t>
        </w:r>
      </w:ins>
      <w:del w:id="824" w:author="Garry Stenson" w:date="2018-04-26T10:27:00Z">
        <w:r w:rsidDel="00800422">
          <w:rPr>
            <w:rFonts w:ascii="Times New Roman" w:hAnsi="Times New Roman"/>
            <w:color w:val="151518"/>
            <w:sz w:val="24"/>
            <w:szCs w:val="24"/>
            <w:u w:color="151518"/>
          </w:rPr>
          <w:delText>were consumed by</w:delText>
        </w:r>
      </w:del>
      <w:r>
        <w:rPr>
          <w:rFonts w:ascii="Times New Roman" w:hAnsi="Times New Roman"/>
          <w:color w:val="151518"/>
          <w:sz w:val="24"/>
          <w:szCs w:val="24"/>
          <w:u w:color="151518"/>
        </w:rPr>
        <w:t xml:space="preserve">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w:t>
      </w:r>
      <w:proofErr w:type="spellStart"/>
      <w:r>
        <w:rPr>
          <w:rFonts w:ascii="Times New Roman" w:hAnsi="Times New Roman"/>
          <w:color w:val="151518"/>
          <w:sz w:val="24"/>
          <w:szCs w:val="24"/>
          <w:u w:color="151518"/>
          <w:lang w:val="nl-NL"/>
        </w:rPr>
        <w:t>Carscadden</w:t>
      </w:r>
      <w:proofErr w:type="spellEnd"/>
      <w:r>
        <w:rPr>
          <w:rFonts w:ascii="Times New Roman" w:hAnsi="Times New Roman"/>
          <w:color w:val="151518"/>
          <w:sz w:val="24"/>
          <w:szCs w:val="24"/>
          <w:u w:color="151518"/>
          <w:lang w:val="nl-NL"/>
        </w:rPr>
        <w:t xml:space="preserve">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825"/>
      <w:r>
        <w:rPr>
          <w:rFonts w:ascii="Times New Roman" w:hAnsi="Times New Roman"/>
          <w:color w:val="151518"/>
          <w:sz w:val="24"/>
          <w:szCs w:val="24"/>
          <w:u w:color="151518"/>
        </w:rPr>
        <w:t>Therefore, it is possible that this may have caused an increase in relative abundance of capelin available to harp seals</w:t>
      </w:r>
      <w:commentRangeEnd w:id="825"/>
      <w:r w:rsidR="00EC3DEE">
        <w:rPr>
          <w:rStyle w:val="CommentReference"/>
          <w:rFonts w:ascii="Times New Roman" w:eastAsia="Arial Unicode MS" w:hAnsi="Times New Roman" w:cs="Times New Roman"/>
          <w:color w:val="auto"/>
          <w:lang w:eastAsia="en-US"/>
        </w:rPr>
        <w:commentReference w:id="825"/>
      </w:r>
      <w:r>
        <w:rPr>
          <w:rFonts w:ascii="Times New Roman" w:hAnsi="Times New Roman"/>
          <w:color w:val="151518"/>
          <w:sz w:val="24"/>
          <w:szCs w:val="24"/>
          <w:u w:color="151518"/>
        </w:rPr>
        <w:t>.</w:t>
      </w:r>
    </w:p>
    <w:p w14:paraId="3F3FAB49" w14:textId="73068F67"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 </w:instrText>
      </w:r>
      <w:r w:rsidR="00D20345">
        <w:rPr>
          <w:rFonts w:ascii="Times New Roman" w:eastAsia="Times New Roman" w:hAnsi="Times New Roman" w:cs="Times New Roman"/>
          <w:color w:val="151518"/>
          <w:sz w:val="24"/>
          <w:szCs w:val="24"/>
          <w:u w:color="151518"/>
        </w:rPr>
        <w:fldChar w:fldCharType="begin">
          <w:fldData xml:space="preserve">PEVuZE5vdGU+PENpdGU+PEF1dGhvcj5TdGVuc29uPC9BdXRob3I+PFllYXI+MjAxNjwvWWVhcj48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</w:fldData>
        </w:fldChar>
      </w:r>
      <w:r w:rsidR="00D20345">
        <w:rPr>
          <w:rFonts w:ascii="Times New Roman" w:eastAsia="Times New Roman" w:hAnsi="Times New Roman" w:cs="Times New Roman"/>
          <w:color w:val="151518"/>
          <w:sz w:val="24"/>
          <w:szCs w:val="24"/>
          <w:u w:color="151518"/>
        </w:rPr>
        <w:instrText xml:space="preserve"> ADDIN EN.CITE.DATA </w:instrText>
      </w:r>
      <w:r w:rsidR="00D20345">
        <w:rPr>
          <w:rFonts w:ascii="Times New Roman" w:eastAsia="Times New Roman" w:hAnsi="Times New Roman" w:cs="Times New Roman"/>
          <w:color w:val="151518"/>
          <w:sz w:val="24"/>
          <w:szCs w:val="24"/>
          <w:u w:color="151518"/>
        </w:rPr>
      </w:r>
      <w:r w:rsidR="00D20345">
        <w:rPr>
          <w:rFonts w:ascii="Times New Roman" w:eastAsia="Times New Roman" w:hAnsi="Times New Roman" w:cs="Times New Roman"/>
          <w:color w:val="151518"/>
          <w:sz w:val="24"/>
          <w:szCs w:val="24"/>
          <w:u w:color="151518"/>
        </w:rPr>
        <w:fldChar w:fldCharType="end"/>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noProof/>
          <w:color w:val="151518"/>
          <w:sz w:val="24"/>
          <w:szCs w:val="24"/>
          <w:u w:color="151518"/>
          <w:lang w:val="en-CA"/>
        </w:rPr>
        <w:t xml:space="preserve">(Stenson et al. 2014, </w:t>
      </w:r>
      <w:del w:id="826" w:author="Montevecchi, William" w:date="2018-04-18T16:21:00Z">
        <w:r w:rsidRPr="00BD7860" w:rsidDel="00EC3DEE">
          <w:rPr>
            <w:rFonts w:ascii="Times New Roman" w:hAnsi="Times New Roman"/>
            <w:noProof/>
            <w:color w:val="151518"/>
            <w:sz w:val="24"/>
            <w:szCs w:val="24"/>
            <w:u w:color="151518"/>
            <w:lang w:val="en-CA"/>
          </w:rPr>
          <w:delText>Stenson et al</w:delText>
        </w:r>
      </w:del>
      <w:del w:id="827" w:author="Montevecchi, William" w:date="2018-04-18T16:20:00Z">
        <w:r w:rsidRPr="00BD7860" w:rsidDel="00EC3DEE">
          <w:rPr>
            <w:rFonts w:ascii="Times New Roman" w:hAnsi="Times New Roman"/>
            <w:noProof/>
            <w:color w:val="151518"/>
            <w:sz w:val="24"/>
            <w:szCs w:val="24"/>
            <w:u w:color="151518"/>
            <w:lang w:val="en-CA"/>
          </w:rPr>
          <w:delText xml:space="preserve">. </w:delText>
        </w:r>
      </w:del>
      <w:r w:rsidRPr="00BD7860">
        <w:rPr>
          <w:rFonts w:ascii="Times New Roman" w:hAnsi="Times New Roman"/>
          <w:noProof/>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828" w:author="Montevecchi, William" w:date="2018-04-18T16:21:00Z">
        <w:r w:rsidDel="00EC3DEE">
          <w:rPr>
            <w:rFonts w:ascii="Times New Roman" w:hAnsi="Times New Roman"/>
            <w:color w:val="151518"/>
            <w:sz w:val="24"/>
            <w:szCs w:val="24"/>
            <w:u w:color="151518"/>
          </w:rPr>
          <w:delText>beginning in</w:delText>
        </w:r>
      </w:del>
      <w:ins w:id="829"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830"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831" w:author="Montevecchi, William" w:date="2018-04-18T16:21:00Z">
        <w:r w:rsidR="00EC3DEE">
          <w:rPr>
            <w:rFonts w:ascii="Times New Roman" w:hAnsi="Times New Roman"/>
            <w:color w:val="151518"/>
            <w:sz w:val="24"/>
            <w:szCs w:val="24"/>
            <w:u w:color="151518"/>
          </w:rPr>
          <w:t xml:space="preserve">s </w:t>
        </w:r>
      </w:ins>
      <w:del w:id="832" w:author="Montevecchi, William" w:date="2018-04-18T16:21:00Z">
        <w:r w:rsidDel="00EC3DEE">
          <w:rPr>
            <w:rFonts w:ascii="Times New Roman" w:hAnsi="Times New Roman"/>
            <w:color w:val="151518"/>
            <w:sz w:val="24"/>
            <w:szCs w:val="24"/>
            <w:u w:color="151518"/>
          </w:rPr>
          <w:delText>ion of</w:delText>
        </w:r>
      </w:del>
      <w:del w:id="833"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w:t>
      </w:r>
      <w:r>
        <w:rPr>
          <w:rFonts w:ascii="Times New Roman" w:hAnsi="Times New Roman"/>
          <w:color w:val="151518"/>
          <w:sz w:val="24"/>
          <w:szCs w:val="24"/>
          <w:u w:color="151518"/>
        </w:rPr>
        <w:lastRenderedPageBreak/>
        <w:t xml:space="preserve">the late term abortion rates into their model allowed them to explain the large inter-annual variability. </w:t>
      </w:r>
      <w:commentRangeStart w:id="834"/>
      <w:r>
        <w:rPr>
          <w:rFonts w:ascii="Times New Roman" w:hAnsi="Times New Roman"/>
          <w:color w:val="151518"/>
          <w:sz w:val="24"/>
          <w:szCs w:val="24"/>
          <w:u w:color="151518"/>
        </w:rPr>
        <w:t xml:space="preserve">Changes in the abortion rates, in turn, </w:t>
      </w:r>
      <w:ins w:id="835" w:author="Garry Stenson" w:date="2018-04-26T10:29:00Z">
        <w:r w:rsidR="00800422">
          <w:rPr>
            <w:rFonts w:ascii="Times New Roman" w:hAnsi="Times New Roman"/>
            <w:color w:val="151518"/>
            <w:sz w:val="24"/>
            <w:szCs w:val="24"/>
            <w:u w:color="151518"/>
          </w:rPr>
          <w:t xml:space="preserve">were found to be </w:t>
        </w:r>
      </w:ins>
      <w:del w:id="836" w:author="Garry Stenson" w:date="2018-04-26T10:29:00Z">
        <w:r w:rsidDel="00800422">
          <w:rPr>
            <w:rFonts w:ascii="Times New Roman" w:hAnsi="Times New Roman"/>
            <w:color w:val="151518"/>
            <w:sz w:val="24"/>
            <w:szCs w:val="24"/>
            <w:u w:color="151518"/>
          </w:rPr>
          <w:delText xml:space="preserve">are </w:delText>
        </w:r>
      </w:del>
      <w:r>
        <w:rPr>
          <w:rFonts w:ascii="Times New Roman" w:hAnsi="Times New Roman"/>
          <w:color w:val="151518"/>
          <w:sz w:val="24"/>
          <w:szCs w:val="24"/>
          <w:u w:color="151518"/>
        </w:rPr>
        <w:t xml:space="preserve">influenced by ice cover in late January and capelin biomass. </w:t>
      </w:r>
      <w:commentRangeEnd w:id="834"/>
      <w:r w:rsidR="00800422">
        <w:rPr>
          <w:rStyle w:val="CommentReference"/>
          <w:rFonts w:ascii="Times New Roman" w:eastAsia="Arial Unicode MS" w:hAnsi="Times New Roman" w:cs="Times New Roman"/>
          <w:color w:val="auto"/>
          <w:lang w:eastAsia="en-US"/>
        </w:rPr>
        <w:commentReference w:id="834"/>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&lt;EndNote&gt;&lt;Cite&gt;&lt;Author&gt;Buren&lt;/Author&gt;&lt;Year&gt;2014&lt;/Year&gt;&lt;RecNum&gt;743&lt;/RecNum&gt;&lt;DisplayText&gt;(Buren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w:t>
      </w:r>
      <w:del w:id="837" w:author="Garry Stenson" w:date="2018-04-26T10:30:00Z">
        <w:r w:rsidDel="00800422">
          <w:rPr>
            <w:rFonts w:ascii="Times New Roman" w:hAnsi="Times New Roman"/>
            <w:color w:val="151518"/>
            <w:sz w:val="24"/>
            <w:szCs w:val="24"/>
            <w:u w:color="151518"/>
          </w:rPr>
          <w:delText xml:space="preserve">also </w:delText>
        </w:r>
      </w:del>
      <w:r>
        <w:rPr>
          <w:rFonts w:ascii="Times New Roman" w:hAnsi="Times New Roman"/>
          <w:color w:val="151518"/>
          <w:sz w:val="24"/>
          <w:szCs w:val="24"/>
          <w:u w:color="151518"/>
        </w:rPr>
        <w:t xml:space="preserve">reflect changes in environmental conditions that influence </w:t>
      </w:r>
      <w:del w:id="838" w:author="Montevecchi, William" w:date="2018-04-18T16:23:00Z">
        <w:r w:rsidDel="00EC3DEE">
          <w:rPr>
            <w:rFonts w:ascii="Times New Roman" w:hAnsi="Times New Roman"/>
            <w:color w:val="151518"/>
            <w:sz w:val="24"/>
            <w:szCs w:val="24"/>
            <w:u w:color="151518"/>
          </w:rPr>
          <w:delText>a number</w:delText>
        </w:r>
      </w:del>
      <w:ins w:id="839" w:author="Montevecchi, William" w:date="2018-04-18T16:23:00Z">
        <w:r w:rsidR="00EC3DEE">
          <w:rPr>
            <w:rFonts w:ascii="Times New Roman" w:hAnsi="Times New Roman"/>
            <w:color w:val="151518"/>
            <w:sz w:val="24"/>
            <w:szCs w:val="24"/>
            <w:u w:color="151518"/>
          </w:rPr>
          <w:t>many</w:t>
        </w:r>
      </w:ins>
      <w:del w:id="840"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higher catches in the Canadian commercial hunt between 1996 and 2008 contributed to reductions in the rate of population growth, these lower pregnancy rates have also had a major impact on the population dynamics of this population</w:t>
      </w:r>
      <w:ins w:id="841" w:author="Garry Stenson" w:date="2018-04-26T10:31:00Z">
        <w:r w:rsidR="00800422">
          <w:rPr>
            <w:rFonts w:ascii="Times New Roman" w:hAnsi="Times New Roman"/>
            <w:color w:val="151518"/>
            <w:sz w:val="24"/>
            <w:szCs w:val="24"/>
            <w:u w:color="151518"/>
          </w:rPr>
          <w:t xml:space="preserve">, particularly since catches have declined over the past decade </w:t>
        </w:r>
      </w:ins>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276BDDD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&lt;EndNote&gt;&lt;Cite&gt;&lt;Author&gt;Frank&lt;/Author&gt;&lt;Year&gt;2016&lt;/Year&gt;&lt;RecNum&gt;890&lt;/RecNum&gt;&lt;Suffix&gt;`; Figure 11B&lt;/Suffix&gt;&lt;DisplayText&gt;(Frank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w:t>
      </w:r>
      <w:ins w:id="842" w:author="Garry Stenson" w:date="2018-04-26T10:32:00Z">
        <w:r w:rsidR="00800422">
          <w:rPr>
            <w:rFonts w:ascii="Times New Roman" w:hAnsi="Times New Roman"/>
            <w:color w:val="151518"/>
            <w:sz w:val="24"/>
            <w:szCs w:val="24"/>
            <w:u w:color="151518"/>
          </w:rPr>
          <w:t xml:space="preserve">that trend in abundance </w:t>
        </w:r>
      </w:ins>
      <w:del w:id="843" w:author="Garry Stenson" w:date="2018-04-26T10:32:00Z">
        <w:r w:rsidDel="00800422">
          <w:rPr>
            <w:rFonts w:ascii="Times New Roman" w:hAnsi="Times New Roman"/>
            <w:color w:val="151518"/>
            <w:sz w:val="24"/>
            <w:szCs w:val="24"/>
            <w:u w:color="151518"/>
          </w:rPr>
          <w:delText xml:space="preserve">the population </w:delText>
        </w:r>
      </w:del>
      <w:r>
        <w:rPr>
          <w:rFonts w:ascii="Times New Roman" w:hAnsi="Times New Roman"/>
          <w:color w:val="151518"/>
          <w:sz w:val="24"/>
          <w:szCs w:val="24"/>
          <w:u w:color="151518"/>
        </w:rPr>
        <w:t xml:space="preserve">of common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w:t>
      </w:r>
      <w:r>
        <w:rPr>
          <w:rFonts w:ascii="Times New Roman" w:hAnsi="Times New Roman"/>
          <w:i/>
          <w:iCs/>
          <w:color w:val="151518"/>
          <w:sz w:val="24"/>
          <w:szCs w:val="24"/>
          <w:u w:color="151518"/>
          <w:lang w:val="nl-NL"/>
        </w:rPr>
        <w:t>Uria aalge</w:t>
      </w:r>
      <w:r>
        <w:rPr>
          <w:rFonts w:ascii="Times New Roman" w:hAnsi="Times New Roman"/>
          <w:color w:val="151518"/>
          <w:sz w:val="24"/>
          <w:szCs w:val="24"/>
          <w:u w:color="151518"/>
        </w:rPr>
        <w:t xml:space="preserve"> on Funk Island (NAFO Div. 3K) since 1990 is contrary to expectation</w:t>
      </w:r>
      <w:ins w:id="844" w:author="Garry Stenson" w:date="2018-04-26T10:32:00Z">
        <w:r w:rsidR="00800422">
          <w:rPr>
            <w:rFonts w:ascii="Times New Roman" w:hAnsi="Times New Roman"/>
            <w:color w:val="151518"/>
            <w:sz w:val="24"/>
            <w:szCs w:val="24"/>
            <w:u w:color="151518"/>
          </w:rPr>
          <w:t>s</w:t>
        </w:r>
      </w:ins>
      <w:r>
        <w:rPr>
          <w:rFonts w:ascii="Times New Roman" w:hAnsi="Times New Roman"/>
          <w:color w:val="151518"/>
          <w:sz w:val="24"/>
          <w:szCs w:val="24"/>
          <w:u w:color="151518"/>
        </w:rPr>
        <w:t xml:space="preserve"> given the purported order of magnitude decrease in their primary prey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sidR="00D20345">
        <w:rPr>
          <w:rFonts w:ascii="Times New Roman" w:eastAsia="Times New Roman" w:hAnsi="Times New Roman" w:cs="Times New Roman"/>
          <w:color w:val="1B1C20"/>
          <w:sz w:val="24"/>
          <w:szCs w:val="24"/>
          <w:u w:color="1B1C20"/>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sidR="00D20345">
        <w:rPr>
          <w:rFonts w:ascii="Times New Roman" w:eastAsia="Times New Roman" w:hAnsi="Times New Roman" w:cs="Times New Roman"/>
          <w:noProof/>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abundance graph from Figure 3 in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&lt;EndNote&gt;&lt;Cite&gt;&lt;Author&gt;Davoren&lt;/Author&gt;&lt;Year&gt;2003&lt;/Year&gt;&lt;RecNum&gt;143&lt;/RecNum&gt;&lt;DisplayText&gt;(Davoren &amp;amp;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&lt;EndNote&gt;&lt;Cite&gt;&lt;Author&gt;Davoren&lt;/Author&gt;&lt;Year&gt;2003&lt;/Year&gt;&lt;RecNum&gt;143&lt;/RecNum&gt;&lt;DisplayText&gt;(Davoren &amp;amp;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foraging range. Yet the population of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845" w:author="Garry Stenson" w:date="2018-04-26T10:33:00Z">
        <w:r w:rsidR="00800422">
          <w:rPr>
            <w:rFonts w:ascii="Times New Roman" w:hAnsi="Times New Roman"/>
            <w:color w:val="151518"/>
            <w:sz w:val="24"/>
            <w:szCs w:val="24"/>
            <w:u w:color="151518"/>
          </w:rPr>
          <w:t>al</w:t>
        </w:r>
      </w:ins>
      <w:r>
        <w:rPr>
          <w:rFonts w:ascii="Times New Roman" w:hAnsi="Times New Roman"/>
          <w:color w:val="151518"/>
          <w:sz w:val="24"/>
          <w:szCs w:val="24"/>
          <w:u w:color="151518"/>
        </w:rPr>
        <w:t xml:space="preserve">though it is in no way paradoxical with reduced capelin biomass. Much of this population increase is associated with major reductions in adult mortality </w:t>
      </w:r>
      <w:del w:id="846" w:author="Garry Stenson" w:date="2018-04-26T10:33:00Z">
        <w:r w:rsidDel="00800422">
          <w:rPr>
            <w:rFonts w:ascii="Times New Roman" w:hAnsi="Times New Roman"/>
            <w:color w:val="151518"/>
            <w:sz w:val="24"/>
            <w:szCs w:val="24"/>
            <w:u w:color="151518"/>
          </w:rPr>
          <w:delText xml:space="preserve">with </w:delText>
        </w:r>
      </w:del>
      <w:ins w:id="847" w:author="Garry Stenson" w:date="2018-04-26T10:33:00Z">
        <w:r w:rsidR="00800422">
          <w:rPr>
            <w:rFonts w:ascii="Times New Roman" w:hAnsi="Times New Roman"/>
            <w:color w:val="151518"/>
            <w:sz w:val="24"/>
            <w:szCs w:val="24"/>
            <w:u w:color="151518"/>
          </w:rPr>
          <w:t xml:space="preserve">due to </w:t>
        </w:r>
      </w:ins>
      <w:r>
        <w:rPr>
          <w:rFonts w:ascii="Times New Roman" w:hAnsi="Times New Roman"/>
          <w:color w:val="151518"/>
          <w:sz w:val="24"/>
          <w:szCs w:val="24"/>
          <w:u w:color="151518"/>
        </w:rPr>
        <w:t xml:space="preserve">the coincident closure </w:t>
      </w:r>
      <w:r>
        <w:rPr>
          <w:rFonts w:ascii="Times New Roman" w:hAnsi="Times New Roman"/>
          <w:color w:val="151518"/>
          <w:sz w:val="24"/>
          <w:szCs w:val="24"/>
          <w:u w:color="151518"/>
        </w:rPr>
        <w:lastRenderedPageBreak/>
        <w:t xml:space="preserve">of the northern cod </w:t>
      </w:r>
      <w:proofErr w:type="spellStart"/>
      <w:r>
        <w:rPr>
          <w:rFonts w:ascii="Times New Roman" w:hAnsi="Times New Roman"/>
          <w:color w:val="151518"/>
          <w:sz w:val="24"/>
          <w:szCs w:val="24"/>
          <w:u w:color="151518"/>
        </w:rPr>
        <w:t>fisher</w:t>
      </w:r>
      <w:proofErr w:type="spellEnd"/>
      <w:ins w:id="848" w:author="Garry Stenson" w:date="2018-04-26T10:33:00Z">
        <w:r w:rsidR="00800422">
          <w:rPr>
            <w:rFonts w:ascii="Times New Roman" w:hAnsi="Times New Roman"/>
            <w:color w:val="151518"/>
            <w:sz w:val="24"/>
            <w:szCs w:val="24"/>
            <w:u w:color="151518"/>
          </w:rPr>
          <w:t xml:space="preserve">. </w:t>
        </w:r>
      </w:ins>
      <w:del w:id="849" w:author="Garry Stenson" w:date="2018-04-26T10:33:00Z">
        <w:r w:rsidDel="00800422">
          <w:rPr>
            <w:rFonts w:ascii="Times New Roman" w:hAnsi="Times New Roman"/>
            <w:color w:val="151518"/>
            <w:sz w:val="24"/>
            <w:szCs w:val="24"/>
            <w:u w:color="151518"/>
          </w:rPr>
          <w:delText>y</w:delText>
        </w:r>
      </w:del>
      <w:r>
        <w:rPr>
          <w:rFonts w:ascii="Times New Roman" w:hAnsi="Times New Roman"/>
          <w:color w:val="151518"/>
          <w:sz w:val="24"/>
          <w:szCs w:val="24"/>
          <w:u w:color="151518"/>
        </w:rPr>
        <w:t xml:space="preserve"> </w:t>
      </w:r>
      <w:del w:id="850" w:author="Garry Stenson" w:date="2018-04-26T10:33:00Z">
        <w:r w:rsidDel="00800422">
          <w:rPr>
            <w:rFonts w:ascii="Times New Roman" w:hAnsi="Times New Roman"/>
            <w:color w:val="151518"/>
            <w:sz w:val="24"/>
            <w:szCs w:val="24"/>
            <w:u w:color="151518"/>
          </w:rPr>
          <w:delText>and t</w:delText>
        </w:r>
      </w:del>
      <w:ins w:id="851" w:author="Garry Stenson" w:date="2018-04-26T10:33:00Z">
        <w:r w:rsidR="00800422">
          <w:rPr>
            <w:rFonts w:ascii="Times New Roman" w:hAnsi="Times New Roman"/>
            <w:color w:val="151518"/>
            <w:sz w:val="24"/>
            <w:szCs w:val="24"/>
            <w:u w:color="151518"/>
          </w:rPr>
          <w:t>T</w:t>
        </w:r>
      </w:ins>
      <w:r>
        <w:rPr>
          <w:rFonts w:ascii="Times New Roman" w:hAnsi="Times New Roman"/>
          <w:color w:val="151518"/>
          <w:sz w:val="24"/>
          <w:szCs w:val="24"/>
          <w:u w:color="151518"/>
        </w:rPr>
        <w:t xml:space="preserve">he removal of thousands of gillnets from inshore areas during the 1990s and 2000s </w:t>
      </w:r>
      <w:ins w:id="852" w:author="Garry Stenson" w:date="2018-04-26T10:34:00Z">
        <w:r w:rsidR="00800422">
          <w:rPr>
            <w:rFonts w:ascii="Times New Roman" w:hAnsi="Times New Roman"/>
            <w:color w:val="151518"/>
            <w:sz w:val="24"/>
            <w:szCs w:val="24"/>
            <w:u w:color="151518"/>
          </w:rPr>
          <w:t xml:space="preserve">resulted in a significant </w:t>
        </w:r>
      </w:ins>
      <w:del w:id="853" w:author="Garry Stenson" w:date="2018-04-26T10:34:00Z">
        <w:r w:rsidDel="00800422">
          <w:rPr>
            <w:rFonts w:ascii="Times New Roman" w:hAnsi="Times New Roman"/>
            <w:color w:val="151518"/>
            <w:sz w:val="24"/>
            <w:szCs w:val="24"/>
            <w:u w:color="151518"/>
          </w:rPr>
          <w:delText xml:space="preserve">and consequent </w:delText>
        </w:r>
      </w:del>
      <w:r>
        <w:rPr>
          <w:rFonts w:ascii="Times New Roman" w:hAnsi="Times New Roman"/>
          <w:color w:val="151518"/>
          <w:sz w:val="24"/>
          <w:szCs w:val="24"/>
          <w:u w:color="151518"/>
        </w:rPr>
        <w:t xml:space="preserve">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As well, reductions in adult mortality associated with ship-source oil pollution and with hunting have also decreased during this same period (Wilhelm et al. 2009)</w:t>
      </w:r>
      <w:ins w:id="854" w:author="Garry Stenson" w:date="2018-04-26T10:34:00Z">
        <w:r w:rsidR="00800422">
          <w:rPr>
            <w:rFonts w:ascii="Times New Roman" w:hAnsi="Times New Roman"/>
            <w:color w:val="151518"/>
            <w:sz w:val="24"/>
            <w:szCs w:val="24"/>
            <w:u w:color="151518"/>
          </w:rPr>
          <w:t xml:space="preserve">. </w:t>
        </w:r>
      </w:ins>
      <w:del w:id="855" w:author="Garry Stenson" w:date="2018-04-26T10:34:00Z">
        <w:r w:rsidDel="00800422">
          <w:rPr>
            <w:rFonts w:ascii="Times New Roman" w:hAnsi="Times New Roman"/>
            <w:color w:val="151518"/>
            <w:sz w:val="24"/>
            <w:szCs w:val="24"/>
            <w:u w:color="151518"/>
          </w:rPr>
          <w:delText>, and t</w:delText>
        </w:r>
      </w:del>
      <w:ins w:id="856" w:author="Garry Stenson" w:date="2018-04-26T10:34:00Z">
        <w:r w:rsidR="00800422">
          <w:rPr>
            <w:rFonts w:ascii="Times New Roman" w:hAnsi="Times New Roman"/>
            <w:color w:val="151518"/>
            <w:sz w:val="24"/>
            <w:szCs w:val="24"/>
            <w:u w:color="151518"/>
          </w:rPr>
          <w:t>T</w:t>
        </w:r>
      </w:ins>
      <w:r>
        <w:rPr>
          <w:rFonts w:ascii="Times New Roman" w:hAnsi="Times New Roman"/>
          <w:color w:val="151518"/>
          <w:sz w:val="24"/>
          <w:szCs w:val="24"/>
          <w:u w:color="151518"/>
        </w:rPr>
        <w:t xml:space="preserve">he cumulative effects of these reductions in adult mortality would have overweighed negative population effects associated with bottom-up prey base </w:t>
      </w:r>
      <w:commentRangeStart w:id="857"/>
      <w:r>
        <w:rPr>
          <w:rFonts w:ascii="Times New Roman" w:hAnsi="Times New Roman"/>
          <w:color w:val="151518"/>
          <w:sz w:val="24"/>
          <w:szCs w:val="24"/>
          <w:u w:color="151518"/>
        </w:rPr>
        <w:t>reductions</w:t>
      </w:r>
      <w:commentRangeEnd w:id="857"/>
      <w:r w:rsidR="00800422">
        <w:rPr>
          <w:rStyle w:val="CommentReference"/>
          <w:rFonts w:ascii="Times New Roman" w:eastAsia="Arial Unicode MS" w:hAnsi="Times New Roman" w:cs="Times New Roman"/>
          <w:color w:val="auto"/>
          <w:lang w:eastAsia="en-US"/>
        </w:rPr>
        <w:commentReference w:id="857"/>
      </w:r>
      <w:r>
        <w:rPr>
          <w:rFonts w:ascii="Times New Roman" w:hAnsi="Times New Roman"/>
          <w:color w:val="151518"/>
          <w:sz w:val="24"/>
          <w:szCs w:val="24"/>
          <w:u w:color="151518"/>
        </w:rPr>
        <w:t xml:space="preserve">. Along these same lines, the population growth of Atlantic puffins </w:t>
      </w:r>
      <w:proofErr w:type="spellStart"/>
      <w:r>
        <w:rPr>
          <w:rFonts w:ascii="Times New Roman" w:hAnsi="Times New Roman"/>
          <w:i/>
          <w:iCs/>
          <w:color w:val="151518"/>
          <w:sz w:val="24"/>
          <w:szCs w:val="24"/>
          <w:u w:color="151518"/>
        </w:rPr>
        <w:t>Fratercula</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arctica</w:t>
      </w:r>
      <w:proofErr w:type="spellEnd"/>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w:t>
      </w:r>
      <w:r>
        <w:rPr>
          <w:rFonts w:ascii="Times New Roman" w:eastAsia="Times New Roman" w:hAnsi="Times New Roman" w:cs="Times New Roman"/>
          <w:color w:val="151518"/>
          <w:sz w:val="24"/>
          <w:szCs w:val="24"/>
          <w:u w:color="151518"/>
        </w:rPr>
        <w:fldChar w:fldCharType="end"/>
      </w:r>
      <w:ins w:id="858" w:author="Montevecchi, William" w:date="2018-04-19T10:25:00Z">
        <w:r w:rsidR="00084913">
          <w:rPr>
            <w:rFonts w:ascii="Times New Roman" w:hAnsi="Times New Roman"/>
            <w:color w:val="151518"/>
            <w:sz w:val="24"/>
            <w:szCs w:val="24"/>
            <w:u w:color="151518"/>
          </w:rPr>
          <w:t>. Moreover and c</w:t>
        </w:r>
        <w:r w:rsidR="00084913" w:rsidRPr="00084913">
          <w:rPr>
            <w:rFonts w:ascii="Times New Roman" w:hAnsi="Times New Roman"/>
            <w:color w:val="151518"/>
            <w:sz w:val="24"/>
            <w:szCs w:val="24"/>
            <w:u w:color="151518"/>
            <w:rPrChange w:id="859"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860" w:author="Montevecchi, William" w:date="2018-04-19T10:26:00Z">
              <w:rPr>
                <w:rFonts w:ascii="Times New Roman" w:hAnsi="Times New Roman"/>
                <w:color w:val="151518"/>
                <w:sz w:val="24"/>
                <w:szCs w:val="24"/>
                <w:highlight w:val="yellow"/>
                <w:u w:color="151518"/>
              </w:rPr>
            </w:rPrChange>
          </w:rPr>
          <w:t xml:space="preserve"> </w:t>
        </w:r>
        <w:commentRangeStart w:id="861"/>
        <w:r w:rsidR="00084913" w:rsidRPr="00084913">
          <w:rPr>
            <w:rFonts w:ascii="Times New Roman" w:hAnsi="Times New Roman"/>
            <w:color w:val="151518"/>
            <w:sz w:val="24"/>
            <w:szCs w:val="24"/>
            <w:u w:color="151518"/>
            <w:rPrChange w:id="862" w:author="Montevecchi, William" w:date="2018-04-19T10:26:00Z">
              <w:rPr>
                <w:rFonts w:ascii="Times New Roman" w:hAnsi="Times New Roman"/>
                <w:color w:val="151518"/>
                <w:sz w:val="24"/>
                <w:szCs w:val="24"/>
                <w:highlight w:val="yellow"/>
                <w:u w:color="151518"/>
              </w:rPr>
            </w:rPrChange>
          </w:rPr>
          <w:t>the long fish biomass</w:t>
        </w:r>
      </w:ins>
      <w:commentRangeEnd w:id="861"/>
      <w:r w:rsidR="00800422">
        <w:rPr>
          <w:rStyle w:val="CommentReference"/>
          <w:rFonts w:ascii="Times New Roman" w:eastAsia="Arial Unicode MS" w:hAnsi="Times New Roman" w:cs="Times New Roman"/>
          <w:color w:val="auto"/>
          <w:lang w:eastAsia="en-US"/>
        </w:rPr>
        <w:commentReference w:id="861"/>
      </w:r>
      <w:ins w:id="863"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ins>
      <w:r w:rsidR="00D20345">
        <w:rPr>
          <w:rFonts w:ascii="Times New Roman" w:eastAsia="Times New Roman" w:hAnsi="Times New Roman" w:cs="Times New Roman"/>
          <w:color w:val="151518"/>
          <w:sz w:val="24"/>
          <w:szCs w:val="24"/>
          <w:u w:color="151518"/>
        </w:rPr>
        <w:instrText xml:space="preserve"> ADDIN EN.CITE &lt;EndNote&gt;&lt;Cite&gt;&lt;Author&gt;Cury&lt;/Author&gt;&lt;Year&gt;2011&lt;/Year&gt;&lt;RecNum&gt;920&lt;/RecNum&gt;&lt;DisplayText&gt;(Cury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ins w:id="864" w:author="Montevecchi, William" w:date="2018-04-19T10:27:00Z">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noProof/>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865" w:author="Montevecchi, William" w:date="2018-04-19T10:25:00Z">
        <w:r w:rsidR="00084913" w:rsidRPr="00084913">
          <w:rPr>
            <w:rFonts w:ascii="Times New Roman" w:hAnsi="Times New Roman"/>
            <w:color w:val="151518"/>
            <w:sz w:val="24"/>
            <w:szCs w:val="24"/>
            <w:u w:color="151518"/>
            <w:rPrChange w:id="866"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867" w:author="Montevecchi, William" w:date="2018-04-19T10:26:00Z">
        <w:r w:rsidR="00084913">
          <w:rPr>
            <w:rFonts w:ascii="Times New Roman" w:hAnsi="Times New Roman"/>
            <w:color w:val="151518"/>
            <w:sz w:val="24"/>
            <w:szCs w:val="24"/>
            <w:u w:color="151518"/>
          </w:rPr>
          <w:t xml:space="preserve"> T</w:t>
        </w:r>
      </w:ins>
      <w:del w:id="868"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869"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p>
    <w:p w14:paraId="1A4A21CD" w14:textId="4E32CD6C"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commentRangeStart w:id="870"/>
      <w:ins w:id="871" w:author="Montevecchi, William" w:date="2018-04-19T10:28:00Z">
        <w:r>
          <w:rPr>
            <w:rFonts w:ascii="Times New Roman" w:hAnsi="Times New Roman"/>
            <w:color w:val="151518"/>
            <w:sz w:val="24"/>
            <w:szCs w:val="24"/>
            <w:highlight w:val="yellow"/>
            <w:u w:color="151518"/>
          </w:rPr>
          <w:t xml:space="preserve">It is also possible that </w:t>
        </w:r>
      </w:ins>
      <w:ins w:id="872" w:author="Garry Stenson" w:date="2018-04-26T10:37:00Z">
        <w:r w:rsidR="00800422">
          <w:rPr>
            <w:rFonts w:ascii="Times New Roman" w:hAnsi="Times New Roman"/>
            <w:color w:val="151518"/>
            <w:sz w:val="24"/>
            <w:szCs w:val="24"/>
            <w:highlight w:val="yellow"/>
            <w:u w:color="151518"/>
          </w:rPr>
          <w:t xml:space="preserve">the relative higher occurrence of </w:t>
        </w:r>
      </w:ins>
      <w:del w:id="873" w:author="Montevecchi, William" w:date="2018-04-19T10:24:00Z">
        <w:r w:rsidR="00E5311E" w:rsidRPr="00BF5A0E" w:rsidDel="00084913">
          <w:rPr>
            <w:rFonts w:ascii="Times New Roman" w:hAnsi="Times New Roman"/>
            <w:color w:val="151518"/>
            <w:sz w:val="24"/>
            <w:szCs w:val="24"/>
            <w:highlight w:val="yellow"/>
            <w:u w:color="151518"/>
            <w:rPrChange w:id="874" w:author="Montevecchi, William" w:date="2018-04-18T23:21:00Z">
              <w:rPr>
                <w:rFonts w:ascii="Times New Roman" w:hAnsi="Times New Roman"/>
                <w:color w:val="151518"/>
                <w:sz w:val="24"/>
                <w:szCs w:val="24"/>
                <w:u w:color="151518"/>
              </w:rPr>
            </w:rPrChange>
          </w:rPr>
          <w:delText>Whil</w:delText>
        </w:r>
      </w:del>
      <w:del w:id="875" w:author="Montevecchi, William" w:date="2018-04-19T10:25:00Z">
        <w:r w:rsidR="00E5311E" w:rsidRPr="00BF5A0E" w:rsidDel="00084913">
          <w:rPr>
            <w:rFonts w:ascii="Times New Roman" w:hAnsi="Times New Roman"/>
            <w:color w:val="151518"/>
            <w:sz w:val="24"/>
            <w:szCs w:val="24"/>
            <w:highlight w:val="yellow"/>
            <w:u w:color="151518"/>
            <w:rPrChange w:id="876" w:author="Montevecchi, William" w:date="2018-04-18T23:21:00Z">
              <w:rPr>
                <w:rFonts w:ascii="Times New Roman" w:hAnsi="Times New Roman"/>
                <w:color w:val="151518"/>
                <w:sz w:val="24"/>
                <w:szCs w:val="24"/>
                <w:u w:color="151518"/>
              </w:rPr>
            </w:rPrChange>
          </w:rPr>
          <w:delText>e</w:delText>
        </w:r>
      </w:del>
      <w:del w:id="877" w:author="Montevecchi, William" w:date="2018-04-19T10:24:00Z">
        <w:r w:rsidR="00E5311E" w:rsidRPr="00BF5A0E" w:rsidDel="00084913">
          <w:rPr>
            <w:rFonts w:ascii="Times New Roman" w:hAnsi="Times New Roman"/>
            <w:color w:val="151518"/>
            <w:sz w:val="24"/>
            <w:szCs w:val="24"/>
            <w:highlight w:val="yellow"/>
            <w:u w:color="151518"/>
            <w:rPrChange w:id="878" w:author="Montevecchi, William" w:date="2018-04-18T23:21:00Z">
              <w:rPr>
                <w:rFonts w:ascii="Times New Roman" w:hAnsi="Times New Roman"/>
                <w:color w:val="151518"/>
                <w:sz w:val="24"/>
                <w:szCs w:val="24"/>
                <w:u w:color="151518"/>
              </w:rPr>
            </w:rPrChange>
          </w:rPr>
          <w:delText xml:space="preserve"> </w:delText>
        </w:r>
      </w:del>
      <w:del w:id="879" w:author="Montevecchi, William" w:date="2018-04-19T10:27:00Z">
        <w:r w:rsidR="00E5311E" w:rsidRPr="00BF5A0E" w:rsidDel="00084913">
          <w:rPr>
            <w:rFonts w:ascii="Times New Roman" w:hAnsi="Times New Roman"/>
            <w:color w:val="151518"/>
            <w:sz w:val="24"/>
            <w:szCs w:val="24"/>
            <w:highlight w:val="yellow"/>
            <w:u w:color="151518"/>
            <w:rPrChange w:id="880"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881"/>
        <w:r w:rsidR="00E5311E" w:rsidDel="00084913">
          <w:rPr>
            <w:rFonts w:ascii="Times New Roman" w:hAnsi="Times New Roman"/>
            <w:color w:val="151518"/>
            <w:sz w:val="24"/>
            <w:szCs w:val="24"/>
            <w:u w:color="151518"/>
          </w:rPr>
          <w:delText xml:space="preserve">capelin is well below 33% long-term stock biomass </w:delText>
        </w:r>
        <w:commentRangeEnd w:id="881"/>
        <w:r w:rsidR="007D7F93" w:rsidDel="00084913">
          <w:rPr>
            <w:rStyle w:val="CommentReference"/>
            <w:rFonts w:ascii="Times New Roman" w:eastAsia="Arial Unicode MS" w:hAnsi="Times New Roman" w:cs="Times New Roman"/>
            <w:color w:val="auto"/>
            <w:lang w:eastAsia="en-US"/>
          </w:rPr>
          <w:commentReference w:id="881"/>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del>
      <w:r w:rsidR="00D20345">
        <w:rPr>
          <w:rFonts w:ascii="Times New Roman" w:eastAsia="Times New Roman" w:hAnsi="Times New Roman" w:cs="Times New Roman"/>
          <w:color w:val="151518"/>
          <w:sz w:val="24"/>
          <w:szCs w:val="24"/>
          <w:u w:color="151518"/>
        </w:rPr>
        <w:instrText xml:space="preserve"> ADDIN EN.CITE &lt;EndNote&gt;&lt;Cite&gt;&lt;Author&gt;Cury&lt;/Author&gt;&lt;Year&gt;2011&lt;/Year&gt;&lt;RecNum&gt;920&lt;/RecNum&gt;&lt;DisplayText&gt;(Cury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del w:id="882" w:author="Montevecchi, William" w:date="2018-04-19T10:27:00Z">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noProof/>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883" w:author="Montevecchi, William" w:date="2018-04-19T10:32:00Z">
        <w:r w:rsidR="00E5311E" w:rsidDel="00A670FE">
          <w:rPr>
            <w:rFonts w:ascii="Times New Roman" w:hAnsi="Times New Roman"/>
            <w:color w:val="151518"/>
            <w:sz w:val="24"/>
            <w:szCs w:val="24"/>
            <w:u w:color="151518"/>
          </w:rPr>
          <w:delText>around Funk Island</w:delText>
        </w:r>
      </w:del>
      <w:ins w:id="884"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w:t>
      </w:r>
      <w:del w:id="885" w:author="Garry Stenson" w:date="2018-04-26T10:37:00Z">
        <w:r w:rsidR="00E5311E" w:rsidDel="00800422">
          <w:rPr>
            <w:rFonts w:ascii="Times New Roman" w:hAnsi="Times New Roman"/>
            <w:color w:val="151518"/>
            <w:sz w:val="24"/>
            <w:szCs w:val="24"/>
            <w:u w:color="151518"/>
          </w:rPr>
          <w:delText xml:space="preserve">is robust </w:delText>
        </w:r>
      </w:del>
      <w:r w:rsidR="00E5311E">
        <w:rPr>
          <w:rFonts w:ascii="Times New Roman" w:hAnsi="Times New Roman"/>
          <w:color w:val="151518"/>
          <w:sz w:val="24"/>
          <w:szCs w:val="24"/>
          <w:u w:color="151518"/>
        </w:rPr>
        <w:t>represen</w:t>
      </w:r>
      <w:ins w:id="886" w:author="Garry Stenson" w:date="2018-04-26T10:37:00Z">
        <w:r w:rsidR="00800422">
          <w:rPr>
            <w:rFonts w:ascii="Times New Roman" w:hAnsi="Times New Roman"/>
            <w:color w:val="151518"/>
            <w:sz w:val="24"/>
            <w:szCs w:val="24"/>
            <w:u w:color="151518"/>
          </w:rPr>
          <w:t>ts</w:t>
        </w:r>
      </w:ins>
      <w:del w:id="887" w:author="Garry Stenson" w:date="2018-04-26T10:37:00Z">
        <w:r w:rsidR="00E5311E" w:rsidDel="00800422">
          <w:rPr>
            <w:rFonts w:ascii="Times New Roman" w:hAnsi="Times New Roman"/>
            <w:color w:val="151518"/>
            <w:sz w:val="24"/>
            <w:szCs w:val="24"/>
            <w:u w:color="151518"/>
          </w:rPr>
          <w:delText>ting</w:delText>
        </w:r>
      </w:del>
      <w:r w:rsidR="00E5311E">
        <w:rPr>
          <w:rFonts w:ascii="Times New Roman" w:hAnsi="Times New Roman"/>
          <w:color w:val="151518"/>
          <w:sz w:val="24"/>
          <w:szCs w:val="24"/>
          <w:u w:color="151518"/>
        </w:rPr>
        <w:t xml:space="preserve"> a hotspot in an otherwise very sparse </w:t>
      </w:r>
      <w:commentRangeStart w:id="888"/>
      <w:r w:rsidR="00E5311E">
        <w:rPr>
          <w:rFonts w:ascii="Times New Roman" w:hAnsi="Times New Roman"/>
          <w:color w:val="151518"/>
          <w:sz w:val="24"/>
          <w:szCs w:val="24"/>
          <w:u w:color="151518"/>
        </w:rPr>
        <w:t xml:space="preserve">overall distribution </w:t>
      </w:r>
      <w:commentRangeEnd w:id="888"/>
      <w:r w:rsidR="002661FD">
        <w:rPr>
          <w:rStyle w:val="CommentReference"/>
          <w:rFonts w:ascii="Times New Roman" w:eastAsia="Arial Unicode MS" w:hAnsi="Times New Roman" w:cs="Times New Roman"/>
          <w:color w:val="auto"/>
          <w:lang w:eastAsia="en-US"/>
        </w:rPr>
        <w:commentReference w:id="888"/>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889"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890" w:author="Montevecchi, William" w:date="2018-04-19T10:31:00Z">
        <w:r>
          <w:rPr>
            <w:rFonts w:ascii="Times New Roman" w:hAnsi="Times New Roman"/>
            <w:color w:val="151518"/>
            <w:sz w:val="24"/>
            <w:szCs w:val="24"/>
            <w:u w:color="151518"/>
            <w:shd w:val="clear" w:color="auto" w:fill="FFFF00"/>
            <w:lang w:val="es-ES_tradnl"/>
          </w:rPr>
          <w:t xml:space="preserve"> and Fran </w:t>
        </w:r>
        <w:proofErr w:type="spellStart"/>
        <w:r>
          <w:rPr>
            <w:rFonts w:ascii="Times New Roman" w:hAnsi="Times New Roman"/>
            <w:color w:val="151518"/>
            <w:sz w:val="24"/>
            <w:szCs w:val="24"/>
            <w:u w:color="151518"/>
            <w:shd w:val="clear" w:color="auto" w:fill="FFFF00"/>
            <w:lang w:val="es-ES_tradnl"/>
          </w:rPr>
          <w:t>need</w:t>
        </w:r>
        <w:proofErr w:type="spellEnd"/>
        <w:r>
          <w:rPr>
            <w:rFonts w:ascii="Times New Roman" w:hAnsi="Times New Roman"/>
            <w:color w:val="151518"/>
            <w:sz w:val="24"/>
            <w:szCs w:val="24"/>
            <w:u w:color="151518"/>
            <w:shd w:val="clear" w:color="auto" w:fill="FFFF00"/>
            <w:lang w:val="es-ES_tradnl"/>
          </w:rPr>
          <w:t xml:space="preserve"> to </w:t>
        </w:r>
        <w:proofErr w:type="spellStart"/>
        <w:r>
          <w:rPr>
            <w:rFonts w:ascii="Times New Roman" w:hAnsi="Times New Roman"/>
            <w:color w:val="151518"/>
            <w:sz w:val="24"/>
            <w:szCs w:val="24"/>
            <w:u w:color="151518"/>
            <w:shd w:val="clear" w:color="auto" w:fill="FFFF00"/>
            <w:lang w:val="es-ES_tradnl"/>
          </w:rPr>
          <w:t>comment</w:t>
        </w:r>
        <w:proofErr w:type="spellEnd"/>
        <w:r>
          <w:rPr>
            <w:rFonts w:ascii="Times New Roman" w:hAnsi="Times New Roman"/>
            <w:color w:val="151518"/>
            <w:sz w:val="24"/>
            <w:szCs w:val="24"/>
            <w:u w:color="151518"/>
            <w:shd w:val="clear" w:color="auto" w:fill="FFFF00"/>
            <w:lang w:val="es-ES_tradnl"/>
          </w:rPr>
          <w:t xml:space="preserve"> </w:t>
        </w:r>
        <w:commentRangeStart w:id="891"/>
        <w:proofErr w:type="spellStart"/>
        <w:r>
          <w:rPr>
            <w:rFonts w:ascii="Times New Roman" w:hAnsi="Times New Roman"/>
            <w:color w:val="151518"/>
            <w:sz w:val="24"/>
            <w:szCs w:val="24"/>
            <w:u w:color="151518"/>
            <w:shd w:val="clear" w:color="auto" w:fill="FFFF00"/>
            <w:lang w:val="es-ES_tradnl"/>
          </w:rPr>
          <w:t>here</w:t>
        </w:r>
      </w:ins>
      <w:commentRangeEnd w:id="891"/>
      <w:proofErr w:type="spellEnd"/>
      <w:ins w:id="892" w:author="Montevecchi, William" w:date="2018-04-19T10:37:00Z">
        <w:r>
          <w:rPr>
            <w:rStyle w:val="CommentReference"/>
            <w:rFonts w:ascii="Times New Roman" w:eastAsia="Arial Unicode MS" w:hAnsi="Times New Roman" w:cs="Times New Roman"/>
            <w:color w:val="auto"/>
            <w:lang w:eastAsia="en-US"/>
          </w:rPr>
          <w:commentReference w:id="891"/>
        </w:r>
      </w:ins>
      <w:del w:id="893"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xml:space="preserve">]. Interestingly, the common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largest colony is on Funk Island, perhaps as a consequence of these conditions</w:t>
      </w:r>
      <w:commentRangeStart w:id="894"/>
      <w:r w:rsidR="00E5311E">
        <w:rPr>
          <w:rFonts w:ascii="Times New Roman" w:hAnsi="Times New Roman"/>
          <w:color w:val="151518"/>
          <w:sz w:val="24"/>
          <w:szCs w:val="24"/>
          <w:u w:color="151518"/>
        </w:rPr>
        <w:t>.</w:t>
      </w:r>
      <w:commentRangeEnd w:id="894"/>
      <w:r w:rsidR="00E5311E">
        <w:commentReference w:id="894"/>
      </w:r>
      <w:r w:rsidR="00E5311E">
        <w:rPr>
          <w:rFonts w:ascii="Times New Roman" w:hAnsi="Times New Roman"/>
          <w:color w:val="151518"/>
          <w:sz w:val="24"/>
          <w:szCs w:val="24"/>
          <w:u w:color="151518"/>
        </w:rPr>
        <w:t xml:space="preserve"> </w:t>
      </w:r>
      <w:commentRangeEnd w:id="870"/>
      <w:r w:rsidR="00800422">
        <w:rPr>
          <w:rStyle w:val="CommentReference"/>
          <w:rFonts w:ascii="Times New Roman" w:eastAsia="Arial Unicode MS" w:hAnsi="Times New Roman" w:cs="Times New Roman"/>
          <w:color w:val="auto"/>
          <w:lang w:eastAsia="en-US"/>
        </w:rPr>
        <w:commentReference w:id="870"/>
      </w:r>
    </w:p>
    <w:p w14:paraId="28FF79CF" w14:textId="0C5A03A9"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sidR="00D20345">
        <w:rPr>
          <w:rFonts w:ascii="Times New Roman" w:eastAsia="Times New Roman" w:hAnsi="Times New Roman" w:cs="Times New Roman"/>
          <w:color w:val="1B1C20"/>
          <w:sz w:val="24"/>
          <w:szCs w:val="24"/>
          <w:u w:color="1B1C20"/>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sidR="00D20345">
        <w:rPr>
          <w:rFonts w:ascii="Times New Roman" w:eastAsia="Times New Roman" w:hAnsi="Times New Roman" w:cs="Times New Roman"/>
          <w:noProof/>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895"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w:t>
      </w:r>
      <w:commentRangeStart w:id="896"/>
      <w:r>
        <w:rPr>
          <w:rFonts w:ascii="Times New Roman" w:hAnsi="Times New Roman"/>
          <w:color w:val="151518"/>
          <w:sz w:val="24"/>
          <w:szCs w:val="24"/>
          <w:u w:color="151518"/>
        </w:rPr>
        <w:t>our</w:t>
      </w:r>
      <w:commentRangeEnd w:id="896"/>
      <w:r w:rsidR="00800422">
        <w:rPr>
          <w:rStyle w:val="CommentReference"/>
          <w:rFonts w:ascii="Times New Roman" w:eastAsia="Arial Unicode MS" w:hAnsi="Times New Roman" w:cs="Times New Roman"/>
          <w:color w:val="auto"/>
          <w:lang w:eastAsia="en-US"/>
        </w:rPr>
        <w:commentReference w:id="896"/>
      </w:r>
      <w:r>
        <w:rPr>
          <w:rFonts w:ascii="Times New Roman" w:hAnsi="Times New Roman"/>
          <w:color w:val="151518"/>
          <w:sz w:val="24"/>
          <w:szCs w:val="24"/>
          <w:u w:color="151518"/>
        </w:rPr>
        <w:t xml:space="preserve"> primary contention that the cold water regime shift precluded the gannet’s preferred large pelagic warm-water prey </w:t>
      </w:r>
      <w:ins w:id="897" w:author="Montevecchi, William" w:date="2018-04-19T10:38:00Z">
        <w:r w:rsidR="00A670FE">
          <w:rPr>
            <w:rFonts w:ascii="Times New Roman" w:hAnsi="Times New Roman"/>
            <w:color w:val="151518"/>
            <w:sz w:val="24"/>
            <w:szCs w:val="24"/>
            <w:u w:color="151518"/>
          </w:rPr>
          <w:t>(mackerel</w:t>
        </w:r>
      </w:ins>
      <w:ins w:id="898" w:author="Montevecchi, William" w:date="2018-04-19T10:39:00Z">
        <w:r w:rsidR="00A670FE">
          <w:rPr>
            <w:rFonts w:ascii="Times New Roman" w:hAnsi="Times New Roman"/>
            <w:color w:val="151518"/>
            <w:sz w:val="24"/>
            <w:szCs w:val="24"/>
            <w:u w:color="151518"/>
          </w:rPr>
          <w:t xml:space="preserve"> </w:t>
        </w:r>
        <w:proofErr w:type="spellStart"/>
        <w:r w:rsidR="00A670FE" w:rsidRPr="00F70207">
          <w:rPr>
            <w:rFonts w:ascii="Times New Roman" w:hAnsi="Times New Roman"/>
            <w:i/>
            <w:color w:val="151518"/>
            <w:sz w:val="24"/>
            <w:szCs w:val="24"/>
            <w:u w:color="151518"/>
            <w:rPrChange w:id="899" w:author="Montevecchi, William" w:date="2018-04-19T10:42:00Z">
              <w:rPr>
                <w:rFonts w:ascii="Times New Roman" w:hAnsi="Times New Roman"/>
                <w:color w:val="151518"/>
                <w:sz w:val="24"/>
                <w:szCs w:val="24"/>
                <w:u w:color="151518"/>
              </w:rPr>
            </w:rPrChange>
          </w:rPr>
          <w:t>Scomber</w:t>
        </w:r>
        <w:proofErr w:type="spellEnd"/>
        <w:r w:rsidR="00A670FE" w:rsidRPr="00F70207">
          <w:rPr>
            <w:rFonts w:ascii="Times New Roman" w:hAnsi="Times New Roman"/>
            <w:i/>
            <w:color w:val="151518"/>
            <w:sz w:val="24"/>
            <w:szCs w:val="24"/>
            <w:u w:color="151518"/>
            <w:rPrChange w:id="900" w:author="Montevecchi, William" w:date="2018-04-19T10:42:00Z">
              <w:rPr>
                <w:rFonts w:ascii="Times New Roman" w:hAnsi="Times New Roman"/>
                <w:color w:val="151518"/>
                <w:sz w:val="24"/>
                <w:szCs w:val="24"/>
                <w:u w:color="151518"/>
              </w:rPr>
            </w:rPrChange>
          </w:rPr>
          <w:t xml:space="preserve"> </w:t>
        </w:r>
        <w:proofErr w:type="spellStart"/>
        <w:r w:rsidR="00A670FE" w:rsidRPr="00F70207">
          <w:rPr>
            <w:rFonts w:ascii="Times New Roman" w:hAnsi="Times New Roman"/>
            <w:i/>
            <w:color w:val="151518"/>
            <w:sz w:val="24"/>
            <w:szCs w:val="24"/>
            <w:u w:color="151518"/>
            <w:rPrChange w:id="901" w:author="Montevecchi, William" w:date="2018-04-19T10:42:00Z">
              <w:rPr>
                <w:rFonts w:ascii="Times New Roman" w:hAnsi="Times New Roman"/>
                <w:color w:val="151518"/>
                <w:sz w:val="24"/>
                <w:szCs w:val="24"/>
                <w:u w:color="151518"/>
              </w:rPr>
            </w:rPrChange>
          </w:rPr>
          <w:t>scombrus</w:t>
        </w:r>
      </w:ins>
      <w:proofErr w:type="spellEnd"/>
      <w:ins w:id="902" w:author="Montevecchi, William" w:date="2018-04-19T10:40:00Z">
        <w:r w:rsidR="00A670FE">
          <w:rPr>
            <w:rFonts w:ascii="Times New Roman" w:hAnsi="Times New Roman"/>
            <w:color w:val="151518"/>
            <w:sz w:val="24"/>
            <w:szCs w:val="24"/>
            <w:u w:color="151518"/>
          </w:rPr>
          <w:t xml:space="preserve">, </w:t>
        </w:r>
        <w:r w:rsidR="00A670FE">
          <w:rPr>
            <w:rFonts w:ascii="Times New Roman" w:hAnsi="Times New Roman"/>
            <w:color w:val="151518"/>
            <w:sz w:val="24"/>
            <w:szCs w:val="24"/>
            <w:u w:color="151518"/>
          </w:rPr>
          <w:lastRenderedPageBreak/>
          <w:t xml:space="preserve">Atlantic saury </w:t>
        </w:r>
      </w:ins>
      <w:proofErr w:type="spellStart"/>
      <w:ins w:id="903" w:author="Montevecchi, William" w:date="2018-04-19T10:42:00Z">
        <w:r w:rsidR="00F70207" w:rsidRPr="00F70207">
          <w:rPr>
            <w:rFonts w:ascii="Times New Roman" w:hAnsi="Times New Roman" w:cs="Times New Roman"/>
            <w:i/>
            <w:color w:val="545454"/>
            <w:sz w:val="24"/>
            <w:szCs w:val="24"/>
            <w:shd w:val="clear" w:color="auto" w:fill="FFFFFF"/>
            <w:rPrChange w:id="904" w:author="Montevecchi, William" w:date="2018-04-19T10:43:00Z">
              <w:rPr>
                <w:rFonts w:ascii="Arial" w:hAnsi="Arial" w:cs="Arial"/>
                <w:color w:val="545454"/>
                <w:shd w:val="clear" w:color="auto" w:fill="FFFFFF"/>
              </w:rPr>
            </w:rPrChange>
          </w:rPr>
          <w:t>Scomberesox</w:t>
        </w:r>
        <w:proofErr w:type="spellEnd"/>
        <w:r w:rsidR="00F70207" w:rsidRPr="00F70207">
          <w:rPr>
            <w:rFonts w:ascii="Times New Roman" w:hAnsi="Times New Roman" w:cs="Times New Roman"/>
            <w:i/>
            <w:color w:val="545454"/>
            <w:sz w:val="24"/>
            <w:szCs w:val="24"/>
            <w:shd w:val="clear" w:color="auto" w:fill="FFFFFF"/>
            <w:rPrChange w:id="905" w:author="Montevecchi, William" w:date="2018-04-19T10:43:00Z">
              <w:rPr>
                <w:rFonts w:ascii="Arial" w:hAnsi="Arial" w:cs="Arial"/>
                <w:color w:val="545454"/>
                <w:shd w:val="clear" w:color="auto" w:fill="FFFFFF"/>
              </w:rPr>
            </w:rPrChange>
          </w:rPr>
          <w:t xml:space="preserve"> </w:t>
        </w:r>
        <w:proofErr w:type="spellStart"/>
        <w:r w:rsidR="00F70207" w:rsidRPr="00F70207">
          <w:rPr>
            <w:rFonts w:ascii="Times New Roman" w:hAnsi="Times New Roman" w:cs="Times New Roman"/>
            <w:i/>
            <w:color w:val="545454"/>
            <w:sz w:val="24"/>
            <w:szCs w:val="24"/>
            <w:shd w:val="clear" w:color="auto" w:fill="FFFFFF"/>
            <w:rPrChange w:id="906" w:author="Montevecchi, William" w:date="2018-04-19T10:43:00Z">
              <w:rPr>
                <w:rFonts w:ascii="Arial" w:hAnsi="Arial" w:cs="Arial"/>
                <w:color w:val="545454"/>
                <w:shd w:val="clear" w:color="auto" w:fill="FFFFFF"/>
              </w:rPr>
            </w:rPrChange>
          </w:rPr>
          <w:t>saurus</w:t>
        </w:r>
        <w:proofErr w:type="spellEnd"/>
        <w:r w:rsidR="00F70207">
          <w:rPr>
            <w:rFonts w:ascii="Times New Roman" w:hAnsi="Times New Roman"/>
            <w:color w:val="151518"/>
            <w:sz w:val="24"/>
            <w:szCs w:val="24"/>
            <w:u w:color="151518"/>
          </w:rPr>
          <w:t xml:space="preserve"> </w:t>
        </w:r>
      </w:ins>
      <w:ins w:id="907" w:author="Montevecchi, William" w:date="2018-04-19T10:39:00Z">
        <w:r w:rsidR="00A670FE">
          <w:rPr>
            <w:rFonts w:ascii="Times New Roman" w:hAnsi="Times New Roman"/>
            <w:color w:val="151518"/>
            <w:sz w:val="24"/>
            <w:szCs w:val="24"/>
            <w:u w:color="151518"/>
          </w:rPr>
          <w:t>and short-finned</w:t>
        </w:r>
      </w:ins>
      <w:ins w:id="908" w:author="Montevecchi, William" w:date="2018-04-19T10:38:00Z">
        <w:r w:rsidR="00A670FE">
          <w:rPr>
            <w:rFonts w:ascii="Times New Roman" w:hAnsi="Times New Roman"/>
            <w:color w:val="151518"/>
            <w:sz w:val="24"/>
            <w:szCs w:val="24"/>
            <w:u w:color="151518"/>
          </w:rPr>
          <w:t xml:space="preserve"> </w:t>
        </w:r>
      </w:ins>
      <w:ins w:id="909" w:author="Montevecchi, William" w:date="2018-04-19T10:40:00Z">
        <w:r w:rsidR="00A670FE">
          <w:rPr>
            <w:rFonts w:ascii="Times New Roman" w:hAnsi="Times New Roman"/>
            <w:color w:val="151518"/>
            <w:sz w:val="24"/>
            <w:szCs w:val="24"/>
            <w:u w:color="151518"/>
          </w:rPr>
          <w:t xml:space="preserve">squid </w:t>
        </w:r>
        <w:proofErr w:type="spellStart"/>
        <w:r w:rsidR="00A670FE" w:rsidRPr="00F70207">
          <w:rPr>
            <w:rFonts w:ascii="Times New Roman" w:hAnsi="Times New Roman"/>
            <w:i/>
            <w:color w:val="151518"/>
            <w:sz w:val="24"/>
            <w:szCs w:val="24"/>
            <w:u w:color="151518"/>
            <w:rPrChange w:id="910" w:author="Montevecchi, William" w:date="2018-04-19T10:44:00Z">
              <w:rPr>
                <w:rFonts w:ascii="Times New Roman" w:hAnsi="Times New Roman"/>
                <w:color w:val="151518"/>
                <w:sz w:val="24"/>
                <w:szCs w:val="24"/>
                <w:u w:color="151518"/>
              </w:rPr>
            </w:rPrChange>
          </w:rPr>
          <w:t>Illex</w:t>
        </w:r>
        <w:proofErr w:type="spellEnd"/>
        <w:r w:rsidR="00A670FE" w:rsidRPr="00F70207">
          <w:rPr>
            <w:rFonts w:ascii="Times New Roman" w:hAnsi="Times New Roman"/>
            <w:i/>
            <w:color w:val="151518"/>
            <w:sz w:val="24"/>
            <w:szCs w:val="24"/>
            <w:u w:color="151518"/>
            <w:rPrChange w:id="911" w:author="Montevecchi, William" w:date="2018-04-19T10:44:00Z">
              <w:rPr>
                <w:rFonts w:ascii="Times New Roman" w:hAnsi="Times New Roman"/>
                <w:color w:val="151518"/>
                <w:sz w:val="24"/>
                <w:szCs w:val="24"/>
                <w:u w:color="151518"/>
              </w:rPr>
            </w:rPrChange>
          </w:rPr>
          <w:t xml:space="preserve"> </w:t>
        </w:r>
      </w:ins>
      <w:proofErr w:type="spellStart"/>
      <w:ins w:id="912" w:author="Montevecchi, William" w:date="2018-04-19T10:44:00Z">
        <w:r w:rsidR="00F70207" w:rsidRPr="00F70207">
          <w:rPr>
            <w:rFonts w:ascii="Times New Roman" w:hAnsi="Times New Roman" w:cs="Times New Roman"/>
            <w:i/>
            <w:color w:val="545454"/>
            <w:sz w:val="24"/>
            <w:szCs w:val="24"/>
            <w:shd w:val="clear" w:color="auto" w:fill="FFFFFF"/>
            <w:rPrChange w:id="913" w:author="Montevecchi, William" w:date="2018-04-19T10:44:00Z">
              <w:rPr>
                <w:rFonts w:ascii="Arial" w:hAnsi="Arial" w:cs="Arial"/>
                <w:color w:val="545454"/>
                <w:shd w:val="clear" w:color="auto" w:fill="FFFFFF"/>
              </w:rPr>
            </w:rPrChange>
          </w:rPr>
          <w:t>illecebrosus</w:t>
        </w:r>
        <w:proofErr w:type="spellEnd"/>
        <w:r w:rsidR="00F70207">
          <w:rPr>
            <w:rFonts w:ascii="Arial" w:hAnsi="Arial" w:cs="Arial"/>
            <w:color w:val="545454"/>
            <w:shd w:val="clear" w:color="auto" w:fill="FFFFFF"/>
          </w:rPr>
          <w:t>,</w:t>
        </w:r>
      </w:ins>
      <w:ins w:id="914"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915"/>
      <w:r>
        <w:rPr>
          <w:rFonts w:ascii="Times New Roman" w:hAnsi="Times New Roman"/>
          <w:color w:val="151518"/>
          <w:sz w:val="24"/>
          <w:szCs w:val="24"/>
          <w:u w:color="151518"/>
        </w:rPr>
        <w:t xml:space="preserve">into the region hence facilitating </w:t>
      </w:r>
      <w:ins w:id="916" w:author="George Rose" w:date="2018-04-12T09:28:00Z">
        <w:r>
          <w:rPr>
            <w:rFonts w:ascii="Times New Roman" w:hAnsi="Times New Roman"/>
            <w:color w:val="151518"/>
            <w:sz w:val="24"/>
            <w:szCs w:val="24"/>
            <w:u w:color="151518"/>
          </w:rPr>
          <w:t>a</w:t>
        </w:r>
      </w:ins>
      <w:del w:id="917"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 INVALID CITATION !!! )</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915"/>
      <w:r w:rsidR="00067EC4">
        <w:rPr>
          <w:rStyle w:val="CommentReference"/>
          <w:rFonts w:ascii="Times New Roman" w:eastAsia="Arial Unicode MS" w:hAnsi="Times New Roman" w:cs="Times New Roman"/>
          <w:color w:val="auto"/>
          <w:lang w:eastAsia="en-US"/>
        </w:rPr>
        <w:commentReference w:id="915"/>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proofErr w:type="spellStart"/>
      <w:r>
        <w:rPr>
          <w:i/>
          <w:iCs/>
          <w:color w:val="000000"/>
          <w:sz w:val="24"/>
          <w:szCs w:val="24"/>
          <w:u w:color="000000"/>
          <w:lang w:val="es-ES_tradnl"/>
        </w:rPr>
        <w:t>Calanus</w:t>
      </w:r>
      <w:proofErr w:type="spellEnd"/>
      <w:r>
        <w:rPr>
          <w:i/>
          <w:iCs/>
          <w:color w:val="000000"/>
          <w:sz w:val="24"/>
          <w:szCs w:val="24"/>
          <w:u w:color="000000"/>
          <w:lang w:val="es-ES_tradnl"/>
        </w:rPr>
        <w:t xml:space="preserve"> </w:t>
      </w:r>
      <w:proofErr w:type="spellStart"/>
      <w:r>
        <w:rPr>
          <w:i/>
          <w:iCs/>
          <w:color w:val="000000"/>
          <w:sz w:val="24"/>
          <w:szCs w:val="24"/>
          <w:u w:color="000000"/>
          <w:lang w:val="es-ES_tradnl"/>
        </w:rPr>
        <w:t>finmarchicus</w:t>
      </w:r>
      <w:proofErr w:type="spellEnd"/>
      <w:r>
        <w:rPr>
          <w:i/>
          <w:iCs/>
          <w:color w:val="000000"/>
          <w:sz w:val="24"/>
          <w:szCs w:val="24"/>
          <w:u w:color="000000"/>
          <w:lang w:val="es-ES_tradnl"/>
        </w:rPr>
        <w:t xml:space="preserve"> </w:t>
      </w:r>
      <w:r>
        <w:rPr>
          <w:color w:val="000000"/>
          <w:sz w:val="24"/>
          <w:szCs w:val="24"/>
          <w:u w:color="000000"/>
        </w:rPr>
        <w:t>abundance</w:t>
      </w:r>
    </w:p>
    <w:p w14:paraId="0F096C12" w14:textId="6734E332" w:rsidR="000134ED" w:rsidRDefault="00E5311E">
      <w:pPr>
        <w:pStyle w:val="Body"/>
        <w:spacing w:after="0" w:line="480" w:lineRule="auto"/>
        <w:rPr>
          <w:rFonts w:ascii="Times New Roman" w:eastAsia="Times New Roman" w:hAnsi="Times New Roman" w:cs="Times New Roman"/>
          <w:sz w:val="24"/>
          <w:szCs w:val="24"/>
        </w:rPr>
      </w:pPr>
      <w:r>
        <w:tab/>
      </w:r>
      <w:commentRangeStart w:id="918"/>
      <w:proofErr w:type="spellStart"/>
      <w:r>
        <w:rPr>
          <w:rFonts w:ascii="Times New Roman" w:hAnsi="Times New Roman"/>
          <w:i/>
          <w:iCs/>
          <w:sz w:val="24"/>
          <w:szCs w:val="24"/>
          <w:lang w:val="es-ES_tradnl"/>
        </w:rPr>
        <w:t>Calanus</w:t>
      </w:r>
      <w:proofErr w:type="spellEnd"/>
      <w:r>
        <w:rPr>
          <w:rFonts w:ascii="Times New Roman" w:hAnsi="Times New Roman"/>
          <w:i/>
          <w:iCs/>
          <w:sz w:val="24"/>
          <w:szCs w:val="24"/>
          <w:lang w:val="es-ES_tradnl"/>
        </w:rPr>
        <w:t xml:space="preserve"> </w:t>
      </w:r>
      <w:commentRangeEnd w:id="918"/>
      <w:r w:rsidR="00025A27">
        <w:rPr>
          <w:rStyle w:val="CommentReference"/>
          <w:rFonts w:ascii="Times New Roman" w:eastAsia="Arial Unicode MS" w:hAnsi="Times New Roman" w:cs="Times New Roman"/>
          <w:color w:val="auto"/>
          <w:lang w:eastAsia="en-US"/>
        </w:rPr>
        <w:commentReference w:id="918"/>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w:t>
      </w:r>
      <w:commentRangeStart w:id="919"/>
      <w:r>
        <w:rPr>
          <w:rFonts w:ascii="Times New Roman" w:hAnsi="Times New Roman"/>
          <w:sz w:val="24"/>
          <w:szCs w:val="24"/>
        </w:rPr>
        <w:t xml:space="preserve">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w:t>
      </w:r>
      <w:commentRangeEnd w:id="919"/>
      <w:r w:rsidR="00800422">
        <w:rPr>
          <w:rStyle w:val="CommentReference"/>
          <w:rFonts w:ascii="Times New Roman" w:eastAsia="Arial Unicode MS" w:hAnsi="Times New Roman" w:cs="Times New Roman"/>
          <w:color w:val="auto"/>
          <w:lang w:eastAsia="en-US"/>
        </w:rPr>
        <w:commentReference w:id="919"/>
      </w:r>
      <w:r>
        <w:rPr>
          <w:rFonts w:ascii="Times New Roman" w:hAnsi="Times New Roman"/>
          <w:sz w:val="24"/>
          <w:szCs w:val="24"/>
        </w:rPr>
        <w:t xml:space="preserve"> to estimate </w:t>
      </w:r>
      <w:r>
        <w:rPr>
          <w:rFonts w:ascii="Times New Roman" w:hAnsi="Times New Roman"/>
          <w:i/>
          <w:iCs/>
          <w:sz w:val="24"/>
          <w:szCs w:val="24"/>
          <w:lang w:val="es-ES_tradnl"/>
        </w:rPr>
        <w:t xml:space="preserve">C. </w:t>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w:t>
      </w:r>
      <w:commentRangeStart w:id="920"/>
      <w:r>
        <w:rPr>
          <w:rFonts w:ascii="Times New Roman" w:hAnsi="Times New Roman"/>
          <w:sz w:val="24"/>
          <w:szCs w:val="24"/>
        </w:rPr>
        <w:t xml:space="preserve">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921" w:author="Montevecchi, William" w:date="2018-04-19T12:30:00Z">
        <w:r w:rsidDel="00713E89">
          <w:rPr>
            <w:rFonts w:ascii="Times New Roman" w:hAnsi="Times New Roman"/>
            <w:sz w:val="24"/>
            <w:szCs w:val="24"/>
          </w:rPr>
          <w:delText>progr</w:delText>
        </w:r>
      </w:del>
      <w:ins w:id="922" w:author="Montevecchi, William" w:date="2018-04-19T12:30:00Z">
        <w:r w:rsidR="00713E89">
          <w:rPr>
            <w:rFonts w:ascii="Times New Roman" w:hAnsi="Times New Roman"/>
            <w:sz w:val="24"/>
            <w:szCs w:val="24"/>
          </w:rPr>
          <w:t>prog</w:t>
        </w:r>
      </w:ins>
      <w:ins w:id="923" w:author="Alejandro Buren" w:date="2018-04-25T14:31:00Z">
        <w:r w:rsidR="00BF3984">
          <w:rPr>
            <w:rFonts w:ascii="Times New Roman" w:hAnsi="Times New Roman"/>
            <w:sz w:val="24"/>
            <w:szCs w:val="24"/>
          </w:rPr>
          <w:t>r</w:t>
        </w:r>
      </w:ins>
      <w:r>
        <w:rPr>
          <w:rFonts w:ascii="Times New Roman" w:hAnsi="Times New Roman"/>
          <w:sz w:val="24"/>
          <w:szCs w:val="24"/>
        </w:rPr>
        <w:t xml:space="preserve">am was announced in 1988, followed quickly by a revival in interest in 1989 (Reid et al. 2003). </w:t>
      </w:r>
      <w:commentRangeEnd w:id="920"/>
      <w:r w:rsidR="00800422">
        <w:rPr>
          <w:rStyle w:val="CommentReference"/>
          <w:rFonts w:ascii="Times New Roman" w:eastAsia="Arial Unicode MS" w:hAnsi="Times New Roman" w:cs="Times New Roman"/>
          <w:color w:val="auto"/>
          <w:lang w:eastAsia="en-US"/>
        </w:rPr>
        <w:commentReference w:id="920"/>
      </w:r>
      <w:r>
        <w:rPr>
          <w:rFonts w:ascii="Times New Roman" w:hAnsi="Times New Roman"/>
          <w:sz w:val="24"/>
          <w:szCs w:val="24"/>
        </w:rPr>
        <w:t>Other researchers have looked at the CPR data as a potential</w:t>
      </w:r>
      <w:del w:id="924"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w:t>
      </w:r>
      <w:ins w:id="925" w:author="Garry Stenson" w:date="2018-04-26T10:44:00Z">
        <w:r w:rsidR="00751A3C">
          <w:rPr>
            <w:rFonts w:ascii="Times New Roman" w:hAnsi="Times New Roman"/>
            <w:sz w:val="24"/>
            <w:szCs w:val="24"/>
          </w:rPr>
          <w:t xml:space="preserve"> and </w:t>
        </w:r>
      </w:ins>
      <w:del w:id="926" w:author="Garry Stenson" w:date="2018-04-26T10:44:00Z">
        <w:r w:rsidDel="00751A3C">
          <w:rPr>
            <w:rFonts w:ascii="Times New Roman" w:hAnsi="Times New Roman"/>
            <w:sz w:val="24"/>
            <w:szCs w:val="24"/>
          </w:rPr>
          <w:delText xml:space="preserve">, </w:delText>
        </w:r>
      </w:del>
      <w:ins w:id="927" w:author="Garry Stenson" w:date="2018-04-26T10:43:00Z">
        <w:r w:rsidR="00751A3C">
          <w:rPr>
            <w:rFonts w:ascii="Times New Roman" w:hAnsi="Times New Roman"/>
            <w:sz w:val="24"/>
            <w:szCs w:val="24"/>
          </w:rPr>
          <w:t xml:space="preserve">Mullowney et al. </w:t>
        </w:r>
      </w:ins>
      <w:ins w:id="928" w:author="Garry Stenson" w:date="2018-04-26T10:44:00Z">
        <w:r w:rsidR="00751A3C">
          <w:rPr>
            <w:rFonts w:ascii="Times New Roman" w:hAnsi="Times New Roman"/>
            <w:sz w:val="24"/>
            <w:szCs w:val="24"/>
          </w:rPr>
          <w:t>(</w:t>
        </w:r>
      </w:ins>
      <w:ins w:id="929" w:author="Garry Stenson" w:date="2018-04-26T10:43:00Z">
        <w:r w:rsidR="00751A3C">
          <w:rPr>
            <w:rFonts w:ascii="Times New Roman" w:hAnsi="Times New Roman"/>
            <w:sz w:val="24"/>
            <w:szCs w:val="24"/>
          </w:rPr>
          <w:t>2016</w:t>
        </w:r>
        <w:commentRangeStart w:id="930"/>
        <w:r w:rsidR="00751A3C">
          <w:rPr>
            <w:rFonts w:ascii="Times New Roman" w:hAnsi="Times New Roman"/>
            <w:sz w:val="24"/>
            <w:szCs w:val="24"/>
          </w:rPr>
          <w:t>)</w:t>
        </w:r>
        <w:commentRangeEnd w:id="930"/>
        <w:r w:rsidR="00751A3C">
          <w:commentReference w:id="930"/>
        </w:r>
        <w:r w:rsidR="00751A3C">
          <w:rPr>
            <w:rFonts w:ascii="Times New Roman" w:hAnsi="Times New Roman"/>
            <w:sz w:val="24"/>
            <w:szCs w:val="24"/>
          </w:rPr>
          <w:t xml:space="preserve"> concluded that it could not be used in a recent study of capelin because of </w:t>
        </w:r>
      </w:ins>
      <w:del w:id="931" w:author="Garry Stenson" w:date="2018-04-26T10:43:00Z">
        <w:r w:rsidDel="00751A3C">
          <w:rPr>
            <w:rFonts w:ascii="Times New Roman" w:hAnsi="Times New Roman"/>
            <w:sz w:val="24"/>
            <w:szCs w:val="24"/>
          </w:rPr>
          <w:delText xml:space="preserve">but </w:delText>
        </w:r>
      </w:del>
      <w:r>
        <w:rPr>
          <w:rFonts w:ascii="Times New Roman" w:hAnsi="Times New Roman"/>
          <w:sz w:val="24"/>
          <w:szCs w:val="24"/>
        </w:rPr>
        <w:t xml:space="preserve">the large CPR data gap in the region from 1979-1990 </w:t>
      </w:r>
      <w:del w:id="932" w:author="Garry Stenson" w:date="2018-04-26T10:44:00Z">
        <w:r w:rsidDel="00751A3C">
          <w:rPr>
            <w:rFonts w:ascii="Times New Roman" w:hAnsi="Times New Roman"/>
            <w:sz w:val="24"/>
            <w:szCs w:val="24"/>
          </w:rPr>
          <w:delText>precluded its use in a recent capelin study</w:delText>
        </w:r>
      </w:del>
      <w:del w:id="933" w:author="Garry Stenson" w:date="2018-04-26T10:43:00Z">
        <w:r w:rsidDel="00751A3C">
          <w:rPr>
            <w:rFonts w:ascii="Times New Roman" w:hAnsi="Times New Roman"/>
            <w:sz w:val="24"/>
            <w:szCs w:val="24"/>
          </w:rPr>
          <w:delText xml:space="preserve"> (Mullowney et al. 2016</w:delText>
        </w:r>
        <w:commentRangeStart w:id="934"/>
        <w:r w:rsidDel="00751A3C">
          <w:rPr>
            <w:rFonts w:ascii="Times New Roman" w:hAnsi="Times New Roman"/>
            <w:sz w:val="24"/>
            <w:szCs w:val="24"/>
          </w:rPr>
          <w:delText>)</w:delText>
        </w:r>
        <w:commentRangeEnd w:id="934"/>
        <w:r w:rsidDel="00751A3C">
          <w:commentReference w:id="934"/>
        </w:r>
      </w:del>
      <w:r>
        <w:rPr>
          <w:rFonts w:ascii="Times New Roman" w:hAnsi="Times New Roman"/>
          <w:sz w:val="24"/>
          <w:szCs w:val="24"/>
        </w:rPr>
        <w:t xml:space="preserve">. </w:t>
      </w:r>
      <w:commentRangeStart w:id="935"/>
      <w:commentRangeStart w:id="936"/>
      <w:ins w:id="937" w:author="Alejandro Buren" w:date="2018-04-25T14:26:00Z">
        <w:r w:rsidR="000025CB" w:rsidRPr="006F721C">
          <w:rPr>
            <w:rFonts w:ascii="Times New Roman" w:hAnsi="Times New Roman"/>
            <w:sz w:val="24"/>
            <w:szCs w:val="24"/>
            <w:u w:val="single"/>
          </w:rPr>
          <w:t>Head</w:t>
        </w:r>
        <w:commentRangeEnd w:id="935"/>
        <w:r w:rsidR="000025CB">
          <w:rPr>
            <w:rStyle w:val="CommentReference"/>
            <w:rFonts w:ascii="Times New Roman" w:eastAsia="Arial Unicode MS" w:hAnsi="Times New Roman" w:cs="Times New Roman"/>
            <w:color w:val="auto"/>
            <w:lang w:eastAsia="en-US"/>
          </w:rPr>
          <w:commentReference w:id="935"/>
        </w:r>
        <w:r w:rsidR="000025CB" w:rsidRPr="006F721C">
          <w:rPr>
            <w:rFonts w:ascii="Times New Roman" w:hAnsi="Times New Roman"/>
            <w:sz w:val="24"/>
            <w:szCs w:val="24"/>
            <w:u w:val="single"/>
          </w:rPr>
          <w:t xml:space="preserve"> and Pepin (2010) </w:t>
        </w:r>
        <w:commentRangeEnd w:id="936"/>
        <w:r w:rsidR="000025CB" w:rsidRPr="006F721C">
          <w:rPr>
            <w:rStyle w:val="CommentReference"/>
            <w:rFonts w:ascii="Times New Roman" w:eastAsia="Arial Unicode MS" w:hAnsi="Times New Roman" w:cs="Times New Roman"/>
            <w:color w:val="auto"/>
            <w:u w:val="single"/>
            <w:lang w:eastAsia="en-US"/>
          </w:rPr>
          <w:commentReference w:id="936"/>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uneven sampling of different water masses </w:t>
        </w:r>
        <w:commentRangeStart w:id="938"/>
        <w:r w:rsidR="000025CB">
          <w:rPr>
            <w:rFonts w:ascii="Times New Roman" w:hAnsi="Times New Roman"/>
            <w:sz w:val="24"/>
            <w:szCs w:val="24"/>
          </w:rPr>
          <w:t>(Pepin et al. 2011)</w:t>
        </w:r>
        <w:commentRangeEnd w:id="938"/>
        <w:r w:rsidR="000025CB">
          <w:rPr>
            <w:rStyle w:val="CommentReference"/>
            <w:rFonts w:ascii="Times New Roman" w:eastAsia="Arial Unicode MS" w:hAnsi="Times New Roman" w:cs="Times New Roman"/>
            <w:color w:val="auto"/>
            <w:lang w:eastAsia="en-US"/>
          </w:rPr>
          <w:commentReference w:id="938"/>
        </w:r>
        <w:r w:rsidR="000025CB">
          <w:rPr>
            <w:rFonts w:ascii="Times New Roman" w:hAnsi="Times New Roman"/>
            <w:sz w:val="24"/>
            <w:szCs w:val="24"/>
          </w:rPr>
          <w:t>.</w:t>
        </w:r>
      </w:ins>
      <w:ins w:id="939" w:author="Garry Stenson" w:date="2018-04-26T10:44:00Z">
        <w:r w:rsidR="00751A3C">
          <w:rPr>
            <w:rFonts w:ascii="Times New Roman" w:hAnsi="Times New Roman"/>
            <w:sz w:val="24"/>
            <w:szCs w:val="24"/>
          </w:rPr>
          <w:t xml:space="preserve"> Therefore, we conclu</w:t>
        </w:r>
      </w:ins>
      <w:ins w:id="940" w:author="Garry Stenson" w:date="2018-04-26T10:45:00Z">
        <w:r w:rsidR="00751A3C">
          <w:rPr>
            <w:rFonts w:ascii="Times New Roman" w:hAnsi="Times New Roman"/>
            <w:sz w:val="24"/>
            <w:szCs w:val="24"/>
          </w:rPr>
          <w:t>de</w:t>
        </w:r>
      </w:ins>
      <w:ins w:id="941" w:author="Garry Stenson" w:date="2018-04-26T10:44:00Z">
        <w:r w:rsidR="00751A3C">
          <w:rPr>
            <w:rFonts w:ascii="Times New Roman" w:hAnsi="Times New Roman"/>
            <w:sz w:val="24"/>
            <w:szCs w:val="24"/>
          </w:rPr>
          <w:t xml:space="preserve"> that t</w:t>
        </w:r>
      </w:ins>
      <w:del w:id="942" w:author="Garry Stenson" w:date="2018-04-26T10:45:00Z">
        <w:r w:rsidDel="00751A3C">
          <w:rPr>
            <w:rFonts w:ascii="Times New Roman" w:hAnsi="Times New Roman"/>
            <w:sz w:val="24"/>
            <w:szCs w:val="24"/>
          </w:rPr>
          <w:delText>T</w:delText>
        </w:r>
      </w:del>
      <w:r>
        <w:rPr>
          <w:rFonts w:ascii="Times New Roman" w:hAnsi="Times New Roman"/>
          <w:sz w:val="24"/>
          <w:szCs w:val="24"/>
        </w:rPr>
        <w:t>he CPR data cannot be used to support or reject the hypothesis of a capelin stock collapse.</w:t>
      </w:r>
      <w:r>
        <w:rPr>
          <w:rFonts w:ascii="Times New Roman" w:hAnsi="Times New Roman"/>
          <w:sz w:val="24"/>
          <w:szCs w:val="24"/>
        </w:rPr>
        <w:tab/>
      </w:r>
    </w:p>
    <w:p w14:paraId="77839E1E" w14:textId="447DDE70"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943" w:author="Montevecchi, William" w:date="2018-04-19T12:30:00Z">
        <w:r w:rsidDel="00713E89">
          <w:rPr>
            <w:rFonts w:ascii="Times New Roman" w:eastAsia="Times New Roman" w:hAnsi="Times New Roman" w:cs="Times New Roman"/>
            <w:sz w:val="24"/>
            <w:szCs w:val="24"/>
          </w:rPr>
          <w:delText>Progr</w:delText>
        </w:r>
      </w:del>
      <w:proofErr w:type="spellStart"/>
      <w:ins w:id="944"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(AZMP) in three regions in eastern Canada: Scotian Shelf, Gulf of St. Lawrence, and Newfoundland and Labrador. The AZMP </w:t>
      </w:r>
      <w:del w:id="945" w:author="Montevecchi, William" w:date="2018-04-19T12:30:00Z">
        <w:r w:rsidDel="00713E89">
          <w:rPr>
            <w:rFonts w:ascii="Times New Roman" w:eastAsia="Times New Roman" w:hAnsi="Times New Roman" w:cs="Times New Roman"/>
            <w:sz w:val="24"/>
            <w:szCs w:val="24"/>
          </w:rPr>
          <w:delText>progr</w:delText>
        </w:r>
      </w:del>
      <w:proofErr w:type="spellStart"/>
      <w:ins w:id="946"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collects physical, chemical and </w:t>
      </w:r>
      <w:r>
        <w:rPr>
          <w:rFonts w:ascii="Times New Roman" w:eastAsia="Times New Roman" w:hAnsi="Times New Roman" w:cs="Times New Roman"/>
          <w:sz w:val="24"/>
          <w:szCs w:val="24"/>
        </w:rPr>
        <w:lastRenderedPageBreak/>
        <w:t>biological data at stations along 14 oceanographic transects during offshore spring and fall cruises (see Pepin et al. 2015 for</w:t>
      </w:r>
      <w:del w:id="947"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densities from the AZMP in the NL region, there have been two pulses of higher </w:t>
      </w:r>
      <w:del w:id="948"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w:t>
      </w:r>
      <w:ins w:id="949" w:author="Garry Stenson" w:date="2018-04-26T10:45:00Z">
        <w:r w:rsidR="00751A3C">
          <w:rPr>
            <w:rFonts w:ascii="Times New Roman" w:hAnsi="Times New Roman"/>
            <w:sz w:val="24"/>
            <w:szCs w:val="24"/>
          </w:rPr>
          <w:t>(</w:t>
        </w:r>
      </w:ins>
      <w:del w:id="950" w:author="Garry Stenson" w:date="2018-04-26T10:45:00Z">
        <w:r w:rsidDel="00751A3C">
          <w:rPr>
            <w:rFonts w:ascii="Times New Roman" w:hAnsi="Times New Roman"/>
            <w:sz w:val="24"/>
            <w:szCs w:val="24"/>
          </w:rPr>
          <w:delText xml:space="preserve">in </w:delText>
        </w:r>
      </w:del>
      <w:r>
        <w:rPr>
          <w:rFonts w:ascii="Times New Roman" w:hAnsi="Times New Roman"/>
          <w:sz w:val="24"/>
          <w:szCs w:val="24"/>
        </w:rPr>
        <w:t>2002-07 and 2010-12</w:t>
      </w:r>
      <w:ins w:id="951" w:author="Garry Stenson" w:date="2018-04-26T10:45:00Z">
        <w:r w:rsidR="00751A3C">
          <w:rPr>
            <w:rFonts w:ascii="Times New Roman" w:hAnsi="Times New Roman"/>
            <w:sz w:val="24"/>
            <w:szCs w:val="24"/>
          </w:rPr>
          <w:t>)</w:t>
        </w:r>
      </w:ins>
      <w:del w:id="952" w:author="Garry Stenson" w:date="2018-04-26T10:46:00Z">
        <w:r w:rsidDel="00751A3C">
          <w:rPr>
            <w:rFonts w:ascii="Times New Roman" w:hAnsi="Times New Roman"/>
            <w:sz w:val="24"/>
            <w:szCs w:val="24"/>
          </w:rPr>
          <w:delText>,</w:delText>
        </w:r>
      </w:del>
      <w:r>
        <w:rPr>
          <w:rFonts w:ascii="Times New Roman" w:hAnsi="Times New Roman"/>
          <w:sz w:val="24"/>
          <w:szCs w:val="24"/>
        </w:rPr>
        <w:t xml:space="preserve"> which corresponded with two periods of improved capelin condition and survival (DFO 2015). </w:t>
      </w:r>
      <w:commentRangeStart w:id="953"/>
      <w:ins w:id="954" w:author="Alejandro Buren" w:date="2018-04-25T14:27:00Z">
        <w:r w:rsidR="000025CB">
          <w:rPr>
            <w:rFonts w:ascii="Times New Roman" w:hAnsi="Times New Roman"/>
            <w:sz w:val="24"/>
            <w:szCs w:val="24"/>
          </w:rPr>
          <w:t xml:space="preserve">The yearly </w:t>
        </w:r>
        <w:commentRangeStart w:id="955"/>
        <w:r w:rsidR="000025CB">
          <w:rPr>
            <w:rFonts w:ascii="Times New Roman" w:hAnsi="Times New Roman"/>
            <w:sz w:val="24"/>
            <w:szCs w:val="24"/>
          </w:rPr>
          <w:t>changes</w:t>
        </w:r>
      </w:ins>
      <w:commentRangeEnd w:id="955"/>
      <w:ins w:id="956" w:author="Alejandro Buren" w:date="2018-04-25T14:28:00Z">
        <w:r w:rsidR="000025CB">
          <w:rPr>
            <w:rStyle w:val="CommentReference"/>
            <w:rFonts w:ascii="Times New Roman" w:eastAsia="Arial Unicode MS" w:hAnsi="Times New Roman" w:cs="Times New Roman"/>
            <w:color w:val="auto"/>
            <w:lang w:eastAsia="en-US"/>
          </w:rPr>
          <w:commentReference w:id="955"/>
        </w:r>
      </w:ins>
      <w:ins w:id="957"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 xml:space="preserve">C. </w:t>
        </w:r>
        <w:proofErr w:type="spellStart"/>
        <w:r w:rsidR="000025CB">
          <w:rPr>
            <w:rFonts w:ascii="Times New Roman" w:hAnsi="Times New Roman"/>
            <w:i/>
            <w:sz w:val="24"/>
            <w:szCs w:val="24"/>
          </w:rPr>
          <w:t>finmarchicus</w:t>
        </w:r>
        <w:proofErr w:type="spellEnd"/>
        <w:r w:rsidR="000025CB">
          <w:rPr>
            <w:rFonts w:ascii="Times New Roman" w:hAnsi="Times New Roman"/>
            <w:sz w:val="24"/>
            <w:szCs w:val="24"/>
          </w:rPr>
          <w:t xml:space="preserve"> based on AZMP surveys are highly significant for the four main sections across the Newfoundland Shelf</w:t>
        </w:r>
        <w:del w:id="958" w:author="Garry Stenson" w:date="2018-04-26T10:46:00Z">
          <w:r w:rsidR="000025CB" w:rsidDel="00751A3C">
            <w:rPr>
              <w:rFonts w:ascii="Times New Roman" w:hAnsi="Times New Roman"/>
              <w:sz w:val="24"/>
              <w:szCs w:val="24"/>
            </w:rPr>
            <w:delText>,</w:delText>
          </w:r>
        </w:del>
        <w:r w:rsidR="000025CB">
          <w:rPr>
            <w:rFonts w:ascii="Times New Roman" w:hAnsi="Times New Roman"/>
            <w:sz w:val="24"/>
            <w:szCs w:val="24"/>
          </w:rPr>
          <w:t xml:space="preserve"> and range from 3 to 70-fold changes in abundance from 1999-2015 (</w:t>
        </w:r>
        <w:commentRangeStart w:id="959"/>
        <w:r w:rsidR="000025CB">
          <w:rPr>
            <w:rFonts w:ascii="Times New Roman" w:hAnsi="Times New Roman"/>
            <w:sz w:val="24"/>
            <w:szCs w:val="24"/>
          </w:rPr>
          <w:t>Pepin et al. 2017</w:t>
        </w:r>
        <w:commentRangeEnd w:id="959"/>
        <w:r w:rsidR="000025CB">
          <w:rPr>
            <w:rStyle w:val="CommentReference"/>
            <w:rFonts w:ascii="Times New Roman" w:eastAsia="Arial Unicode MS" w:hAnsi="Times New Roman" w:cs="Times New Roman"/>
            <w:color w:val="auto"/>
            <w:lang w:eastAsia="en-US"/>
          </w:rPr>
          <w:commentReference w:id="959"/>
        </w:r>
        <w:r w:rsidR="000025CB">
          <w:rPr>
            <w:rFonts w:ascii="Times New Roman" w:hAnsi="Times New Roman"/>
            <w:sz w:val="24"/>
            <w:szCs w:val="24"/>
          </w:rPr>
          <w:t xml:space="preserve">). </w:t>
        </w:r>
      </w:ins>
      <w:commentRangeEnd w:id="953"/>
      <w:r w:rsidR="00751A3C">
        <w:rPr>
          <w:rStyle w:val="CommentReference"/>
          <w:rFonts w:ascii="Times New Roman" w:eastAsia="Arial Unicode MS" w:hAnsi="Times New Roman" w:cs="Times New Roman"/>
          <w:color w:val="auto"/>
          <w:lang w:eastAsia="en-US"/>
        </w:rPr>
        <w:commentReference w:id="953"/>
      </w:r>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biomass since 2013, which is consistent with the decrease in the acoustic index of capelin biomass in recent years (DFO 2018</w:t>
      </w:r>
      <w:del w:id="960"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t>
      </w:r>
      <w:commentRangeStart w:id="961"/>
      <w:r>
        <w:rPr>
          <w:rFonts w:ascii="Times New Roman" w:hAnsi="Times New Roman"/>
          <w:sz w:val="24"/>
          <w:szCs w:val="24"/>
        </w:rPr>
        <w:t xml:space="preserve">While the AZMP data cannot support or reject the hypothesis of a capelin stock collapse, it does support the hypothesis that bottom-up processes are driving capelin survival in the NL </w:t>
      </w:r>
      <w:commentRangeStart w:id="962"/>
      <w:r>
        <w:rPr>
          <w:rFonts w:ascii="Times New Roman" w:hAnsi="Times New Roman"/>
          <w:sz w:val="24"/>
          <w:szCs w:val="24"/>
          <w:lang w:val="it-IT"/>
        </w:rPr>
        <w:t>region</w:t>
      </w:r>
      <w:commentRangeEnd w:id="962"/>
      <w:r>
        <w:commentReference w:id="962"/>
      </w:r>
      <w:ins w:id="963"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commentRangeEnd w:id="961"/>
      <w:r w:rsidR="00B943A6">
        <w:rPr>
          <w:rStyle w:val="CommentReference"/>
          <w:rFonts w:ascii="Times New Roman" w:eastAsia="Arial Unicode MS" w:hAnsi="Times New Roman" w:cs="Times New Roman"/>
          <w:color w:val="auto"/>
          <w:lang w:eastAsia="en-US"/>
        </w:rPr>
        <w:commentReference w:id="961"/>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4CAA4009"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964"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in the NL ecosystem in 1991 with the collapse of northern cod, capelin and other finfish species</w:t>
      </w:r>
      <w:ins w:id="965" w:author="Garry Stenson" w:date="2018-04-26T10:51:00Z">
        <w:r w:rsidR="00B4358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an increase in shellfish biomass </w:t>
      </w:r>
      <w:commentRangeStart w:id="966"/>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commentRangeEnd w:id="966"/>
      <w:r>
        <w:commentReference w:id="966"/>
      </w:r>
      <w:ins w:id="967" w:author="Garry Stenson" w:date="2018-04-26T10:51:00Z">
        <w:r w:rsidR="00B4358C">
          <w:rPr>
            <w:rFonts w:ascii="Times New Roman" w:hAnsi="Times New Roman"/>
            <w:sz w:val="24"/>
          </w:rPr>
          <w:t xml:space="preserve">. It is also consistent with the observed shift in </w:t>
        </w:r>
      </w:ins>
      <w:ins w:id="968" w:author="Montevecchi, William" w:date="2018-04-19T10:54:00Z">
        <w:del w:id="969" w:author="Garry Stenson" w:date="2018-04-26T10:51:00Z">
          <w:r w:rsidR="00F70207" w:rsidRPr="008A12B9" w:rsidDel="00B4358C">
            <w:rPr>
              <w:rFonts w:ascii="Times New Roman" w:hAnsi="Times New Roman"/>
              <w:sz w:val="24"/>
              <w:rPrChange w:id="970" w:author="Regular, Paul" w:date="2018-04-25T08:49:00Z">
                <w:rPr>
                  <w:rFonts w:ascii="Times New Roman" w:hAnsi="Times New Roman"/>
                  <w:sz w:val="24"/>
                  <w:szCs w:val="24"/>
                  <w:lang w:val="fr-CA"/>
                </w:rPr>
              </w:rPrChange>
            </w:rPr>
            <w:delText xml:space="preserve"> </w:delText>
          </w:r>
        </w:del>
        <w:del w:id="971" w:author="Garry Stenson" w:date="2018-04-26T10:52:00Z">
          <w:r w:rsidR="00F70207" w:rsidRPr="008A12B9" w:rsidDel="00B4358C">
            <w:rPr>
              <w:rFonts w:ascii="Times New Roman" w:hAnsi="Times New Roman"/>
              <w:sz w:val="24"/>
              <w:rPrChange w:id="972" w:author="Regular, Paul" w:date="2018-04-25T08:49:00Z">
                <w:rPr>
                  <w:rFonts w:ascii="Times New Roman" w:hAnsi="Times New Roman"/>
                  <w:sz w:val="24"/>
                  <w:szCs w:val="24"/>
                  <w:lang w:val="fr-CA"/>
                </w:rPr>
              </w:rPrChange>
            </w:rPr>
            <w:delText xml:space="preserve">and </w:delText>
          </w:r>
        </w:del>
        <w:r w:rsidR="00F70207" w:rsidRPr="008A12B9">
          <w:rPr>
            <w:rFonts w:ascii="Times New Roman" w:hAnsi="Times New Roman"/>
            <w:sz w:val="24"/>
            <w:rPrChange w:id="973" w:author="Regular, Paul" w:date="2018-04-25T08:49:00Z">
              <w:rPr>
                <w:rFonts w:ascii="Times New Roman" w:hAnsi="Times New Roman"/>
                <w:sz w:val="24"/>
                <w:szCs w:val="24"/>
                <w:lang w:val="fr-CA"/>
              </w:rPr>
            </w:rPrChange>
          </w:rPr>
          <w:t>seabird d</w:t>
        </w:r>
      </w:ins>
      <w:ins w:id="974" w:author="Garry Stenson" w:date="2018-04-26T10:52:00Z">
        <w:r w:rsidR="00B4358C">
          <w:rPr>
            <w:rFonts w:ascii="Times New Roman" w:hAnsi="Times New Roman"/>
            <w:sz w:val="24"/>
          </w:rPr>
          <w:t>iet</w:t>
        </w:r>
      </w:ins>
      <w:ins w:id="975" w:author="Montevecchi, William" w:date="2018-04-19T10:54:00Z">
        <w:del w:id="976" w:author="Garry Stenson" w:date="2018-04-26T10:52:00Z">
          <w:r w:rsidR="00F70207" w:rsidRPr="008A12B9" w:rsidDel="00B4358C">
            <w:rPr>
              <w:rFonts w:ascii="Times New Roman" w:hAnsi="Times New Roman"/>
              <w:sz w:val="24"/>
              <w:rPrChange w:id="977" w:author="Regular, Paul" w:date="2018-04-25T08:49:00Z">
                <w:rPr>
                  <w:rFonts w:ascii="Times New Roman" w:hAnsi="Times New Roman"/>
                  <w:sz w:val="24"/>
                  <w:szCs w:val="24"/>
                  <w:lang w:val="fr-CA"/>
                </w:rPr>
              </w:rPrChange>
            </w:rPr>
            <w:delText>ietary shift</w:delText>
          </w:r>
        </w:del>
        <w:r w:rsidR="00F70207" w:rsidRPr="008A12B9">
          <w:rPr>
            <w:rFonts w:ascii="Times New Roman" w:hAnsi="Times New Roman"/>
            <w:sz w:val="24"/>
            <w:rPrChange w:id="978" w:author="Regular, Paul" w:date="2018-04-25T08:49:00Z">
              <w:rPr>
                <w:rFonts w:ascii="Times New Roman" w:hAnsi="Times New Roman"/>
                <w:sz w:val="24"/>
                <w:szCs w:val="24"/>
                <w:lang w:val="fr-CA"/>
              </w:rPr>
            </w:rPrChange>
          </w:rPr>
          <w:t xml:space="preserve">s from warm- to cold-water pelagic prey </w:t>
        </w:r>
        <w:r w:rsidR="00F70207" w:rsidRPr="008A12B9">
          <w:rPr>
            <w:rFonts w:ascii="Times New Roman" w:hAnsi="Times New Roman"/>
            <w:sz w:val="24"/>
            <w:rPrChange w:id="979" w:author="Regular, Paul" w:date="2018-04-25T08:49:00Z">
              <w:rPr>
                <w:rFonts w:ascii="Times New Roman" w:hAnsi="Times New Roman"/>
                <w:sz w:val="24"/>
                <w:szCs w:val="24"/>
                <w:lang w:val="fr-CA"/>
              </w:rPr>
            </w:rPrChange>
          </w:rPr>
          <w:lastRenderedPageBreak/>
          <w:t>(Montevecchi and My</w:t>
        </w:r>
        <w:r w:rsidR="00787366" w:rsidRPr="008A12B9">
          <w:rPr>
            <w:rFonts w:ascii="Times New Roman" w:hAnsi="Times New Roman"/>
            <w:sz w:val="24"/>
            <w:rPrChange w:id="980"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981" w:author="Regular, Paul" w:date="2018-04-25T08:49:00Z">
              <w:rPr>
                <w:rFonts w:ascii="Times New Roman" w:hAnsi="Times New Roman"/>
                <w:sz w:val="24"/>
                <w:szCs w:val="24"/>
                <w:lang w:val="fr-CA"/>
              </w:rPr>
            </w:rPrChange>
          </w:rPr>
          <w:t>7)</w:t>
        </w:r>
      </w:ins>
      <w:del w:id="982" w:author="Montevecchi, William" w:date="2018-04-19T10:54:00Z">
        <w:r w:rsidRPr="008A12B9" w:rsidDel="00F70207">
          <w:rPr>
            <w:rFonts w:ascii="Times New Roman" w:hAnsi="Times New Roman"/>
            <w:sz w:val="24"/>
            <w:rPrChange w:id="983" w:author="Regular, Paul" w:date="2018-04-25T08:49:00Z">
              <w:rPr>
                <w:rFonts w:ascii="Times New Roman" w:hAnsi="Times New Roman"/>
                <w:sz w:val="24"/>
                <w:szCs w:val="24"/>
                <w:lang w:val="fr-CA"/>
              </w:rPr>
            </w:rPrChange>
          </w:rPr>
          <w:delText>.</w:delText>
        </w:r>
      </w:del>
      <w:del w:id="984" w:author="Montevecchi, William" w:date="2018-04-19T10:56:00Z">
        <w:r w:rsidRPr="00EB56BE" w:rsidDel="00F70207">
          <w:rPr>
            <w:rFonts w:ascii="Times New Roman" w:hAnsi="Times New Roman"/>
            <w:sz w:val="24"/>
            <w:rPrChange w:id="985" w:author="Regular, Paul" w:date="2018-04-25T08:49:00Z">
              <w:rPr>
                <w:rFonts w:ascii="Times New Roman" w:hAnsi="Times New Roman"/>
                <w:sz w:val="24"/>
                <w:szCs w:val="24"/>
                <w:lang w:val="fr-CA"/>
              </w:rPr>
            </w:rPrChange>
          </w:rPr>
          <w:delText xml:space="preserve"> </w:delText>
        </w:r>
      </w:del>
      <w:ins w:id="986" w:author="Montevecchi, William" w:date="2018-04-19T10:56:00Z">
        <w:r w:rsidR="00F70207" w:rsidRPr="008A12B9">
          <w:rPr>
            <w:rFonts w:ascii="Times New Roman" w:hAnsi="Times New Roman"/>
            <w:sz w:val="24"/>
            <w:rPrChange w:id="987" w:author="Regular, Paul" w:date="2018-04-25T08:49:00Z">
              <w:rPr>
                <w:rFonts w:ascii="Times New Roman" w:hAnsi="Times New Roman"/>
                <w:sz w:val="24"/>
                <w:szCs w:val="24"/>
                <w:lang w:val="fr-CA"/>
              </w:rPr>
            </w:rPrChange>
          </w:rPr>
          <w:t>.</w:t>
        </w:r>
      </w:ins>
      <w:r w:rsidRPr="008A12B9">
        <w:rPr>
          <w:rFonts w:ascii="Times New Roman" w:hAnsi="Times New Roman"/>
          <w:sz w:val="24"/>
          <w:rPrChange w:id="988" w:author="Regular, Paul" w:date="2018-04-25T08:49:00Z">
            <w:rPr>
              <w:rFonts w:ascii="Times New Roman" w:hAnsi="Times New Roman"/>
              <w:sz w:val="24"/>
              <w:szCs w:val="24"/>
              <w:lang w:val="fr-CA"/>
            </w:rPr>
          </w:rPrChange>
        </w:rPr>
        <w:t xml:space="preserve"> </w:t>
      </w:r>
      <w:commentRangeStart w:id="989"/>
      <w:r>
        <w:rPr>
          <w:rFonts w:ascii="Times New Roman" w:hAnsi="Times New Roman"/>
          <w:sz w:val="24"/>
          <w:szCs w:val="24"/>
        </w:rPr>
        <w:t xml:space="preserve">Based on the extensive published literature on this subject (e.g., Hutchings &amp; Myers </w:t>
      </w:r>
      <w:commentRangeStart w:id="990"/>
      <w:r>
        <w:rPr>
          <w:rFonts w:ascii="Times New Roman" w:hAnsi="Times New Roman"/>
          <w:sz w:val="24"/>
          <w:szCs w:val="24"/>
        </w:rPr>
        <w:t>1994</w:t>
      </w:r>
      <w:commentRangeEnd w:id="990"/>
      <w:r>
        <w:commentReference w:id="990"/>
      </w:r>
      <w:r>
        <w:rPr>
          <w:rFonts w:ascii="Times New Roman" w:hAnsi="Times New Roman"/>
          <w:sz w:val="24"/>
          <w:szCs w:val="24"/>
        </w:rPr>
        <w:t>, Drinkwater 1996, Buren et al. 2014a, Pedersen et al. 2017)</w:t>
      </w:r>
      <w:del w:id="991"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992"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993" w:author="Montevecchi, William" w:date="2018-04-19T11:02:00Z">
        <w:r w:rsidDel="00787366">
          <w:rPr>
            <w:rFonts w:ascii="Times New Roman" w:hAnsi="Times New Roman"/>
            <w:sz w:val="24"/>
            <w:szCs w:val="24"/>
          </w:rPr>
          <w:delText>environmental driver</w:delText>
        </w:r>
      </w:del>
      <w:ins w:id="994" w:author="Montevecchi, William" w:date="2018-04-19T11:02:00Z">
        <w:r w:rsidR="00787366">
          <w:rPr>
            <w:rFonts w:ascii="Times New Roman" w:hAnsi="Times New Roman"/>
            <w:sz w:val="24"/>
            <w:szCs w:val="24"/>
          </w:rPr>
          <w:t xml:space="preserve">physical </w:t>
        </w:r>
        <w:commentRangeStart w:id="995"/>
        <w:del w:id="996" w:author="Alejandro Buren" w:date="2018-04-25T14:28:00Z">
          <w:r w:rsidR="00787366" w:rsidDel="00F07166">
            <w:rPr>
              <w:rFonts w:ascii="Times New Roman" w:hAnsi="Times New Roman"/>
              <w:sz w:val="24"/>
              <w:szCs w:val="24"/>
            </w:rPr>
            <w:delText>forcer</w:delText>
          </w:r>
        </w:del>
      </w:ins>
      <w:ins w:id="997" w:author="Alejandro Buren" w:date="2018-04-25T14:28:00Z">
        <w:r w:rsidR="00F07166">
          <w:rPr>
            <w:rFonts w:ascii="Times New Roman" w:hAnsi="Times New Roman"/>
            <w:sz w:val="24"/>
            <w:szCs w:val="24"/>
          </w:rPr>
          <w:t>driver</w:t>
        </w:r>
        <w:commentRangeEnd w:id="995"/>
        <w:r w:rsidR="00F07166">
          <w:rPr>
            <w:rStyle w:val="CommentReference"/>
            <w:rFonts w:ascii="Times New Roman" w:eastAsia="Arial Unicode MS" w:hAnsi="Times New Roman" w:cs="Times New Roman"/>
            <w:color w:val="auto"/>
            <w:lang w:eastAsia="en-US"/>
          </w:rPr>
          <w:commentReference w:id="995"/>
        </w:r>
      </w:ins>
      <w:r>
        <w:rPr>
          <w:rFonts w:ascii="Times New Roman" w:hAnsi="Times New Roman"/>
          <w:sz w:val="24"/>
          <w:szCs w:val="24"/>
        </w:rPr>
        <w:t xml:space="preserve"> of capelin collapse. </w:t>
      </w:r>
      <w:commentRangeEnd w:id="989"/>
      <w:r w:rsidR="00B4358C">
        <w:rPr>
          <w:rStyle w:val="CommentReference"/>
          <w:rFonts w:ascii="Times New Roman" w:eastAsia="Arial Unicode MS" w:hAnsi="Times New Roman" w:cs="Times New Roman"/>
          <w:color w:val="auto"/>
          <w:lang w:eastAsia="en-US"/>
        </w:rPr>
        <w:commentReference w:id="989"/>
      </w:r>
    </w:p>
    <w:p w14:paraId="1023FAE1" w14:textId="77777777" w:rsidR="000134ED" w:rsidRDefault="00E5311E">
      <w:pPr>
        <w:pStyle w:val="Body"/>
        <w:rPr>
          <w:rFonts w:ascii="Times New Roman" w:eastAsia="Times New Roman" w:hAnsi="Times New Roman" w:cs="Times New Roman"/>
          <w:sz w:val="24"/>
          <w:szCs w:val="24"/>
        </w:rPr>
        <w:pPrChange w:id="998"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0CC56D79" w:rsidR="000134ED" w:rsidRDefault="00787366">
      <w:pPr>
        <w:pStyle w:val="Body"/>
        <w:spacing w:after="0" w:line="480" w:lineRule="auto"/>
        <w:ind w:firstLine="720"/>
        <w:rPr>
          <w:rFonts w:ascii="Times New Roman" w:eastAsia="Times New Roman" w:hAnsi="Times New Roman" w:cs="Times New Roman"/>
          <w:sz w:val="24"/>
          <w:szCs w:val="24"/>
        </w:rPr>
      </w:pPr>
      <w:commentRangeStart w:id="999"/>
      <w:ins w:id="1000" w:author="Montevecchi, William" w:date="2018-04-19T11:03:00Z">
        <w:r>
          <w:rPr>
            <w:rFonts w:ascii="Times New Roman" w:hAnsi="Times New Roman"/>
            <w:sz w:val="24"/>
            <w:szCs w:val="24"/>
          </w:rPr>
          <w:t xml:space="preserve">We </w:t>
        </w:r>
      </w:ins>
      <w:commentRangeEnd w:id="999"/>
      <w:r w:rsidR="00032B97">
        <w:rPr>
          <w:rStyle w:val="CommentReference"/>
          <w:rFonts w:ascii="Times New Roman" w:eastAsia="Arial Unicode MS" w:hAnsi="Times New Roman" w:cs="Times New Roman"/>
          <w:color w:val="auto"/>
          <w:lang w:eastAsia="en-US"/>
        </w:rPr>
        <w:commentReference w:id="999"/>
      </w:r>
      <w:del w:id="1001"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1002" w:author="Montevecchi, William" w:date="2018-04-19T11:03:00Z">
        <w:r>
          <w:rPr>
            <w:rFonts w:ascii="Times New Roman" w:hAnsi="Times New Roman"/>
            <w:sz w:val="24"/>
            <w:szCs w:val="24"/>
          </w:rPr>
          <w:t>d</w:t>
        </w:r>
      </w:ins>
      <w:del w:id="1003"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sidR="00E5311E">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1004" w:author="Montevecchi, William" w:date="2018-04-19T11:04:00Z">
        <w:r>
          <w:rPr>
            <w:rFonts w:ascii="Times New Roman" w:hAnsi="Times New Roman"/>
            <w:sz w:val="24"/>
            <w:szCs w:val="24"/>
          </w:rPr>
          <w:t>bottom-up</w:t>
        </w:r>
      </w:ins>
      <w:ins w:id="1005" w:author="Gail Davoren" w:date="2018-04-24T13:43:00Z">
        <w:r w:rsidR="00E35DD6">
          <w:rPr>
            <w:rFonts w:ascii="Times New Roman" w:hAnsi="Times New Roman"/>
            <w:sz w:val="24"/>
            <w:szCs w:val="24"/>
          </w:rPr>
          <w:t>,</w:t>
        </w:r>
      </w:ins>
      <w:ins w:id="1006"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372988E9"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and our analyses. While the spring acoustic survey surveys all age classes (age-1 to age-3+), it </w:t>
      </w:r>
      <w:del w:id="1007" w:author="Garry Stenson" w:date="2018-04-26T11:00:00Z">
        <w:r w:rsidDel="00547417">
          <w:rPr>
            <w:rFonts w:ascii="Times New Roman" w:hAnsi="Times New Roman"/>
            <w:sz w:val="24"/>
            <w:szCs w:val="24"/>
          </w:rPr>
          <w:delText xml:space="preserve">is </w:delText>
        </w:r>
      </w:del>
      <w:r>
        <w:rPr>
          <w:rFonts w:ascii="Times New Roman" w:hAnsi="Times New Roman"/>
          <w:sz w:val="24"/>
          <w:szCs w:val="24"/>
        </w:rPr>
        <w:t>target</w:t>
      </w:r>
      <w:ins w:id="1008" w:author="Garry Stenson" w:date="2018-04-26T11:00:00Z">
        <w:r w:rsidR="00547417">
          <w:rPr>
            <w:rFonts w:ascii="Times New Roman" w:hAnsi="Times New Roman"/>
            <w:sz w:val="24"/>
            <w:szCs w:val="24"/>
          </w:rPr>
          <w:t>s</w:t>
        </w:r>
      </w:ins>
      <w:del w:id="1009" w:author="Garry Stenson" w:date="2018-04-26T11:00:00Z">
        <w:r w:rsidDel="00547417">
          <w:rPr>
            <w:rFonts w:ascii="Times New Roman" w:hAnsi="Times New Roman"/>
            <w:sz w:val="24"/>
            <w:szCs w:val="24"/>
          </w:rPr>
          <w:delText>ing</w:delText>
        </w:r>
      </w:del>
      <w:r>
        <w:rPr>
          <w:rFonts w:ascii="Times New Roman" w:hAnsi="Times New Roman"/>
          <w:sz w:val="24"/>
          <w:szCs w:val="24"/>
        </w:rPr>
        <w:t xml:space="preserve"> the younger, immature portion of the stock that is not migrating, so late spawning post-1991 would not affect the abundance index of the immature portion of the stock.</w:t>
      </w:r>
      <w:del w:id="1010"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1011" w:author="Montevecchi, William" w:date="2018-04-19T11:05:00Z">
        <w:r w:rsidR="00787366">
          <w:rPr>
            <w:rFonts w:ascii="Times New Roman" w:hAnsi="Times New Roman"/>
            <w:sz w:val="24"/>
            <w:szCs w:val="24"/>
          </w:rPr>
          <w:t>detect</w:t>
        </w:r>
      </w:ins>
      <w:del w:id="1012"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w:t>
      </w:r>
      <w:ins w:id="1013" w:author="Garry Stenson" w:date="2018-04-26T11:01:00Z">
        <w:r w:rsidR="00547417">
          <w:rPr>
            <w:rFonts w:ascii="Times New Roman" w:hAnsi="Times New Roman"/>
            <w:sz w:val="24"/>
            <w:szCs w:val="24"/>
          </w:rPr>
          <w:t xml:space="preserve"> as would be expected if it was simply an issue of timing</w:t>
        </w:r>
      </w:ins>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w:t>
      </w:r>
      <w:ins w:id="1014" w:author="Garry Stenson" w:date="2018-04-26T11:01:00Z">
        <w:r w:rsidR="00547417">
          <w:rPr>
            <w:rFonts w:ascii="Times New Roman" w:hAnsi="Times New Roman"/>
            <w:sz w:val="24"/>
            <w:szCs w:val="24"/>
          </w:rPr>
          <w:t>low (</w:t>
        </w:r>
      </w:ins>
      <w:ins w:id="1015" w:author="Garry Stenson" w:date="2018-04-26T11:02:00Z">
        <w:r w:rsidR="00547417">
          <w:rPr>
            <w:rFonts w:ascii="Times New Roman" w:hAnsi="Times New Roman"/>
            <w:sz w:val="24"/>
            <w:szCs w:val="24"/>
          </w:rPr>
          <w:t xml:space="preserve">estimated at </w:t>
        </w:r>
      </w:ins>
      <w:r>
        <w:rPr>
          <w:rFonts w:ascii="Times New Roman" w:hAnsi="Times New Roman"/>
          <w:sz w:val="24"/>
          <w:szCs w:val="24"/>
        </w:rPr>
        <w:t>22%</w:t>
      </w:r>
      <w:ins w:id="1016" w:author="Garry Stenson" w:date="2018-04-26T11:02:00Z">
        <w:r w:rsidR="00547417">
          <w:rPr>
            <w:rFonts w:ascii="Times New Roman" w:hAnsi="Times New Roman"/>
            <w:sz w:val="24"/>
            <w:szCs w:val="24"/>
          </w:rPr>
          <w:t xml:space="preserve"> by </w:t>
        </w:r>
      </w:ins>
      <w:del w:id="1017" w:author="Garry Stenson" w:date="2018-04-26T11:02:00Z">
        <w:r w:rsidDel="00547417">
          <w:rPr>
            <w:rFonts w:ascii="Times New Roman" w:hAnsi="Times New Roman"/>
            <w:sz w:val="24"/>
            <w:szCs w:val="24"/>
          </w:rPr>
          <w:delText xml:space="preserve"> </w:delText>
        </w:r>
      </w:del>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1018"/>
      <w:del w:id="1019" w:author="Montevecchi, William" w:date="2018-04-19T11:06:00Z">
        <w:r w:rsidDel="00787366">
          <w:rPr>
            <w:rFonts w:ascii="Times New Roman" w:hAnsi="Times New Roman"/>
            <w:sz w:val="24"/>
            <w:szCs w:val="24"/>
          </w:rPr>
          <w:delText>us</w:delText>
        </w:r>
        <w:commentRangeEnd w:id="1018"/>
        <w:r w:rsidDel="00787366">
          <w:commentReference w:id="1018"/>
        </w:r>
        <w:r w:rsidDel="00787366">
          <w:rPr>
            <w:rFonts w:ascii="Times New Roman" w:hAnsi="Times New Roman"/>
            <w:sz w:val="24"/>
            <w:szCs w:val="24"/>
          </w:rPr>
          <w:delText xml:space="preserve"> w</w:delText>
        </w:r>
      </w:del>
      <w:del w:id="1020"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2002B563" w:rsidR="000134ED" w:rsidDel="00787366" w:rsidRDefault="00E5311E">
      <w:pPr>
        <w:pStyle w:val="Body"/>
        <w:spacing w:after="0" w:line="480" w:lineRule="auto"/>
        <w:rPr>
          <w:ins w:id="1021" w:author="George Rose" w:date="2018-04-12T10:03:00Z"/>
          <w:del w:id="1022"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sidR="00D20345">
        <w:rPr>
          <w:rFonts w:eastAsia="Times New Roman"/>
          <w:color w:val="151518"/>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sidR="00D20345" w:rsidRPr="00D20345">
        <w:rPr>
          <w:rFonts w:ascii="Times New Roman" w:eastAsia="Times New Roman" w:hAnsi="Times New Roman" w:cs="Times New Roman"/>
          <w:noProof/>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w:t>
      </w:r>
      <w:ins w:id="1023" w:author="Garry Stenson" w:date="2018-04-26T11:02:00Z">
        <w:r w:rsidR="00547417">
          <w:rPr>
            <w:rFonts w:ascii="Times New Roman" w:hAnsi="Times New Roman"/>
            <w:sz w:val="24"/>
            <w:szCs w:val="24"/>
          </w:rPr>
          <w:t>-</w:t>
        </w:r>
      </w:ins>
      <w:del w:id="1024" w:author="Garry Stenson" w:date="2018-04-26T11:02:00Z">
        <w:r w:rsidDel="00547417">
          <w:rPr>
            <w:rFonts w:ascii="Times New Roman" w:hAnsi="Times New Roman"/>
            <w:sz w:val="24"/>
            <w:szCs w:val="24"/>
          </w:rPr>
          <w:delText xml:space="preserve"> </w:delText>
        </w:r>
      </w:del>
      <w:r>
        <w:rPr>
          <w:rFonts w:ascii="Times New Roman" w:hAnsi="Times New Roman"/>
          <w:sz w:val="24"/>
          <w:szCs w:val="24"/>
        </w:rPr>
        <w:t xml:space="preserve">round post-1991. We tested this hypothesis using multiple independent datasets, which included both fishery-dependent (inshore commercial catch) and fishery-independent (spring acoustic survey, FBTS, AZMP oceanography cruises, three larval indices, aerial surveys, predator diet, predator </w:t>
      </w:r>
      <w:proofErr w:type="spellStart"/>
      <w:r>
        <w:rPr>
          <w:rFonts w:ascii="Times New Roman" w:hAnsi="Times New Roman"/>
          <w:sz w:val="24"/>
          <w:szCs w:val="24"/>
        </w:rPr>
        <w:t>behaviour</w:t>
      </w:r>
      <w:proofErr w:type="spellEnd"/>
      <w:del w:id="1025"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sidR="00D20345">
        <w:rPr>
          <w:rFonts w:eastAsia="Times New Roman"/>
        </w:rPr>
        <w:instrText xml:space="preserve"> ADDIN EN.CITE &lt;EndNote&gt;&lt;Cite&gt;&lt;Author&gt;Thorson&lt;/Author&gt;&lt;Year&gt;2016&lt;/Year&gt;&lt;RecNum&gt;942&lt;/RecNum&gt;&lt;DisplayText&gt;(Thorson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sidR="00D20345" w:rsidRPr="00D20345">
        <w:rPr>
          <w:rFonts w:ascii="Times New Roman" w:eastAsia="Times New Roman" w:hAnsi="Times New Roman" w:cs="Times New Roman"/>
          <w:noProof/>
          <w:sz w:val="24"/>
          <w:szCs w:val="24"/>
        </w:rPr>
        <w:t>(Thorson et al. 2016)</w:t>
      </w:r>
      <w:r>
        <w:rPr>
          <w:rFonts w:eastAsia="Times New Roman"/>
        </w:rPr>
        <w:fldChar w:fldCharType="end"/>
      </w:r>
      <w:r>
        <w:rPr>
          <w:rFonts w:ascii="Times New Roman" w:hAnsi="Times New Roman"/>
          <w:sz w:val="24"/>
          <w:szCs w:val="24"/>
        </w:rPr>
        <w:t xml:space="preserve">, we found no evidence of capelin moving either east or west inter-annually, but rather capelin’s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1026"/>
      <w:r>
        <w:rPr>
          <w:rFonts w:ascii="Times New Roman" w:hAnsi="Times New Roman"/>
          <w:sz w:val="24"/>
          <w:szCs w:val="24"/>
        </w:rPr>
        <w:t>amount of capelin would have been missed since 1991</w:t>
      </w:r>
      <w:commentRangeEnd w:id="1026"/>
      <w:r w:rsidR="00787366">
        <w:rPr>
          <w:rStyle w:val="CommentReference"/>
          <w:rFonts w:ascii="Times New Roman" w:eastAsia="Arial Unicode MS" w:hAnsi="Times New Roman" w:cs="Times New Roman"/>
          <w:color w:val="auto"/>
          <w:lang w:eastAsia="en-US"/>
        </w:rPr>
        <w:commentReference w:id="1026"/>
      </w:r>
      <w:r>
        <w:rPr>
          <w:rFonts w:ascii="Times New Roman" w:hAnsi="Times New Roman"/>
          <w:sz w:val="24"/>
          <w:szCs w:val="24"/>
        </w:rPr>
        <w:t xml:space="preserve">, </w:t>
      </w:r>
      <w:commentRangeStart w:id="1027"/>
      <w:r>
        <w:rPr>
          <w:rFonts w:ascii="Times New Roman" w:hAnsi="Times New Roman"/>
          <w:sz w:val="24"/>
          <w:szCs w:val="24"/>
        </w:rPr>
        <w:t xml:space="preserve">given </w:t>
      </w:r>
      <w:commentRangeEnd w:id="1027"/>
      <w:r w:rsidR="0040554E">
        <w:rPr>
          <w:rStyle w:val="CommentReference"/>
          <w:rFonts w:ascii="Times New Roman" w:eastAsia="Arial Unicode MS" w:hAnsi="Times New Roman" w:cs="Times New Roman"/>
          <w:color w:val="auto"/>
          <w:lang w:eastAsia="en-US"/>
        </w:rPr>
        <w:commentReference w:id="1027"/>
      </w:r>
      <w:r>
        <w:rPr>
          <w:rFonts w:ascii="Times New Roman" w:hAnsi="Times New Roman"/>
          <w:sz w:val="24"/>
          <w:szCs w:val="24"/>
        </w:rPr>
        <w:t xml:space="preserve">that there are harvesters on the </w:t>
      </w:r>
      <w:commentRangeStart w:id="1028"/>
      <w:r>
        <w:rPr>
          <w:rFonts w:ascii="Times New Roman" w:hAnsi="Times New Roman"/>
          <w:sz w:val="24"/>
          <w:szCs w:val="24"/>
          <w:lang w:val="nl-NL"/>
        </w:rPr>
        <w:t>water</w:t>
      </w:r>
      <w:commentRangeEnd w:id="1028"/>
      <w:r>
        <w:commentReference w:id="1028"/>
      </w:r>
      <w:r>
        <w:rPr>
          <w:rFonts w:ascii="Times New Roman" w:hAnsi="Times New Roman"/>
          <w:sz w:val="24"/>
          <w:szCs w:val="24"/>
        </w:rPr>
        <w:t xml:space="preserve"> pursuing inshore fisheries for capelin, Atlantic herring, snow crab (</w:t>
      </w:r>
      <w:proofErr w:type="spellStart"/>
      <w:r>
        <w:rPr>
          <w:rFonts w:ascii="Times New Roman" w:hAnsi="Times New Roman"/>
          <w:i/>
          <w:iCs/>
          <w:sz w:val="24"/>
          <w:szCs w:val="24"/>
          <w:lang w:val="es-ES_tradnl"/>
        </w:rPr>
        <w:t>Chionoecetes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opilio</w:t>
      </w:r>
      <w:proofErr w:type="spellEnd"/>
      <w:r>
        <w:rPr>
          <w:rFonts w:ascii="Times New Roman" w:hAnsi="Times New Roman"/>
          <w:sz w:val="24"/>
          <w:szCs w:val="24"/>
        </w:rPr>
        <w:t>) and northern cod. Furthermore, year</w:t>
      </w:r>
      <w:ins w:id="1029" w:author="Garry Stenson" w:date="2018-04-26T11:03:00Z">
        <w:r w:rsidR="00547417">
          <w:rPr>
            <w:rFonts w:ascii="Times New Roman" w:hAnsi="Times New Roman"/>
            <w:sz w:val="24"/>
            <w:szCs w:val="24"/>
          </w:rPr>
          <w:t>-</w:t>
        </w:r>
      </w:ins>
      <w:del w:id="1030" w:author="Garry Stenson" w:date="2018-04-26T11:03:00Z">
        <w:r w:rsidDel="00547417">
          <w:rPr>
            <w:rFonts w:ascii="Times New Roman" w:hAnsi="Times New Roman"/>
            <w:sz w:val="24"/>
            <w:szCs w:val="24"/>
          </w:rPr>
          <w:delText xml:space="preserve"> </w:delText>
        </w:r>
      </w:del>
      <w:r>
        <w:rPr>
          <w:rFonts w:ascii="Times New Roman" w:hAnsi="Times New Roman"/>
          <w:sz w:val="24"/>
          <w:szCs w:val="24"/>
        </w:rPr>
        <w:t>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1031" w:author="Montevecchi, William" w:date="2018-04-19T11:10:00Z">
        <w:r w:rsidDel="00787366">
          <w:rPr>
            <w:rFonts w:ascii="Times New Roman" w:hAnsi="Times New Roman"/>
            <w:sz w:val="24"/>
            <w:szCs w:val="24"/>
          </w:rPr>
          <w:delText xml:space="preserve">Since </w:delText>
        </w:r>
      </w:del>
      <w:ins w:id="1032"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1033"/>
      <w:proofErr w:type="spellStart"/>
      <w:r>
        <w:rPr>
          <w:rFonts w:ascii="Times New Roman" w:hAnsi="Times New Roman"/>
          <w:sz w:val="24"/>
          <w:szCs w:val="24"/>
          <w:lang w:val="es-ES_tradnl"/>
        </w:rPr>
        <w:t>strata</w:t>
      </w:r>
      <w:commentRangeEnd w:id="1033"/>
      <w:proofErr w:type="spellEnd"/>
      <w:r>
        <w:commentReference w:id="1033"/>
      </w:r>
      <w:r>
        <w:rPr>
          <w:rFonts w:ascii="Times New Roman" w:hAnsi="Times New Roman"/>
          <w:sz w:val="24"/>
          <w:szCs w:val="24"/>
        </w:rPr>
        <w:t xml:space="preserve">, we do not have much diet data of fish predators in the </w:t>
      </w:r>
      <w:commentRangeStart w:id="1034"/>
      <w:r>
        <w:rPr>
          <w:rFonts w:ascii="Times New Roman" w:hAnsi="Times New Roman"/>
          <w:sz w:val="24"/>
          <w:szCs w:val="24"/>
        </w:rPr>
        <w:t>nearshore</w:t>
      </w:r>
      <w:commentRangeEnd w:id="1034"/>
      <w:r>
        <w:commentReference w:id="1034"/>
      </w:r>
      <w:ins w:id="1035" w:author="George Rose" w:date="2018-04-12T10:03:00Z">
        <w:del w:id="1036" w:author="Montevecchi, William" w:date="2018-04-19T11:14:00Z">
          <w:r w:rsidDel="00787366">
            <w:rPr>
              <w:rFonts w:ascii="Times New Roman" w:hAnsi="Times New Roman"/>
              <w:sz w:val="24"/>
              <w:szCs w:val="24"/>
            </w:rPr>
            <w:delText xml:space="preserve"> Influence of diet on growth, condition and reproductive capacity</w:delText>
          </w:r>
        </w:del>
      </w:ins>
      <w:ins w:id="1037" w:author="Montevecchi, William" w:date="2018-04-19T11:13:00Z">
        <w:r w:rsidR="00787366">
          <w:rPr>
            <w:rFonts w:ascii="Times New Roman" w:hAnsi="Times New Roman"/>
            <w:sz w:val="24"/>
            <w:szCs w:val="24"/>
          </w:rPr>
          <w:t xml:space="preserve">. </w:t>
        </w:r>
      </w:ins>
      <w:ins w:id="1038" w:author="George Rose" w:date="2018-04-12T10:03:00Z">
        <w:del w:id="1039" w:author="Montevecchi, William" w:date="2018-04-19T11:13:00Z">
          <w:r w:rsidDel="00787366">
            <w:rPr>
              <w:rFonts w:ascii="Times New Roman" w:hAnsi="Times New Roman"/>
              <w:sz w:val="24"/>
              <w:szCs w:val="24"/>
            </w:rPr>
            <w:delText xml:space="preserve"> </w:delText>
          </w:r>
        </w:del>
        <w:del w:id="1040" w:author="Montevecchi, William" w:date="2018-04-19T11:12:00Z">
          <w:r w:rsidDel="00787366">
            <w:rPr>
              <w:rFonts w:ascii="Times New Roman" w:hAnsi="Times New Roman"/>
              <w:sz w:val="24"/>
              <w:szCs w:val="24"/>
            </w:rPr>
            <w:delText>in Newfoundland and Labrador cod (</w:delText>
          </w:r>
          <w:r w:rsidRPr="00787366" w:rsidDel="00787366">
            <w:rPr>
              <w:i/>
              <w:rPrChange w:id="1041"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1042" w:author="George Rose" w:date="2018-04-12T10:03:00Z"/>
          <w:del w:id="1043" w:author="Montevecchi, William" w:date="2018-04-19T11:12:00Z"/>
          <w:rFonts w:ascii="Times New Roman" w:eastAsia="Times New Roman" w:hAnsi="Times New Roman" w:cs="Times New Roman"/>
          <w:sz w:val="24"/>
          <w:szCs w:val="24"/>
        </w:rPr>
      </w:pPr>
      <w:ins w:id="1044" w:author="George Rose" w:date="2018-04-12T10:03:00Z">
        <w:del w:id="1045"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1046" w:author="George Rose" w:date="2018-04-12T10:03:00Z"/>
          <w:del w:id="1047"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1048" w:author="George Rose" w:date="2018-04-12T10:03:00Z"/>
          <w:del w:id="1049" w:author="Montevecchi, William" w:date="2018-04-19T11:12:00Z"/>
          <w:rFonts w:ascii="Times New Roman" w:eastAsia="Times New Roman" w:hAnsi="Times New Roman" w:cs="Times New Roman"/>
          <w:sz w:val="24"/>
          <w:szCs w:val="24"/>
        </w:rPr>
      </w:pPr>
      <w:ins w:id="1050" w:author="George Rose" w:date="2018-04-12T10:03:00Z">
        <w:del w:id="1051" w:author="Montevecchi, William" w:date="2018-04-19T11:12:00Z">
          <w:r w:rsidDel="00787366">
            <w:rPr>
              <w:rFonts w:ascii="Times New Roman" w:hAnsi="Times New Roman"/>
              <w:sz w:val="24"/>
              <w:szCs w:val="24"/>
            </w:rPr>
            <w:lastRenderedPageBreak/>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1052" w:author="George Rose" w:date="2018-04-12T10:03:00Z"/>
          <w:del w:id="1053"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1054" w:author="George Rose" w:date="2018-04-12T10:03:00Z"/>
          <w:del w:id="1055" w:author="Montevecchi, William" w:date="2018-04-19T11:13:00Z"/>
          <w:rFonts w:ascii="Times New Roman" w:eastAsia="Times New Roman" w:hAnsi="Times New Roman" w:cs="Times New Roman"/>
          <w:sz w:val="24"/>
          <w:szCs w:val="24"/>
        </w:rPr>
      </w:pPr>
      <w:ins w:id="1056" w:author="George Rose" w:date="2018-04-12T10:03:00Z">
        <w:del w:id="1057"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77172A0E" w:rsidR="00787366" w:rsidRPr="00787366" w:rsidRDefault="00E5311E">
      <w:pPr>
        <w:pStyle w:val="Body"/>
        <w:spacing w:after="0" w:line="480" w:lineRule="auto"/>
        <w:rPr>
          <w:rFonts w:ascii="Times New Roman" w:hAnsi="Times New Roman"/>
          <w:sz w:val="24"/>
          <w:szCs w:val="24"/>
          <w:rPrChange w:id="1058" w:author="Montevecchi, William" w:date="2018-04-19T11:15:00Z">
            <w:rPr>
              <w:rFonts w:ascii="Times New Roman" w:eastAsia="Times New Roman" w:hAnsi="Times New Roman" w:cs="Times New Roman"/>
              <w:sz w:val="24"/>
              <w:szCs w:val="24"/>
            </w:rPr>
          </w:rPrChange>
        </w:rPr>
      </w:pPr>
      <w:ins w:id="1059" w:author="George Rose" w:date="2018-04-12T10:03:00Z">
        <w:del w:id="1060" w:author="Montevecchi, William" w:date="2018-04-19T11:13:00Z">
          <w:r w:rsidDel="00787366">
            <w:rPr>
              <w:rFonts w:ascii="Times New Roman" w:hAnsi="Times New Roman"/>
              <w:sz w:val="24"/>
              <w:szCs w:val="24"/>
            </w:rPr>
            <w:delText>https://doi.org/10.1016/j.dsr2.2007.08.007</w:delText>
          </w:r>
        </w:del>
      </w:ins>
      <w:del w:id="1061"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1062" w:author="Montevecchi, William" w:date="2018-04-19T11:14:00Z">
        <w:r w:rsidR="00787366">
          <w:rPr>
            <w:rFonts w:ascii="Times New Roman" w:hAnsi="Times New Roman"/>
            <w:sz w:val="24"/>
            <w:szCs w:val="24"/>
          </w:rPr>
          <w:t>exhibited</w:t>
        </w:r>
      </w:ins>
      <w:del w:id="1063"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1064" w:author="Montevecchi, William" w:date="2018-04-19T11:14:00Z">
        <w:r w:rsidR="00787366">
          <w:rPr>
            <w:rFonts w:ascii="Times New Roman" w:hAnsi="Times New Roman"/>
            <w:sz w:val="24"/>
            <w:szCs w:val="24"/>
          </w:rPr>
          <w:t>ed</w:t>
        </w:r>
      </w:ins>
      <w:del w:id="1065"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sidR="00D20345">
        <w:rPr>
          <w:rFonts w:ascii="Times New Roman" w:eastAsia="Times New Roman" w:hAnsi="Times New Roman" w:cs="Times New Roman"/>
          <w:sz w:val="24"/>
          <w:szCs w:val="24"/>
        </w:rPr>
        <w:instrText xml:space="preserve"> ADDIN EN.CITE &lt;EndNote&gt;&lt;Cite&gt;&lt;Author&gt;!!! INVALID CITATION !!! &lt;/Author&gt;&lt;RecNum&gt;0&lt;/RecNum&gt;&lt;DisplayText&gt;(!!! INVALID CITATION !!! )&lt;/DisplayText&gt;&lt;record&gt;&lt;dates&gt;&lt;year&gt;!!! INVALID CITATION !!! &lt;/year&gt;&lt;/dates&gt;&lt;/record&gt;&lt;/Cite&gt;&lt;/EndNote&gt;</w:instrText>
      </w:r>
      <w:r>
        <w:rPr>
          <w:rFonts w:ascii="Times New Roman" w:eastAsia="Times New Roman" w:hAnsi="Times New Roman" w:cs="Times New Roman"/>
          <w:sz w:val="24"/>
          <w:szCs w:val="24"/>
        </w:rPr>
        <w:fldChar w:fldCharType="separate"/>
      </w:r>
      <w:r w:rsidR="00D20345">
        <w:rPr>
          <w:rFonts w:ascii="Times New Roman" w:eastAsia="Times New Roman" w:hAnsi="Times New Roman" w:cs="Times New Roman"/>
          <w:noProof/>
          <w:sz w:val="24"/>
          <w:szCs w:val="24"/>
        </w:rPr>
        <w:t>(!!! INVALID CITATION !!! )</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066"/>
      <w:r>
        <w:rPr>
          <w:rFonts w:ascii="Times New Roman" w:hAnsi="Times New Roman"/>
          <w:sz w:val="24"/>
          <w:szCs w:val="24"/>
        </w:rPr>
        <w:t>This would not be expected if capelin resided year round in the bays.</w:t>
      </w:r>
      <w:commentRangeEnd w:id="1066"/>
      <w:r w:rsidR="00BB21CC">
        <w:rPr>
          <w:rStyle w:val="CommentReference"/>
          <w:rFonts w:ascii="Times New Roman" w:eastAsia="Arial Unicode MS" w:hAnsi="Times New Roman" w:cs="Times New Roman"/>
          <w:color w:val="auto"/>
          <w:lang w:eastAsia="en-US"/>
        </w:rPr>
        <w:commentReference w:id="1066"/>
      </w:r>
      <w:r>
        <w:rPr>
          <w:rFonts w:ascii="Times New Roman" w:hAnsi="Times New Roman"/>
          <w:sz w:val="24"/>
          <w:szCs w:val="24"/>
        </w:rPr>
        <w:t xml:space="preserve"> </w:t>
      </w:r>
      <w:ins w:id="1067"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1068" w:author="Montevecchi, William" w:date="2018-04-19T11:16:00Z">
        <w:r w:rsidR="00787366">
          <w:rPr>
            <w:rFonts w:ascii="Times New Roman" w:hAnsi="Times New Roman"/>
            <w:sz w:val="24"/>
            <w:szCs w:val="24"/>
          </w:rPr>
          <w:t xml:space="preserve">3-decadal </w:t>
        </w:r>
      </w:ins>
      <w:ins w:id="1069" w:author="Montevecchi, William" w:date="2018-04-19T11:15:00Z">
        <w:r w:rsidR="00787366">
          <w:rPr>
            <w:rFonts w:ascii="Times New Roman" w:hAnsi="Times New Roman"/>
            <w:sz w:val="24"/>
            <w:szCs w:val="24"/>
          </w:rPr>
          <w:t xml:space="preserve">decline in capelin condition from 1991 </w:t>
        </w:r>
      </w:ins>
      <w:ins w:id="1070" w:author="Montevecchi, William" w:date="2018-04-19T11:16:00Z">
        <w:r w:rsidR="00787366">
          <w:rPr>
            <w:rFonts w:ascii="Times New Roman" w:hAnsi="Times New Roman"/>
            <w:sz w:val="24"/>
            <w:szCs w:val="24"/>
          </w:rPr>
          <w:t xml:space="preserve">– 2017 (Montevecchi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Data)</w:t>
        </w:r>
      </w:ins>
      <w:ins w:id="1071" w:author="Garry Stenson" w:date="2018-04-26T11:05:00Z">
        <w:r w:rsidR="00547417">
          <w:rPr>
            <w:rFonts w:ascii="Times New Roman" w:hAnsi="Times New Roman"/>
            <w:sz w:val="24"/>
            <w:szCs w:val="24"/>
          </w:rPr>
          <w:t xml:space="preserve"> while </w:t>
        </w:r>
      </w:ins>
      <w:ins w:id="1072" w:author="Garry Stenson" w:date="2018-04-26T11:07:00Z">
        <w:r w:rsidR="00547417">
          <w:rPr>
            <w:rFonts w:ascii="Times New Roman" w:hAnsi="Times New Roman"/>
            <w:sz w:val="24"/>
            <w:szCs w:val="24"/>
          </w:rPr>
          <w:t xml:space="preserve">changes in diet and </w:t>
        </w:r>
      </w:ins>
      <w:ins w:id="1073" w:author="Garry Stenson" w:date="2018-04-26T11:05:00Z">
        <w:r w:rsidR="00547417">
          <w:rPr>
            <w:rFonts w:ascii="Times New Roman" w:hAnsi="Times New Roman"/>
            <w:sz w:val="24"/>
            <w:szCs w:val="24"/>
          </w:rPr>
          <w:t>increases in abortion rates of harp seals</w:t>
        </w:r>
      </w:ins>
      <w:ins w:id="1074" w:author="Garry Stenson" w:date="2018-04-26T11:06:00Z">
        <w:r w:rsidR="00547417">
          <w:rPr>
            <w:rFonts w:ascii="Times New Roman" w:hAnsi="Times New Roman"/>
            <w:sz w:val="24"/>
            <w:szCs w:val="24"/>
          </w:rPr>
          <w:t xml:space="preserve"> (Stenson et al 2016</w:t>
        </w:r>
        <w:proofErr w:type="gramStart"/>
        <w:r w:rsidR="00547417">
          <w:rPr>
            <w:rFonts w:ascii="Times New Roman" w:hAnsi="Times New Roman"/>
            <w:sz w:val="24"/>
            <w:szCs w:val="24"/>
          </w:rPr>
          <w:t xml:space="preserve">) </w:t>
        </w:r>
      </w:ins>
      <w:ins w:id="1075" w:author="Garry Stenson" w:date="2018-04-26T11:05:00Z">
        <w:r w:rsidR="00547417">
          <w:rPr>
            <w:rFonts w:ascii="Times New Roman" w:hAnsi="Times New Roman"/>
            <w:sz w:val="24"/>
            <w:szCs w:val="24"/>
          </w:rPr>
          <w:t xml:space="preserve"> are</w:t>
        </w:r>
        <w:proofErr w:type="gramEnd"/>
        <w:r w:rsidR="00547417">
          <w:rPr>
            <w:rFonts w:ascii="Times New Roman" w:hAnsi="Times New Roman"/>
            <w:sz w:val="24"/>
            <w:szCs w:val="24"/>
          </w:rPr>
          <w:t xml:space="preserve"> not consistent with continued abundance of capelin.</w:t>
        </w:r>
      </w:ins>
      <w:ins w:id="1076" w:author="Montevecchi, William" w:date="2018-04-19T11:16:00Z">
        <w:del w:id="1077" w:author="Garry Stenson" w:date="2018-04-26T11:05:00Z">
          <w:r w:rsidR="00787366" w:rsidDel="00547417">
            <w:rPr>
              <w:rFonts w:ascii="Times New Roman" w:hAnsi="Times New Roman"/>
              <w:sz w:val="24"/>
              <w:szCs w:val="24"/>
            </w:rPr>
            <w:delText>.</w:delText>
          </w:r>
        </w:del>
      </w:ins>
    </w:p>
    <w:p w14:paraId="36422733" w14:textId="1373A3A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sidR="00D20345">
        <w:rPr>
          <w:rFonts w:ascii="Times New Roman" w:eastAsia="Times New Roman" w:hAnsi="Times New Roman" w:cs="Times New Roman"/>
          <w:color w:val="151518"/>
          <w:sz w:val="24"/>
          <w:szCs w:val="24"/>
          <w:u w:color="151518"/>
        </w:rPr>
        <w:instrText xml:space="preserve"> ADDIN EN.CITE &lt;EndNote&gt;&lt;Cite&gt;&lt;Author&gt;Frank&lt;/Author&gt;&lt;Year&gt;2016&lt;/Year&gt;&lt;RecNum&gt;890&lt;/RecNum&gt;&lt;DisplayText&gt;(Frank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00D20345">
        <w:rPr>
          <w:rFonts w:ascii="Times New Roman" w:eastAsia="Times New Roman" w:hAnsi="Times New Roman" w:cs="Times New Roman"/>
          <w:noProof/>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w:t>
      </w:r>
      <w:proofErr w:type="spellStart"/>
      <w:r>
        <w:rPr>
          <w:rFonts w:ascii="Times New Roman" w:hAnsi="Times New Roman"/>
          <w:sz w:val="24"/>
          <w:szCs w:val="24"/>
        </w:rPr>
        <w:t>behaviour</w:t>
      </w:r>
      <w:proofErr w:type="spellEnd"/>
      <w:r>
        <w:rPr>
          <w:rFonts w:ascii="Times New Roman" w:hAnsi="Times New Roman"/>
          <w:sz w:val="24"/>
          <w:szCs w:val="24"/>
        </w:rPr>
        <w:t xml:space="preserve">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w:t>
      </w:r>
      <w:ins w:id="1078" w:author="Garry Stenson" w:date="2018-04-26T11:09:00Z">
        <w:r w:rsidR="00547417">
          <w:rPr>
            <w:rFonts w:ascii="Times New Roman" w:hAnsi="Times New Roman"/>
            <w:sz w:val="24"/>
            <w:szCs w:val="24"/>
          </w:rPr>
          <w:t>(</w:t>
        </w:r>
      </w:ins>
      <w:ins w:id="1079" w:author="Garry Stenson" w:date="2018-04-26T11:08:00Z">
        <w:r w:rsidR="00547417">
          <w:rPr>
            <w:rFonts w:ascii="Times New Roman" w:hAnsi="Times New Roman"/>
            <w:sz w:val="24"/>
            <w:szCs w:val="24"/>
          </w:rPr>
          <w:t xml:space="preserve">reduced proportions of older fish in both areas) </w:t>
        </w:r>
      </w:ins>
      <w:r>
        <w:rPr>
          <w:rFonts w:ascii="Times New Roman" w:hAnsi="Times New Roman"/>
          <w:sz w:val="24"/>
          <w:szCs w:val="24"/>
        </w:rPr>
        <w:t xml:space="preserve">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w:t>
      </w:r>
      <w:proofErr w:type="spellStart"/>
      <w:r>
        <w:rPr>
          <w:rFonts w:ascii="Times New Roman" w:hAnsi="Times New Roman"/>
          <w:sz w:val="24"/>
          <w:szCs w:val="24"/>
        </w:rPr>
        <w:t>Shuter</w:t>
      </w:r>
      <w:proofErr w:type="spellEnd"/>
      <w:r>
        <w:rPr>
          <w:rFonts w:ascii="Times New Roman" w:hAnsi="Times New Roman"/>
          <w:sz w:val="24"/>
          <w:szCs w:val="24"/>
        </w:rPr>
        <w:t xml:space="preserve">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1E9B142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We used both northern cod (predator diet) and a total mortality index from the acoustic survey to investigate predator release on capelin post-1991. If capelin moved into the inshore with no reduction in biomass </w:t>
      </w:r>
      <w:ins w:id="1080" w:author="Garry Stenson" w:date="2018-04-26T11:10:00Z">
        <w:r w:rsidR="00547417">
          <w:rPr>
            <w:rFonts w:ascii="Times New Roman" w:hAnsi="Times New Roman"/>
            <w:sz w:val="24"/>
            <w:szCs w:val="24"/>
          </w:rPr>
          <w:t xml:space="preserve">during a period when Atlantic cod stocks collapsed (i.e. </w:t>
        </w:r>
      </w:ins>
      <w:r>
        <w:rPr>
          <w:rFonts w:ascii="Times New Roman" w:hAnsi="Times New Roman"/>
          <w:sz w:val="24"/>
          <w:szCs w:val="24"/>
        </w:rPr>
        <w:t>post-1991</w:t>
      </w:r>
      <w:ins w:id="1081" w:author="Garry Stenson" w:date="2018-04-26T11:11:00Z">
        <w:r w:rsidR="00547417">
          <w:rPr>
            <w:rFonts w:ascii="Times New Roman" w:hAnsi="Times New Roman"/>
            <w:sz w:val="24"/>
            <w:szCs w:val="24"/>
          </w:rPr>
          <w:t>)</w:t>
        </w:r>
      </w:ins>
      <w:r>
        <w:rPr>
          <w:rFonts w:ascii="Times New Roman" w:hAnsi="Times New Roman"/>
          <w:sz w:val="24"/>
          <w:szCs w:val="24"/>
        </w:rPr>
        <w:t xml:space="preserve">, then the </w:t>
      </w:r>
      <w:del w:id="1082" w:author="Garry Stenson" w:date="2018-04-26T11:12:00Z">
        <w:r w:rsidDel="00547417">
          <w:rPr>
            <w:rFonts w:ascii="Times New Roman" w:hAnsi="Times New Roman"/>
            <w:sz w:val="24"/>
            <w:szCs w:val="24"/>
          </w:rPr>
          <w:delText>reduced population of</w:delText>
        </w:r>
      </w:del>
      <w:proofErr w:type="gramStart"/>
      <w:ins w:id="1083" w:author="Garry Stenson" w:date="2018-04-26T11:12:00Z">
        <w:r w:rsidR="00547417">
          <w:rPr>
            <w:rFonts w:ascii="Times New Roman" w:hAnsi="Times New Roman"/>
            <w:sz w:val="24"/>
            <w:szCs w:val="24"/>
          </w:rPr>
          <w:t xml:space="preserve">remaining </w:t>
        </w:r>
      </w:ins>
      <w:r>
        <w:rPr>
          <w:rFonts w:ascii="Times New Roman" w:hAnsi="Times New Roman"/>
          <w:sz w:val="24"/>
          <w:szCs w:val="24"/>
        </w:rPr>
        <w:t xml:space="preserve"> </w:t>
      </w:r>
      <w:proofErr w:type="gramEnd"/>
      <w:del w:id="1084" w:author="Garry Stenson" w:date="2018-04-26T11:12:00Z">
        <w:r w:rsidDel="00547417">
          <w:rPr>
            <w:rFonts w:ascii="Times New Roman" w:hAnsi="Times New Roman"/>
            <w:sz w:val="24"/>
            <w:szCs w:val="24"/>
          </w:rPr>
          <w:delText xml:space="preserve">northern </w:delText>
        </w:r>
      </w:del>
      <w:r>
        <w:rPr>
          <w:rFonts w:ascii="Times New Roman" w:hAnsi="Times New Roman"/>
          <w:sz w:val="24"/>
          <w:szCs w:val="24"/>
        </w:rPr>
        <w:t xml:space="preserve">cod </w:t>
      </w:r>
      <w:ins w:id="1085" w:author="Garry Stenson" w:date="2018-04-26T11:12:00Z">
        <w:r w:rsidR="00547417">
          <w:rPr>
            <w:rFonts w:ascii="Times New Roman" w:hAnsi="Times New Roman"/>
            <w:sz w:val="24"/>
            <w:szCs w:val="24"/>
          </w:rPr>
          <w:t>sh</w:t>
        </w:r>
      </w:ins>
      <w:del w:id="1086" w:author="Garry Stenson" w:date="2018-04-26T11:12:00Z">
        <w:r w:rsidDel="00547417">
          <w:rPr>
            <w:rFonts w:ascii="Times New Roman" w:hAnsi="Times New Roman"/>
            <w:sz w:val="24"/>
            <w:szCs w:val="24"/>
          </w:rPr>
          <w:delText>w</w:delText>
        </w:r>
      </w:del>
      <w:r>
        <w:rPr>
          <w:rFonts w:ascii="Times New Roman" w:hAnsi="Times New Roman"/>
          <w:sz w:val="24"/>
          <w:szCs w:val="24"/>
        </w:rPr>
        <w:t xml:space="preserve">ould have high condition while capelin total mortality would be low. </w:t>
      </w:r>
      <w:del w:id="1087" w:author="Garry Stenson" w:date="2018-04-26T11:13:00Z">
        <w:r w:rsidDel="00547417">
          <w:rPr>
            <w:rFonts w:ascii="Times New Roman" w:hAnsi="Times New Roman"/>
            <w:sz w:val="24"/>
            <w:szCs w:val="24"/>
          </w:rPr>
          <w:delText xml:space="preserve">Instead </w:delText>
        </w:r>
      </w:del>
      <w:ins w:id="1088" w:author="Garry Stenson" w:date="2018-04-26T11:13:00Z">
        <w:r w:rsidR="00547417">
          <w:rPr>
            <w:rFonts w:ascii="Times New Roman" w:hAnsi="Times New Roman"/>
            <w:sz w:val="24"/>
            <w:szCs w:val="24"/>
          </w:rPr>
          <w:t xml:space="preserve">The condition of </w:t>
        </w:r>
      </w:ins>
      <w:r>
        <w:rPr>
          <w:rFonts w:ascii="Times New Roman" w:hAnsi="Times New Roman"/>
          <w:sz w:val="24"/>
          <w:szCs w:val="24"/>
        </w:rPr>
        <w:t xml:space="preserve">northern cod </w:t>
      </w:r>
      <w:ins w:id="1089" w:author="Garry Stenson" w:date="2018-04-26T11:13:00Z">
        <w:r w:rsidR="00547417">
          <w:rPr>
            <w:rFonts w:ascii="Times New Roman" w:hAnsi="Times New Roman"/>
            <w:sz w:val="24"/>
            <w:szCs w:val="24"/>
          </w:rPr>
          <w:t xml:space="preserve">is appear to be good in the </w:t>
        </w:r>
      </w:ins>
      <w:del w:id="1090" w:author="Garry Stenson" w:date="2018-04-26T11:14:00Z">
        <w:r w:rsidDel="00547417">
          <w:rPr>
            <w:rFonts w:ascii="Times New Roman" w:hAnsi="Times New Roman"/>
            <w:sz w:val="24"/>
            <w:szCs w:val="24"/>
          </w:rPr>
          <w:delText xml:space="preserve">aggregated within a </w:delText>
        </w:r>
      </w:del>
      <w:r>
        <w:rPr>
          <w:rFonts w:ascii="Times New Roman" w:hAnsi="Times New Roman"/>
          <w:sz w:val="24"/>
          <w:szCs w:val="24"/>
        </w:rPr>
        <w:t xml:space="preserve">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w:t>
      </w:r>
      <w:ins w:id="1091" w:author="Garry Stenson" w:date="2018-04-26T11:14:00Z">
        <w:r w:rsidR="00547417">
          <w:rPr>
            <w:rFonts w:ascii="Times New Roman" w:hAnsi="Times New Roman"/>
            <w:sz w:val="24"/>
            <w:szCs w:val="24"/>
          </w:rPr>
          <w:t>in</w:t>
        </w:r>
      </w:ins>
      <w:del w:id="1092" w:author="Garry Stenson" w:date="2018-04-26T11:14:00Z">
        <w:r w:rsidDel="00547417">
          <w:rPr>
            <w:rFonts w:ascii="Times New Roman" w:hAnsi="Times New Roman"/>
            <w:sz w:val="24"/>
            <w:szCs w:val="24"/>
          </w:rPr>
          <w:delText>by</w:delText>
        </w:r>
      </w:del>
      <w:r>
        <w:rPr>
          <w:rFonts w:ascii="Times New Roman" w:hAnsi="Times New Roman"/>
          <w:sz w:val="24"/>
          <w:szCs w:val="24"/>
        </w:rPr>
        <w:t xml:space="preserve"> the early 1990s </w:t>
      </w:r>
      <w:ins w:id="1093" w:author="Garry Stenson" w:date="2018-04-26T11:14:00Z">
        <w:r w:rsidR="00547417">
          <w:rPr>
            <w:rFonts w:ascii="Times New Roman" w:hAnsi="Times New Roman"/>
            <w:sz w:val="24"/>
            <w:szCs w:val="24"/>
          </w:rPr>
          <w:t xml:space="preserve">where they overlapped with the remaining capelin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094"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ins w:id="1095" w:author="Garry Stenson" w:date="2018-04-26T11:14:00Z">
        <w:r w:rsidR="00547417">
          <w:rPr>
            <w:rFonts w:ascii="Times New Roman" w:hAnsi="Times New Roman"/>
            <w:sz w:val="24"/>
            <w:szCs w:val="24"/>
          </w:rPr>
          <w:t xml:space="preserve"> </w:t>
        </w:r>
      </w:ins>
      <w:del w:id="1096" w:author="Garry Stenson" w:date="2018-04-26T11:14:00Z">
        <w:r w:rsidDel="00547417">
          <w:rPr>
            <w:rFonts w:ascii="Times New Roman" w:hAnsi="Times New Roman"/>
            <w:sz w:val="24"/>
            <w:szCs w:val="24"/>
          </w:rPr>
          <w:delText xml:space="preserve">, </w:delText>
        </w:r>
      </w:del>
      <w:del w:id="1097" w:author="Garry Stenson" w:date="2018-04-26T11:15:00Z">
        <w:r w:rsidDel="00547417">
          <w:rPr>
            <w:rFonts w:ascii="Times New Roman" w:hAnsi="Times New Roman"/>
            <w:sz w:val="24"/>
            <w:szCs w:val="24"/>
          </w:rPr>
          <w:delText xml:space="preserve">which was hypothesized to be in response to the change in distribution of capelin </w:delText>
        </w:r>
        <w:r w:rsidDel="00547417">
          <w:rPr>
            <w:rFonts w:ascii="Times New Roman" w:eastAsia="Times New Roman" w:hAnsi="Times New Roman" w:cs="Times New Roman"/>
            <w:sz w:val="24"/>
            <w:szCs w:val="24"/>
          </w:rPr>
          <w:fldChar w:fldCharType="begin"/>
        </w:r>
        <w:r w:rsidDel="00547417">
          <w:rPr>
            <w:rFonts w:ascii="Times New Roman" w:eastAsia="Times New Roman" w:hAnsi="Times New Roman" w:cs="Times New Roman"/>
            <w:sz w:val="24"/>
            <w:szCs w:val="24"/>
          </w:rPr>
          <w:del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delInstrText>
        </w:r>
        <w:r w:rsidDel="00547417">
          <w:rPr>
            <w:rFonts w:ascii="Times New Roman" w:eastAsia="Times New Roman" w:hAnsi="Times New Roman" w:cs="Times New Roman"/>
            <w:sz w:val="24"/>
            <w:szCs w:val="24"/>
          </w:rPr>
          <w:fldChar w:fldCharType="separate"/>
        </w:r>
        <w:r w:rsidRPr="00E5311E" w:rsidDel="00547417">
          <w:rPr>
            <w:rFonts w:ascii="Times New Roman" w:hAnsi="Times New Roman"/>
            <w:sz w:val="24"/>
            <w:szCs w:val="24"/>
            <w:lang w:val="en-CA"/>
            <w:rPrChange w:id="1098" w:author="DFO-MPO" w:date="2018-04-13T10:32:00Z">
              <w:rPr>
                <w:rFonts w:ascii="Times New Roman" w:hAnsi="Times New Roman"/>
                <w:sz w:val="24"/>
                <w:szCs w:val="24"/>
                <w:lang w:val="fr-FR"/>
              </w:rPr>
            </w:rPrChange>
          </w:rPr>
          <w:delText>(Rose et al. 2000)</w:delText>
        </w:r>
        <w:r w:rsidDel="00547417">
          <w:rPr>
            <w:rFonts w:ascii="Times New Roman" w:eastAsia="Times New Roman" w:hAnsi="Times New Roman" w:cs="Times New Roman"/>
            <w:sz w:val="24"/>
            <w:szCs w:val="24"/>
          </w:rPr>
          <w:fldChar w:fldCharType="end"/>
        </w:r>
        <w:r w:rsidDel="00547417">
          <w:rPr>
            <w:rFonts w:ascii="Times New Roman" w:hAnsi="Times New Roman"/>
            <w:sz w:val="24"/>
            <w:szCs w:val="24"/>
          </w:rPr>
          <w:delText>, and</w:delText>
        </w:r>
      </w:del>
      <w:ins w:id="1099" w:author="Garry Stenson" w:date="2018-04-26T11:15:00Z">
        <w:r w:rsidR="00547417">
          <w:rPr>
            <w:rFonts w:ascii="Times New Roman" w:hAnsi="Times New Roman"/>
            <w:sz w:val="24"/>
            <w:szCs w:val="24"/>
          </w:rPr>
          <w:t xml:space="preserve">but </w:t>
        </w:r>
      </w:ins>
      <w:r>
        <w:rPr>
          <w:rFonts w:ascii="Times New Roman" w:hAnsi="Times New Roman"/>
          <w:sz w:val="24"/>
          <w:szCs w:val="24"/>
        </w:rPr>
        <w:t xml:space="preserve"> northern cod condition was low where there was no spatial overlap between cod and capelin</w:t>
      </w:r>
      <w:commentRangeStart w:id="1100"/>
      <w:r>
        <w:rPr>
          <w:rFonts w:ascii="Times New Roman" w:hAnsi="Times New Roman"/>
          <w:sz w:val="24"/>
          <w:szCs w:val="24"/>
        </w:rPr>
        <w:t>.</w:t>
      </w:r>
      <w:commentRangeEnd w:id="1100"/>
      <w:r>
        <w:commentReference w:id="1100"/>
      </w:r>
      <w:r>
        <w:rPr>
          <w:rFonts w:ascii="Times New Roman" w:hAnsi="Times New Roman"/>
          <w:sz w:val="24"/>
          <w:szCs w:val="24"/>
        </w:rPr>
        <w:t xml:space="preserve"> However, even with a decrease in northern cod predation pressure, capelin has experienced high</w:t>
      </w:r>
      <w:del w:id="1101" w:author="Garry Stenson" w:date="2018-04-26T11:15:00Z">
        <w:r w:rsidDel="007C0995">
          <w:rPr>
            <w:rFonts w:ascii="Times New Roman" w:hAnsi="Times New Roman"/>
            <w:sz w:val="24"/>
            <w:szCs w:val="24"/>
          </w:rPr>
          <w:delText>er</w:delText>
        </w:r>
      </w:del>
      <w:r>
        <w:rPr>
          <w:rFonts w:ascii="Times New Roman" w:hAnsi="Times New Roman"/>
          <w:sz w:val="24"/>
          <w:szCs w:val="24"/>
        </w:rPr>
        <w:t xml:space="preserve">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  Hammill et al. 2015</w:t>
      </w:r>
      <w:r>
        <w:rPr>
          <w:rFonts w:ascii="Times New Roman" w:hAnsi="Times New Roman"/>
          <w:sz w:val="24"/>
          <w:szCs w:val="24"/>
        </w:rPr>
        <w:t xml:space="preserve">); (3) environmental conditions are driving a bottom-up control on capelin biomass </w:t>
      </w:r>
      <w:del w:id="1102"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1103"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w:t>
      </w:r>
      <w:commentRangeStart w:id="1104"/>
      <w:r>
        <w:rPr>
          <w:rFonts w:ascii="Times New Roman" w:hAnsi="Times New Roman"/>
          <w:sz w:val="24"/>
          <w:szCs w:val="24"/>
        </w:rPr>
        <w:t xml:space="preserve"> </w:t>
      </w:r>
      <w:commentRangeStart w:id="1105"/>
      <w:r>
        <w:rPr>
          <w:rFonts w:ascii="Times New Roman" w:hAnsi="Times New Roman"/>
          <w:sz w:val="24"/>
          <w:szCs w:val="24"/>
        </w:rPr>
        <w:t xml:space="preserve">which is managed using the precautionary approach but there are no reference points for </w:t>
      </w:r>
      <w:commentRangeStart w:id="1106"/>
      <w:r>
        <w:rPr>
          <w:rFonts w:ascii="Times New Roman" w:hAnsi="Times New Roman"/>
          <w:sz w:val="24"/>
          <w:szCs w:val="24"/>
        </w:rPr>
        <w:t>capelin</w:t>
      </w:r>
      <w:commentRangeEnd w:id="1106"/>
      <w:r>
        <w:commentReference w:id="1106"/>
      </w:r>
      <w:r>
        <w:rPr>
          <w:rFonts w:ascii="Times New Roman" w:hAnsi="Times New Roman"/>
          <w:sz w:val="24"/>
          <w:szCs w:val="24"/>
        </w:rPr>
        <w:t>.</w:t>
      </w:r>
      <w:commentRangeEnd w:id="1105"/>
      <w:r w:rsidR="00787366">
        <w:rPr>
          <w:rStyle w:val="CommentReference"/>
          <w:rFonts w:ascii="Times New Roman" w:eastAsia="Arial Unicode MS" w:hAnsi="Times New Roman" w:cs="Times New Roman"/>
          <w:color w:val="auto"/>
          <w:lang w:eastAsia="en-US"/>
        </w:rPr>
        <w:commentReference w:id="1105"/>
      </w:r>
      <w:r>
        <w:rPr>
          <w:rFonts w:ascii="Times New Roman" w:hAnsi="Times New Roman"/>
          <w:sz w:val="24"/>
          <w:szCs w:val="24"/>
        </w:rPr>
        <w:t xml:space="preserve"> F</w:t>
      </w:r>
      <w:commentRangeEnd w:id="1104"/>
      <w:r w:rsidR="007C0995">
        <w:rPr>
          <w:rStyle w:val="CommentReference"/>
          <w:rFonts w:ascii="Times New Roman" w:eastAsia="Arial Unicode MS" w:hAnsi="Times New Roman" w:cs="Times New Roman"/>
          <w:color w:val="auto"/>
          <w:lang w:eastAsia="en-US"/>
        </w:rPr>
        <w:commentReference w:id="1104"/>
      </w:r>
      <w:r>
        <w:rPr>
          <w:rFonts w:ascii="Times New Roman" w:hAnsi="Times New Roman"/>
          <w:sz w:val="24"/>
          <w:szCs w:val="24"/>
        </w:rPr>
        <w:t>or capelin biomass to return to its historic</w:t>
      </w:r>
      <w:ins w:id="1107"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w:t>
      </w:r>
      <w:commentRangeStart w:id="1108"/>
      <w:r>
        <w:rPr>
          <w:rFonts w:ascii="Times New Roman" w:hAnsi="Times New Roman"/>
          <w:sz w:val="24"/>
          <w:szCs w:val="24"/>
        </w:rPr>
        <w:t>natural</w:t>
      </w:r>
      <w:commentRangeEnd w:id="1108"/>
      <w:r w:rsidR="007C0995">
        <w:rPr>
          <w:rStyle w:val="CommentReference"/>
          <w:rFonts w:ascii="Times New Roman" w:eastAsia="Arial Unicode MS" w:hAnsi="Times New Roman" w:cs="Times New Roman"/>
          <w:color w:val="auto"/>
          <w:lang w:eastAsia="en-US"/>
        </w:rPr>
        <w:commentReference w:id="1108"/>
      </w:r>
      <w:r>
        <w:rPr>
          <w:rFonts w:ascii="Times New Roman" w:hAnsi="Times New Roman"/>
          <w:sz w:val="24"/>
          <w:szCs w:val="24"/>
        </w:rPr>
        <w:t xml:space="preserve"> and fishing mortality as well as improved ocean conditions may be required. </w:t>
      </w:r>
    </w:p>
    <w:p w14:paraId="01E03C28" w14:textId="0F1A535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All of the independent data sources examined support the hypothesis of a collapsed capelin stock, including the offshore acoustic survey, the FBTS, secondary productivity, and predator responses of northern cod, seabirds, and harp seal. While inshore commercial catch rate</w:t>
      </w:r>
      <w:ins w:id="1109" w:author="Garry Stenson" w:date="2018-04-26T11:18:00Z">
        <w:r w:rsidR="007C0995">
          <w:rPr>
            <w:rFonts w:ascii="Times New Roman" w:hAnsi="Times New Roman"/>
            <w:sz w:val="24"/>
            <w:szCs w:val="24"/>
          </w:rPr>
          <w:t>s</w:t>
        </w:r>
      </w:ins>
      <w:r>
        <w:rPr>
          <w:rFonts w:ascii="Times New Roman" w:hAnsi="Times New Roman"/>
          <w:sz w:val="24"/>
          <w:szCs w:val="24"/>
        </w:rPr>
        <w:t>, aerial surveys and the Trinity Bay late-</w:t>
      </w:r>
      <w:del w:id="1110"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w:t>
      </w:r>
      <w:commentRangeStart w:id="1111"/>
      <w:r>
        <w:rPr>
          <w:rFonts w:ascii="Times New Roman" w:hAnsi="Times New Roman"/>
          <w:sz w:val="24"/>
          <w:szCs w:val="24"/>
        </w:rPr>
        <w:t xml:space="preserve"> equivocal support </w:t>
      </w:r>
      <w:commentRangeEnd w:id="1111"/>
      <w:r w:rsidR="007C0995">
        <w:rPr>
          <w:rStyle w:val="CommentReference"/>
          <w:rFonts w:ascii="Times New Roman" w:eastAsia="Arial Unicode MS" w:hAnsi="Times New Roman" w:cs="Times New Roman"/>
          <w:color w:val="auto"/>
          <w:lang w:eastAsia="en-US"/>
        </w:rPr>
        <w:commentReference w:id="1111"/>
      </w:r>
      <w:r>
        <w:rPr>
          <w:rFonts w:ascii="Times New Roman" w:hAnsi="Times New Roman"/>
          <w:sz w:val="24"/>
          <w:szCs w:val="24"/>
        </w:rPr>
        <w:t xml:space="preserve">for the non-collapse hypothesis, the usefulness of these indices post-1991 have been called into question in both earlier Canadian government reports (e.g., Anon 1995) and in our analyses. Specifically, post-1991 market fluctuations have </w:t>
      </w:r>
      <w:ins w:id="1112" w:author="Garry Stenson" w:date="2018-04-26T11:20:00Z">
        <w:r w:rsidR="007C0995">
          <w:rPr>
            <w:rFonts w:ascii="Times New Roman" w:hAnsi="Times New Roman"/>
            <w:sz w:val="24"/>
            <w:szCs w:val="24"/>
          </w:rPr>
          <w:t xml:space="preserve">meant that </w:t>
        </w:r>
      </w:ins>
      <w:del w:id="1113" w:author="Garry Stenson" w:date="2018-04-26T11:20:00Z">
        <w:r w:rsidDel="007C0995">
          <w:rPr>
            <w:rFonts w:ascii="Times New Roman" w:hAnsi="Times New Roman"/>
            <w:sz w:val="24"/>
            <w:szCs w:val="24"/>
          </w:rPr>
          <w:delText xml:space="preserve">made </w:delText>
        </w:r>
      </w:del>
      <w:r>
        <w:rPr>
          <w:rFonts w:ascii="Times New Roman" w:hAnsi="Times New Roman"/>
          <w:sz w:val="24"/>
          <w:szCs w:val="24"/>
        </w:rPr>
        <w:t xml:space="preserve">the inshore catch rate index </w:t>
      </w:r>
      <w:ins w:id="1114" w:author="Garry Stenson" w:date="2018-04-26T11:20:00Z">
        <w:r w:rsidR="007C0995">
          <w:rPr>
            <w:rFonts w:ascii="Times New Roman" w:hAnsi="Times New Roman"/>
            <w:sz w:val="24"/>
            <w:szCs w:val="24"/>
          </w:rPr>
          <w:t xml:space="preserve">is not a </w:t>
        </w:r>
      </w:ins>
      <w:r>
        <w:rPr>
          <w:rFonts w:ascii="Times New Roman" w:hAnsi="Times New Roman"/>
          <w:sz w:val="24"/>
          <w:szCs w:val="24"/>
        </w:rPr>
        <w:t>use</w:t>
      </w:r>
      <w:del w:id="1115" w:author="Garry Stenson" w:date="2018-04-26T11:20:00Z">
        <w:r w:rsidDel="007C0995">
          <w:rPr>
            <w:rFonts w:ascii="Times New Roman" w:hAnsi="Times New Roman"/>
            <w:sz w:val="24"/>
            <w:szCs w:val="24"/>
          </w:rPr>
          <w:delText>less</w:delText>
        </w:r>
      </w:del>
      <w:ins w:id="1116" w:author="Garry Stenson" w:date="2018-04-26T11:21:00Z">
        <w:r w:rsidR="007C0995">
          <w:rPr>
            <w:rFonts w:ascii="Times New Roman" w:hAnsi="Times New Roman"/>
            <w:sz w:val="24"/>
            <w:szCs w:val="24"/>
          </w:rPr>
          <w:t>ful</w:t>
        </w:r>
      </w:ins>
      <w:r>
        <w:rPr>
          <w:rFonts w:ascii="Times New Roman" w:hAnsi="Times New Roman"/>
          <w:sz w:val="24"/>
          <w:szCs w:val="24"/>
        </w:rPr>
        <w:t xml:space="preserve"> </w:t>
      </w:r>
      <w:del w:id="1117" w:author="Garry Stenson" w:date="2018-04-26T11:21:00Z">
        <w:r w:rsidDel="007C0995">
          <w:rPr>
            <w:rFonts w:ascii="Times New Roman" w:hAnsi="Times New Roman"/>
            <w:sz w:val="24"/>
            <w:szCs w:val="24"/>
          </w:rPr>
          <w:delText xml:space="preserve">as an </w:delText>
        </w:r>
      </w:del>
      <w:r>
        <w:rPr>
          <w:rFonts w:ascii="Times New Roman" w:hAnsi="Times New Roman"/>
          <w:sz w:val="24"/>
          <w:szCs w:val="24"/>
        </w:rPr>
        <w:t>indicator of stock abundance (Anon 1995); changes in capelin biology</w:t>
      </w:r>
      <w:ins w:id="1118"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w:t>
      </w:r>
      <w:ins w:id="1119" w:author="Garry Stenson" w:date="2018-04-26T11:21:00Z">
        <w:r w:rsidR="007C0995">
          <w:rPr>
            <w:rFonts w:ascii="Times New Roman" w:hAnsi="Times New Roman"/>
            <w:sz w:val="24"/>
            <w:szCs w:val="24"/>
          </w:rPr>
          <w:t xml:space="preserve">the </w:t>
        </w:r>
      </w:ins>
      <w:r>
        <w:rPr>
          <w:rFonts w:ascii="Times New Roman" w:hAnsi="Times New Roman"/>
          <w:sz w:val="24"/>
          <w:szCs w:val="24"/>
        </w:rPr>
        <w:t>key assumptions of the aerial surveys (Nakashima 1998); and the use of the late-</w:t>
      </w:r>
      <w:del w:id="1120"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t>
      </w:r>
      <w:ins w:id="1121" w:author="Garry Stenson" w:date="2018-04-26T11:21:00Z">
        <w:r w:rsidR="007C0995">
          <w:rPr>
            <w:rFonts w:ascii="Times New Roman" w:hAnsi="Times New Roman"/>
            <w:sz w:val="24"/>
            <w:szCs w:val="24"/>
          </w:rPr>
          <w:t>i</w:t>
        </w:r>
      </w:ins>
      <w:del w:id="1122" w:author="Garry Stenson" w:date="2018-04-26T11:21:00Z">
        <w:r w:rsidDel="007C0995">
          <w:rPr>
            <w:rFonts w:ascii="Times New Roman" w:hAnsi="Times New Roman"/>
            <w:sz w:val="24"/>
            <w:szCs w:val="24"/>
          </w:rPr>
          <w:delText>wa</w:delText>
        </w:r>
      </w:del>
      <w:r>
        <w:rPr>
          <w:rFonts w:ascii="Times New Roman" w:hAnsi="Times New Roman"/>
          <w:sz w:val="24"/>
          <w:szCs w:val="24"/>
        </w:rPr>
        <w:t xml:space="preserve">s misleading (Nakashima and Mowbray 2014). </w:t>
      </w:r>
      <w:ins w:id="1123" w:author="Garry Stenson" w:date="2018-04-26T11:23:00Z">
        <w:r w:rsidR="007C0995">
          <w:rPr>
            <w:rFonts w:ascii="Times New Roman" w:hAnsi="Times New Roman"/>
            <w:sz w:val="24"/>
            <w:szCs w:val="24"/>
          </w:rPr>
          <w:t xml:space="preserve">Based upon the examination of all </w:t>
        </w:r>
      </w:ins>
      <w:ins w:id="1124" w:author="Garry Stenson" w:date="2018-04-26T11:24:00Z">
        <w:r w:rsidR="007C0995">
          <w:rPr>
            <w:rFonts w:ascii="Times New Roman" w:hAnsi="Times New Roman"/>
            <w:sz w:val="24"/>
            <w:szCs w:val="24"/>
          </w:rPr>
          <w:t>of</w:t>
        </w:r>
      </w:ins>
      <w:ins w:id="1125" w:author="Garry Stenson" w:date="2018-04-26T11:23:00Z">
        <w:r w:rsidR="007C0995">
          <w:rPr>
            <w:rFonts w:ascii="Times New Roman" w:hAnsi="Times New Roman"/>
            <w:sz w:val="24"/>
            <w:szCs w:val="24"/>
          </w:rPr>
          <w:t xml:space="preserve"> the available data, we conclude that t</w:t>
        </w:r>
      </w:ins>
      <w:del w:id="1126" w:author="Garry Stenson" w:date="2018-04-26T11:24:00Z">
        <w:r w:rsidDel="007C0995">
          <w:rPr>
            <w:rFonts w:ascii="Times New Roman" w:hAnsi="Times New Roman"/>
            <w:sz w:val="24"/>
            <w:szCs w:val="24"/>
          </w:rPr>
          <w:delText>T</w:delText>
        </w:r>
      </w:del>
      <w:r>
        <w:rPr>
          <w:rFonts w:ascii="Times New Roman" w:hAnsi="Times New Roman"/>
          <w:sz w:val="24"/>
          <w:szCs w:val="24"/>
        </w:rPr>
        <w:t xml:space="preserve">he spring acoustic survey in NAFO Div. 3L </w:t>
      </w:r>
      <w:ins w:id="1127" w:author="Garry Stenson" w:date="2018-04-26T11:23:00Z">
        <w:r w:rsidR="007C0995">
          <w:rPr>
            <w:rFonts w:ascii="Times New Roman" w:hAnsi="Times New Roman"/>
            <w:sz w:val="24"/>
            <w:szCs w:val="24"/>
          </w:rPr>
          <w:t xml:space="preserve">appears to </w:t>
        </w:r>
      </w:ins>
      <w:r>
        <w:rPr>
          <w:rFonts w:ascii="Times New Roman" w:hAnsi="Times New Roman"/>
          <w:sz w:val="24"/>
          <w:szCs w:val="24"/>
        </w:rPr>
        <w:t xml:space="preserve">provides </w:t>
      </w:r>
      <w:ins w:id="1128"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1129" w:author="Montevecchi, William" w:date="2018-04-19T11:29:00Z">
        <w:r w:rsidR="00787366">
          <w:rPr>
            <w:rFonts w:ascii="Times New Roman" w:hAnsi="Times New Roman"/>
            <w:sz w:val="24"/>
            <w:szCs w:val="24"/>
          </w:rPr>
          <w:t>ex</w:t>
        </w:r>
      </w:ins>
      <w:del w:id="1130"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w:t>
      </w:r>
      <w:del w:id="1131" w:author="Garry Stenson" w:date="2018-04-26T11:23:00Z">
        <w:r w:rsidDel="007C0995">
          <w:rPr>
            <w:rFonts w:ascii="Times New Roman" w:hAnsi="Times New Roman"/>
            <w:sz w:val="24"/>
            <w:szCs w:val="24"/>
          </w:rPr>
          <w:delText xml:space="preserve">are </w:delText>
        </w:r>
      </w:del>
      <w:ins w:id="1132" w:author="Garry Stenson" w:date="2018-04-26T11:23:00Z">
        <w:r w:rsidR="007C0995">
          <w:rPr>
            <w:rFonts w:ascii="Times New Roman" w:hAnsi="Times New Roman"/>
            <w:sz w:val="24"/>
            <w:szCs w:val="24"/>
          </w:rPr>
          <w:t xml:space="preserve">must be considered as </w:t>
        </w:r>
      </w:ins>
      <w:r>
        <w:rPr>
          <w:rFonts w:ascii="Times New Roman" w:hAnsi="Times New Roman"/>
          <w:sz w:val="24"/>
          <w:szCs w:val="24"/>
        </w:rPr>
        <w:t xml:space="preserve">minimum estimates, but all data sources examined indicate that the survey captures trends in the capelin </w:t>
      </w:r>
      <w:commentRangeStart w:id="1133"/>
      <w:r w:rsidRPr="00E5311E">
        <w:rPr>
          <w:rFonts w:ascii="Times New Roman" w:hAnsi="Times New Roman"/>
          <w:sz w:val="24"/>
          <w:szCs w:val="24"/>
          <w:lang w:val="en-CA"/>
          <w:rPrChange w:id="1134" w:author="DFO-MPO" w:date="2018-04-13T10:27:00Z">
            <w:rPr>
              <w:rFonts w:ascii="Times New Roman" w:hAnsi="Times New Roman"/>
              <w:sz w:val="24"/>
              <w:szCs w:val="24"/>
              <w:lang w:val="fr-FR"/>
            </w:rPr>
          </w:rPrChange>
        </w:rPr>
        <w:t>population</w:t>
      </w:r>
      <w:commentRangeEnd w:id="1133"/>
      <w:r>
        <w:commentReference w:id="1133"/>
      </w:r>
      <w:ins w:id="1135"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1136" w:author="DFO-MPO" w:date="2018-04-13T10:32:00Z">
            <w:rPr>
              <w:rFonts w:ascii="Times New Roman" w:hAnsi="Times New Roman"/>
              <w:sz w:val="24"/>
              <w:szCs w:val="24"/>
              <w:lang w:val="fr-FR"/>
            </w:rPr>
          </w:rPrChange>
        </w:rPr>
        <w:lastRenderedPageBreak/>
        <w:t>References</w:t>
      </w:r>
    </w:p>
    <w:p w14:paraId="426A0D7F" w14:textId="77777777" w:rsidR="00C041C4" w:rsidRPr="00C041C4" w:rsidRDefault="00E5311E" w:rsidP="00C041C4">
      <w:pPr>
        <w:pStyle w:val="EndNoteBibliography"/>
        <w:spacing w:after="0"/>
        <w:ind w:left="720" w:hanging="720"/>
        <w:rPr>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r w:rsidR="00C041C4" w:rsidRPr="00C041C4">
        <w:rPr>
          <w:noProof/>
        </w:rPr>
        <w:t xml:space="preserve">(!!! INVALID CITATION !!! ) </w:t>
      </w:r>
    </w:p>
    <w:p w14:paraId="52E53331" w14:textId="77777777" w:rsidR="00C041C4" w:rsidRPr="00C041C4" w:rsidRDefault="00C041C4" w:rsidP="00C041C4">
      <w:pPr>
        <w:pStyle w:val="EndNoteBibliography"/>
        <w:spacing w:after="0"/>
        <w:ind w:left="720" w:hanging="720"/>
        <w:rPr>
          <w:noProof/>
        </w:rPr>
      </w:pPr>
      <w:r w:rsidRPr="00C041C4">
        <w:rPr>
          <w:noProof/>
        </w:rPr>
        <w:t>Alheit J, Roy C, Kifani S (2009) Decadal-scale variability in populations. In: Checkley D, Alheit J, Oozeki Y, Roy C (eds) Climate Change and Small Pelagic Fish. Cambridge University Press, Cambridge, UK</w:t>
      </w:r>
    </w:p>
    <w:p w14:paraId="75872535" w14:textId="77777777" w:rsidR="00C041C4" w:rsidRPr="00C041C4" w:rsidRDefault="00C041C4" w:rsidP="00C041C4">
      <w:pPr>
        <w:pStyle w:val="EndNoteBibliography"/>
        <w:spacing w:after="0"/>
        <w:ind w:left="720" w:hanging="720"/>
        <w:rPr>
          <w:noProof/>
        </w:rPr>
      </w:pPr>
      <w:r w:rsidRPr="00C041C4">
        <w:rPr>
          <w:noProof/>
        </w:rPr>
        <w:t>Anon (1998) Capelin in SA2 + Div. 3KL. Book 98/63. Canadian Science Advisory Secretariat (CSAS) Research Document</w:t>
      </w:r>
    </w:p>
    <w:p w14:paraId="7DA84881" w14:textId="77777777" w:rsidR="00C041C4" w:rsidRPr="00C041C4" w:rsidRDefault="00C041C4" w:rsidP="00C041C4">
      <w:pPr>
        <w:pStyle w:val="EndNoteBibliography"/>
        <w:spacing w:after="0"/>
        <w:ind w:left="720" w:hanging="720"/>
        <w:rPr>
          <w:noProof/>
        </w:rPr>
      </w:pPr>
      <w:r w:rsidRPr="00C041C4">
        <w:rPr>
          <w:noProof/>
        </w:rPr>
        <w:t>Bourne C, Mowbray F, Squires B, Croft J (2015) An assessment framework and review of Newfoundland east and south coast Atlantic herring (</w:t>
      </w:r>
      <w:r w:rsidRPr="00C041C4">
        <w:rPr>
          <w:i/>
          <w:noProof/>
        </w:rPr>
        <w:t>Clupea harengus</w:t>
      </w:r>
      <w:r w:rsidRPr="00C041C4">
        <w:rPr>
          <w:noProof/>
        </w:rPr>
        <w:t>) stocks to the spring of 2013. Canadian Science Advisory Secretariat (CSAS) Research Document 2015/029</w:t>
      </w:r>
    </w:p>
    <w:p w14:paraId="5D3286DF" w14:textId="77777777" w:rsidR="00C041C4" w:rsidRPr="00C041C4" w:rsidRDefault="00C041C4" w:rsidP="00C041C4">
      <w:pPr>
        <w:pStyle w:val="EndNoteBibliography"/>
        <w:spacing w:after="0"/>
        <w:ind w:left="720" w:hanging="720"/>
        <w:rPr>
          <w:noProof/>
        </w:rPr>
      </w:pPr>
      <w:r w:rsidRPr="00C041C4">
        <w:rPr>
          <w:noProof/>
        </w:rPr>
        <w:t>Buren AD, Koen-Alonso M, Pepin P, Mowbray F, Nakashima BS, Stenson GB, Ollerhead N, Montevecchi WA (2014a) Bottom-up regulation of capelin, a keystone forage species. PLoS ONE 9:e87589</w:t>
      </w:r>
    </w:p>
    <w:p w14:paraId="4C9667E7" w14:textId="77777777" w:rsidR="00C041C4" w:rsidRPr="00C041C4" w:rsidRDefault="00C041C4" w:rsidP="00C041C4">
      <w:pPr>
        <w:pStyle w:val="EndNoteBibliography"/>
        <w:spacing w:after="0"/>
        <w:ind w:left="720" w:hanging="720"/>
        <w:rPr>
          <w:noProof/>
        </w:rPr>
      </w:pPr>
      <w:r w:rsidRPr="00C041C4">
        <w:rPr>
          <w:noProof/>
        </w:rPr>
        <w:t>Buren AD, Koen-Alonso M, Stenson GB (2014b) The role of harp seals, fisheries and food availability in driving the dynamics of northern cod. Marine Ecology Progress Series 511:265-284</w:t>
      </w:r>
    </w:p>
    <w:p w14:paraId="28358DB9" w14:textId="77777777" w:rsidR="00C041C4" w:rsidRPr="00C041C4" w:rsidRDefault="00C041C4" w:rsidP="00C041C4">
      <w:pPr>
        <w:pStyle w:val="EndNoteBibliography"/>
        <w:spacing w:after="0"/>
        <w:ind w:left="720" w:hanging="720"/>
        <w:rPr>
          <w:noProof/>
        </w:rPr>
      </w:pPr>
      <w:r w:rsidRPr="00C041C4">
        <w:rPr>
          <w:noProof/>
        </w:rPr>
        <w:t>Carscadden J, Nakashima BS, Miller DS (1994) An evaluation of trends in abundance of capelin (Mallotus villosus) from acoustics, aerial surveys and catch rates in NAFO Division 3L, 1982-89. Northw Atl Fish Sci 17:45-57</w:t>
      </w:r>
    </w:p>
    <w:p w14:paraId="2E53F7E8" w14:textId="77777777" w:rsidR="00C041C4" w:rsidRPr="00C041C4" w:rsidRDefault="00C041C4" w:rsidP="00C041C4">
      <w:pPr>
        <w:pStyle w:val="EndNoteBibliography"/>
        <w:spacing w:after="0"/>
        <w:ind w:left="720" w:hanging="720"/>
        <w:rPr>
          <w:noProof/>
        </w:rPr>
      </w:pPr>
      <w:r w:rsidRPr="00C041C4">
        <w:rPr>
          <w:noProof/>
        </w:rPr>
        <w:t>Carscadden JE, Frank KT, Leggett WC (2000) Evaluation of an environment-recruitment model for capelin (M</w:t>
      </w:r>
      <w:r w:rsidRPr="00C041C4">
        <w:rPr>
          <w:i/>
          <w:noProof/>
        </w:rPr>
        <w:t>allotus villosus)</w:t>
      </w:r>
      <w:r w:rsidRPr="00C041C4">
        <w:rPr>
          <w:noProof/>
        </w:rPr>
        <w:t>. ICES J Mar Sci 57:412-418</w:t>
      </w:r>
    </w:p>
    <w:p w14:paraId="27AD0C34" w14:textId="77777777" w:rsidR="00C041C4" w:rsidRPr="00C041C4" w:rsidRDefault="00C041C4" w:rsidP="00C041C4">
      <w:pPr>
        <w:pStyle w:val="EndNoteBibliography"/>
        <w:spacing w:after="0"/>
        <w:ind w:left="720" w:hanging="720"/>
        <w:rPr>
          <w:noProof/>
        </w:rPr>
      </w:pPr>
      <w:r w:rsidRPr="00C041C4">
        <w:rPr>
          <w:noProof/>
        </w:rPr>
        <w:t>Carscadden JE, Frank KT, Leggett WC (2001) Ecosystem changes and the effects on capelin (</w:t>
      </w:r>
      <w:r w:rsidRPr="00C041C4">
        <w:rPr>
          <w:i/>
          <w:noProof/>
        </w:rPr>
        <w:t>Mallotus villosus</w:t>
      </w:r>
      <w:r w:rsidRPr="00C041C4">
        <w:rPr>
          <w:noProof/>
        </w:rPr>
        <w:t>), a major forage species. Canadian Journal of Fisheries and Aquatic Sciences 58:73-85</w:t>
      </w:r>
    </w:p>
    <w:p w14:paraId="5C4553ED" w14:textId="77777777" w:rsidR="00C041C4" w:rsidRPr="00C041C4" w:rsidRDefault="00C041C4" w:rsidP="00C041C4">
      <w:pPr>
        <w:pStyle w:val="EndNoteBibliography"/>
        <w:spacing w:after="0"/>
        <w:ind w:left="720" w:hanging="720"/>
        <w:rPr>
          <w:noProof/>
        </w:rPr>
      </w:pPr>
      <w:r w:rsidRPr="00C041C4">
        <w:rPr>
          <w:noProof/>
        </w:rPr>
        <w:t>Carscadden JE, Gjøsæter H, Vilhjálmsson H (2013) A comparison of recent changes in distribution of capelin (</w:t>
      </w:r>
      <w:r w:rsidRPr="00C041C4">
        <w:rPr>
          <w:i/>
          <w:noProof/>
        </w:rPr>
        <w:t>Mallotus villosus)</w:t>
      </w:r>
      <w:r w:rsidRPr="00C041C4">
        <w:rPr>
          <w:noProof/>
        </w:rPr>
        <w:t xml:space="preserve"> in the Barents Sea, around Iceland and in the Northwest Atlantic. Progress in Oceanography</w:t>
      </w:r>
    </w:p>
    <w:p w14:paraId="50B6B99D" w14:textId="77777777" w:rsidR="00C041C4" w:rsidRPr="00C041C4" w:rsidRDefault="00C041C4" w:rsidP="00C041C4">
      <w:pPr>
        <w:pStyle w:val="EndNoteBibliography"/>
        <w:spacing w:after="0"/>
        <w:ind w:left="720" w:hanging="720"/>
        <w:rPr>
          <w:noProof/>
        </w:rPr>
      </w:pPr>
      <w:r w:rsidRPr="00C041C4">
        <w:rPr>
          <w:noProof/>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14:paraId="162D6C4F" w14:textId="77777777" w:rsidR="00C041C4" w:rsidRPr="00C041C4" w:rsidRDefault="00C041C4" w:rsidP="00C041C4">
      <w:pPr>
        <w:pStyle w:val="EndNoteBibliography"/>
        <w:spacing w:after="0"/>
        <w:ind w:left="720" w:hanging="720"/>
        <w:rPr>
          <w:noProof/>
        </w:rPr>
      </w:pPr>
      <w:r w:rsidRPr="00C041C4">
        <w:rPr>
          <w:noProof/>
        </w:rPr>
        <w:t>Chardine JW, Robertson GJ, Ryan PC, Turner B (2003) Abundance and distribution of common murres breeding at Funk Island, Newfoundland in 1972 and 2000. Canadian Wildlife Service Technical Report Series Atlantic Region:iv + 15</w:t>
      </w:r>
    </w:p>
    <w:p w14:paraId="1EB9F431" w14:textId="77777777" w:rsidR="00C041C4" w:rsidRPr="00C041C4" w:rsidRDefault="00C041C4" w:rsidP="00C041C4">
      <w:pPr>
        <w:pStyle w:val="EndNoteBibliography"/>
        <w:spacing w:after="0"/>
        <w:ind w:left="720" w:hanging="720"/>
        <w:rPr>
          <w:noProof/>
        </w:rPr>
      </w:pPr>
      <w:r w:rsidRPr="00C041C4">
        <w:rPr>
          <w:noProof/>
        </w:rPr>
        <w:t>Chavez FP, Ryan J, Lluch-Cota SE, Ñiquen MC (2003) From anchovies to sardines and back: multidecadal change in the Pacific Ocean. Science 299:217-221</w:t>
      </w:r>
    </w:p>
    <w:p w14:paraId="7632247A" w14:textId="77777777" w:rsidR="00C041C4" w:rsidRPr="00C041C4" w:rsidRDefault="00C041C4" w:rsidP="00C041C4">
      <w:pPr>
        <w:pStyle w:val="EndNoteBibliography"/>
        <w:spacing w:after="0"/>
        <w:ind w:left="720" w:hanging="720"/>
        <w:rPr>
          <w:noProof/>
        </w:rPr>
      </w:pPr>
      <w:r w:rsidRPr="00C041C4">
        <w:rPr>
          <w:noProof/>
        </w:rPr>
        <w:t>Cury PM, Boyd IL, Bonhommeau S, Anker-Nilssen T, Crawford RJM, Furness RW, Mills JA, Murphy EJ, Österblom H, Paleczny M, Piatt JF, Roux J-P, Shannon L, Sydeman WJ (2011) Global Seabird Response to Forage Fish Depletion—One-Third for the Birds. Science 334:1703</w:t>
      </w:r>
    </w:p>
    <w:p w14:paraId="0B6FA855" w14:textId="77777777" w:rsidR="00C041C4" w:rsidRPr="00C041C4" w:rsidRDefault="00C041C4" w:rsidP="00C041C4">
      <w:pPr>
        <w:pStyle w:val="EndNoteBibliography"/>
        <w:spacing w:after="0"/>
        <w:ind w:left="720" w:hanging="720"/>
        <w:rPr>
          <w:noProof/>
        </w:rPr>
      </w:pPr>
      <w:r w:rsidRPr="00C041C4">
        <w:rPr>
          <w:noProof/>
        </w:rPr>
        <w:t>Dalley EL, Anderson JT, deYoung B (2002) Atmospheric forcing, larval drift, and recruitment of capelin ( Mallotus villosus ). ICES Journal of Marine Science 59:929-941</w:t>
      </w:r>
    </w:p>
    <w:p w14:paraId="75F406F6" w14:textId="77777777" w:rsidR="00C041C4" w:rsidRPr="00C041C4" w:rsidRDefault="00C041C4" w:rsidP="00C041C4">
      <w:pPr>
        <w:pStyle w:val="EndNoteBibliography"/>
        <w:spacing w:after="0"/>
        <w:ind w:left="720" w:hanging="720"/>
        <w:rPr>
          <w:noProof/>
        </w:rPr>
      </w:pPr>
      <w:r w:rsidRPr="00C041C4">
        <w:rPr>
          <w:noProof/>
        </w:rPr>
        <w:t>Davoren GK, Montevecchi WA (2003) Signals from seabirds indicate changing biology of capelin stocks. Marine Ecology Progress Series 258:253-261</w:t>
      </w:r>
    </w:p>
    <w:p w14:paraId="1F7F8F88" w14:textId="77777777" w:rsidR="00C041C4" w:rsidRPr="00C041C4" w:rsidRDefault="00C041C4" w:rsidP="00C041C4">
      <w:pPr>
        <w:pStyle w:val="EndNoteBibliography"/>
        <w:spacing w:after="0"/>
        <w:ind w:left="720" w:hanging="720"/>
        <w:rPr>
          <w:noProof/>
        </w:rPr>
      </w:pPr>
      <w:r w:rsidRPr="00C041C4">
        <w:rPr>
          <w:noProof/>
        </w:rPr>
        <w:t>deYoung B, Rose GA (1993) On recruitment and distribution of Atlantic cod (</w:t>
      </w:r>
      <w:r w:rsidRPr="00C041C4">
        <w:rPr>
          <w:i/>
          <w:noProof/>
        </w:rPr>
        <w:t>Gadus morhua</w:t>
      </w:r>
      <w:r w:rsidRPr="00C041C4">
        <w:rPr>
          <w:noProof/>
        </w:rPr>
        <w:t>) off Newfoundland. Canadian Journal of Fisheries and Aquatic Sciences 50:2729-2741</w:t>
      </w:r>
    </w:p>
    <w:p w14:paraId="198C504E" w14:textId="77777777" w:rsidR="00C041C4" w:rsidRPr="00C041C4" w:rsidRDefault="00C041C4" w:rsidP="00C041C4">
      <w:pPr>
        <w:pStyle w:val="EndNoteBibliography"/>
        <w:spacing w:after="0"/>
        <w:ind w:left="720" w:hanging="720"/>
        <w:rPr>
          <w:noProof/>
        </w:rPr>
      </w:pPr>
      <w:r w:rsidRPr="00C041C4">
        <w:rPr>
          <w:noProof/>
        </w:rPr>
        <w:t>DFO (1994) Report on the status of pelagic fishes (capelin off Newfoundland and in the Gulf of St. Lawrence, and herring off the East, Southeast and South coasts off Newfoundland). DFO Atlantic Fisheries Stock Status Report 1994/3</w:t>
      </w:r>
    </w:p>
    <w:p w14:paraId="49814C51" w14:textId="77777777" w:rsidR="00C041C4" w:rsidRPr="00C041C4" w:rsidRDefault="00C041C4" w:rsidP="00C041C4">
      <w:pPr>
        <w:pStyle w:val="EndNoteBibliography"/>
        <w:spacing w:after="0"/>
        <w:ind w:left="720" w:hanging="720"/>
        <w:rPr>
          <w:noProof/>
        </w:rPr>
      </w:pPr>
      <w:r w:rsidRPr="00C041C4">
        <w:rPr>
          <w:noProof/>
        </w:rPr>
        <w:t>DFO (2008) Assessment of capelin in SA2+Div. 3KL in 2008. DFO Canadian Science Advisory Secretariat Science Advisory Report 2008/054</w:t>
      </w:r>
    </w:p>
    <w:p w14:paraId="087EF5B3" w14:textId="77777777" w:rsidR="00C041C4" w:rsidRPr="00C041C4" w:rsidRDefault="00C041C4" w:rsidP="00C041C4">
      <w:pPr>
        <w:pStyle w:val="EndNoteBibliography"/>
        <w:spacing w:after="0"/>
        <w:ind w:left="720" w:hanging="720"/>
        <w:rPr>
          <w:noProof/>
        </w:rPr>
      </w:pPr>
      <w:r w:rsidRPr="00C041C4">
        <w:rPr>
          <w:noProof/>
        </w:rPr>
        <w:lastRenderedPageBreak/>
        <w:t>DFO (2010) Assessment of Capelin in SA 2 + Div. 3KL in 2010. DFO Canadian Science Advisory Secretariat Science Advisory Report 2010/090</w:t>
      </w:r>
    </w:p>
    <w:p w14:paraId="78F74631" w14:textId="77777777" w:rsidR="00C041C4" w:rsidRPr="00C041C4" w:rsidRDefault="00C041C4" w:rsidP="00C041C4">
      <w:pPr>
        <w:pStyle w:val="EndNoteBibliography"/>
        <w:spacing w:after="0"/>
        <w:ind w:left="720" w:hanging="720"/>
        <w:rPr>
          <w:noProof/>
        </w:rPr>
      </w:pPr>
      <w:r w:rsidRPr="00C041C4">
        <w:rPr>
          <w:noProof/>
        </w:rPr>
        <w:t>DFO (2013) Assessment of capelin in SA2 + Div. 3KL in 2013. DFO Canadian Science Advisory Secretariat Science Advisory Report 2013/11</w:t>
      </w:r>
    </w:p>
    <w:p w14:paraId="3A4E9EC6" w14:textId="77777777" w:rsidR="00C041C4" w:rsidRPr="00C041C4" w:rsidRDefault="00C041C4" w:rsidP="00C041C4">
      <w:pPr>
        <w:pStyle w:val="EndNoteBibliography"/>
        <w:spacing w:after="0"/>
        <w:ind w:left="720" w:hanging="720"/>
        <w:rPr>
          <w:noProof/>
        </w:rPr>
      </w:pPr>
      <w:r w:rsidRPr="00C041C4">
        <w:rPr>
          <w:noProof/>
        </w:rPr>
        <w:t>DFO (2015) Assessment of capelin in Subarea 2 and Divisions 3KL in 2015. DFO Canadian Science Advisory Secretariat Science Advisory Report 2015/036</w:t>
      </w:r>
    </w:p>
    <w:p w14:paraId="1AE4D4B2" w14:textId="77777777" w:rsidR="00C041C4" w:rsidRPr="00C041C4" w:rsidRDefault="00C041C4" w:rsidP="00C041C4">
      <w:pPr>
        <w:pStyle w:val="EndNoteBibliography"/>
        <w:spacing w:after="0"/>
        <w:ind w:left="720" w:hanging="720"/>
        <w:rPr>
          <w:noProof/>
        </w:rPr>
      </w:pPr>
      <w:r w:rsidRPr="00C041C4">
        <w:rPr>
          <w:noProof/>
        </w:rPr>
        <w:t>Frank KT, Carscadden JE, Simon JE (1996) Recent excursions of capelin (</w:t>
      </w:r>
      <w:r w:rsidRPr="00C041C4">
        <w:rPr>
          <w:i/>
          <w:noProof/>
        </w:rPr>
        <w:t>Mallotus villosus</w:t>
      </w:r>
      <w:r w:rsidRPr="00C041C4">
        <w:rPr>
          <w:noProof/>
        </w:rPr>
        <w:t>) to the Scotian Shelf and Flemish Cap during anomalous hydrographic conditions. Canadian Journal of Fisheries and Aquatic Sciences 53:1473-1486</w:t>
      </w:r>
    </w:p>
    <w:p w14:paraId="1C337B38" w14:textId="77777777" w:rsidR="00C041C4" w:rsidRPr="00C041C4" w:rsidRDefault="00C041C4" w:rsidP="00C041C4">
      <w:pPr>
        <w:pStyle w:val="EndNoteBibliography"/>
        <w:spacing w:after="0"/>
        <w:ind w:left="720" w:hanging="720"/>
        <w:rPr>
          <w:noProof/>
        </w:rPr>
      </w:pPr>
      <w:r w:rsidRPr="00C041C4">
        <w:rPr>
          <w:noProof/>
        </w:rPr>
        <w:t>Frank KT, Petrie B, Boyce D, Leggett WC (2016) Anomalous ecosystem dynamics following the apparent collapse of a keystone forage species. Marine Ecology Progress Series 553:185-202</w:t>
      </w:r>
    </w:p>
    <w:p w14:paraId="0311E312" w14:textId="77777777" w:rsidR="00C041C4" w:rsidRPr="00C041C4" w:rsidRDefault="00C041C4" w:rsidP="00C041C4">
      <w:pPr>
        <w:pStyle w:val="EndNoteBibliography"/>
        <w:spacing w:after="0"/>
        <w:ind w:left="720" w:hanging="720"/>
        <w:rPr>
          <w:noProof/>
        </w:rPr>
      </w:pPr>
      <w:r w:rsidRPr="00C041C4">
        <w:rPr>
          <w:noProof/>
        </w:rPr>
        <w:t>Frank KT, Petrie B, Choi JS, Leggett WC (2005) Trophic Cascades in a Formerly Cod-Dominated Ecosystem. Science 308:1621</w:t>
      </w:r>
    </w:p>
    <w:p w14:paraId="559DB4F4" w14:textId="77777777" w:rsidR="00C041C4" w:rsidRPr="00C041C4" w:rsidRDefault="00C041C4" w:rsidP="00C041C4">
      <w:pPr>
        <w:pStyle w:val="EndNoteBibliography"/>
        <w:spacing w:after="0"/>
        <w:ind w:left="720" w:hanging="720"/>
        <w:rPr>
          <w:noProof/>
        </w:rPr>
      </w:pPr>
      <w:r w:rsidRPr="00C041C4">
        <w:rPr>
          <w:noProof/>
        </w:rPr>
        <w:t>Gislason H, Daan N, Rice Jake C, Pope John G (2010) Size, growth, temperature and the natural mortality of marine fish. Fish and Fisheries 11:149-158</w:t>
      </w:r>
    </w:p>
    <w:p w14:paraId="48BDE5BB" w14:textId="77777777" w:rsidR="00C041C4" w:rsidRPr="00C041C4" w:rsidRDefault="00C041C4" w:rsidP="00C041C4">
      <w:pPr>
        <w:pStyle w:val="EndNoteBibliography"/>
        <w:spacing w:after="0"/>
        <w:ind w:left="720" w:hanging="720"/>
        <w:rPr>
          <w:noProof/>
        </w:rPr>
      </w:pPr>
      <w:r w:rsidRPr="00C041C4">
        <w:rPr>
          <w:noProof/>
        </w:rPr>
        <w:t>Gjøsæter H (1998) The population biology and exploitation of capelin (Mallotus villosus) in the barents sea. Sarsia 83:453-496</w:t>
      </w:r>
    </w:p>
    <w:p w14:paraId="71CFB0DB" w14:textId="77777777" w:rsidR="00C041C4" w:rsidRPr="00C041C4" w:rsidRDefault="00C041C4" w:rsidP="00C041C4">
      <w:pPr>
        <w:pStyle w:val="EndNoteBibliography"/>
        <w:spacing w:after="0"/>
        <w:ind w:left="720" w:hanging="720"/>
        <w:rPr>
          <w:noProof/>
        </w:rPr>
      </w:pPr>
      <w:r w:rsidRPr="00C041C4">
        <w:rPr>
          <w:noProof/>
        </w:rPr>
        <w:t>Gjøsæter H, Bogstad B, Tjelmeland S (2009) Ecosystem effects of the three capelin stock collapses in the Barents Sea. Marine Biology Research 5:40-53</w:t>
      </w:r>
    </w:p>
    <w:p w14:paraId="006E0D96" w14:textId="77777777" w:rsidR="00C041C4" w:rsidRPr="00C041C4" w:rsidRDefault="00C041C4" w:rsidP="00C041C4">
      <w:pPr>
        <w:pStyle w:val="EndNoteBibliography"/>
        <w:spacing w:after="0"/>
        <w:ind w:left="720" w:hanging="720"/>
        <w:rPr>
          <w:noProof/>
        </w:rPr>
      </w:pPr>
      <w:r w:rsidRPr="00C041C4">
        <w:rPr>
          <w:noProof/>
        </w:rPr>
        <w:t>Gomes MdC, Haedrich RL, Villagarcia MG (1995) Spatial and temporal changes in the groundfish assemblages on the north-east Newfoundland/Labrador Shelf, north-west Atlantic, 1978-1991. Fisheries Oceanography 4:85-101</w:t>
      </w:r>
    </w:p>
    <w:p w14:paraId="0654821A" w14:textId="77777777" w:rsidR="00C041C4" w:rsidRPr="00C041C4" w:rsidRDefault="00C041C4" w:rsidP="00C041C4">
      <w:pPr>
        <w:pStyle w:val="EndNoteBibliography"/>
        <w:spacing w:after="0"/>
        <w:ind w:left="720" w:hanging="720"/>
        <w:rPr>
          <w:noProof/>
        </w:rPr>
      </w:pPr>
      <w:r w:rsidRPr="00C041C4">
        <w:rPr>
          <w:noProof/>
        </w:rPr>
        <w:t>Hammill MO, Stenson GB, Doniol-Valcroze T, Mosnier A (2011) Northwest Atlantic harp seals population trends, 1952-2012. DFO Canadian Science Advisory Secretariat Research Document 2011/099</w:t>
      </w:r>
    </w:p>
    <w:p w14:paraId="3F668D10" w14:textId="77777777" w:rsidR="00C041C4" w:rsidRPr="00C041C4" w:rsidRDefault="00C041C4" w:rsidP="00C041C4">
      <w:pPr>
        <w:pStyle w:val="EndNoteBibliography"/>
        <w:spacing w:after="0"/>
        <w:ind w:left="720" w:hanging="720"/>
        <w:rPr>
          <w:noProof/>
        </w:rPr>
      </w:pPr>
      <w:r w:rsidRPr="00C041C4">
        <w:rPr>
          <w:noProof/>
        </w:rPr>
        <w:t>Hammill MO, Stenson GB, Doniol-Valcroze T, Mosnier A (2015) Conservation of northwest Atlantic harp seals: Past success, future uncertainty? Biological Conservation 192:181-191</w:t>
      </w:r>
    </w:p>
    <w:p w14:paraId="721C9548" w14:textId="77777777" w:rsidR="00C041C4" w:rsidRPr="00C041C4" w:rsidRDefault="00C041C4" w:rsidP="00C041C4">
      <w:pPr>
        <w:pStyle w:val="EndNoteBibliography"/>
        <w:spacing w:after="0"/>
        <w:ind w:left="720" w:hanging="720"/>
        <w:rPr>
          <w:noProof/>
        </w:rPr>
      </w:pPr>
      <w:r w:rsidRPr="00C041C4">
        <w:rPr>
          <w:noProof/>
        </w:rPr>
        <w:t>Hamre J (1994) Biodiversity and exploitation of the main fish stocks in the Norwegian - Barents Sea ecosystem. Biodiversity &amp; Conservation 3:473-492</w:t>
      </w:r>
    </w:p>
    <w:p w14:paraId="5D04A274" w14:textId="77777777" w:rsidR="00C041C4" w:rsidRPr="00C041C4" w:rsidRDefault="00C041C4" w:rsidP="00C041C4">
      <w:pPr>
        <w:pStyle w:val="EndNoteBibliography"/>
        <w:spacing w:after="0"/>
        <w:ind w:left="720" w:hanging="720"/>
        <w:rPr>
          <w:noProof/>
        </w:rPr>
      </w:pPr>
      <w:r w:rsidRPr="00C041C4">
        <w:rPr>
          <w:noProof/>
        </w:rPr>
        <w:t>Huse G (1998) Sex-specific life history strategies in capelin (</w:t>
      </w:r>
      <w:r w:rsidRPr="00C041C4">
        <w:rPr>
          <w:i/>
          <w:noProof/>
        </w:rPr>
        <w:t>Mallotus villosus</w:t>
      </w:r>
      <w:r w:rsidRPr="00C041C4">
        <w:rPr>
          <w:noProof/>
        </w:rPr>
        <w:t>)? Canadian Journal of Fisheries and Aquatic Sciences 55:631-638</w:t>
      </w:r>
    </w:p>
    <w:p w14:paraId="44B709A6" w14:textId="77777777" w:rsidR="00C041C4" w:rsidRPr="00C041C4" w:rsidRDefault="00C041C4" w:rsidP="00C041C4">
      <w:pPr>
        <w:pStyle w:val="EndNoteBibliography"/>
        <w:spacing w:after="0"/>
        <w:ind w:left="720" w:hanging="720"/>
        <w:rPr>
          <w:noProof/>
        </w:rPr>
      </w:pPr>
      <w:r w:rsidRPr="00C041C4">
        <w:rPr>
          <w:noProof/>
        </w:rPr>
        <w:t>ICES (2017) Report of the North Western Working Group (NWWG). Copenhagen, Denmark</w:t>
      </w:r>
    </w:p>
    <w:p w14:paraId="516F9F54" w14:textId="77777777" w:rsidR="00C041C4" w:rsidRPr="00C041C4" w:rsidRDefault="00C041C4" w:rsidP="00C041C4">
      <w:pPr>
        <w:pStyle w:val="EndNoteBibliography"/>
        <w:spacing w:after="0"/>
        <w:ind w:left="720" w:hanging="720"/>
        <w:rPr>
          <w:noProof/>
        </w:rPr>
      </w:pPr>
      <w:r w:rsidRPr="00C041C4">
        <w:rPr>
          <w:noProof/>
        </w:rPr>
        <w:t>Jangaard PM (1974) The capelin (</w:t>
      </w:r>
      <w:r w:rsidRPr="00C041C4">
        <w:rPr>
          <w:i/>
          <w:noProof/>
        </w:rPr>
        <w:t>Mallotus villosus</w:t>
      </w:r>
      <w:r w:rsidRPr="00C041C4">
        <w:rPr>
          <w:noProof/>
        </w:rPr>
        <w:t>): biology, distribution, exploitation, utilization, and composition. Bulletin of the Fisheries Research Board of Canada 186:1-70</w:t>
      </w:r>
    </w:p>
    <w:p w14:paraId="332D252C" w14:textId="77777777" w:rsidR="00C041C4" w:rsidRPr="00C041C4" w:rsidRDefault="00C041C4" w:rsidP="00C041C4">
      <w:pPr>
        <w:pStyle w:val="EndNoteBibliography"/>
        <w:spacing w:after="0"/>
        <w:ind w:left="720" w:hanging="720"/>
        <w:rPr>
          <w:noProof/>
        </w:rPr>
      </w:pPr>
      <w:r w:rsidRPr="00C041C4">
        <w:rPr>
          <w:noProof/>
        </w:rPr>
        <w:t xml:space="preserve">Koen-Alonso M, Pepin P, Mowbray F (2010) Exploring the role of environmental and anthropogenic drivers in the trajectories of core fish species of the Newfoundland-Labrador marine community. </w:t>
      </w:r>
    </w:p>
    <w:p w14:paraId="486A6F0E" w14:textId="77777777" w:rsidR="00C041C4" w:rsidRPr="00C041C4" w:rsidRDefault="00C041C4" w:rsidP="00C041C4">
      <w:pPr>
        <w:pStyle w:val="EndNoteBibliography"/>
        <w:spacing w:after="0"/>
        <w:ind w:left="720" w:hanging="720"/>
        <w:rPr>
          <w:noProof/>
        </w:rPr>
      </w:pPr>
      <w:r w:rsidRPr="00C041C4">
        <w:rPr>
          <w:noProof/>
        </w:rPr>
        <w:t>Lilly GR, Hop H, Stansbury DE, Bishop CA (1994) Distribution and abundance of polar cod (</w:t>
      </w:r>
      <w:r w:rsidRPr="00C041C4">
        <w:rPr>
          <w:i/>
          <w:noProof/>
        </w:rPr>
        <w:t>Boreogadus saida</w:t>
      </w:r>
      <w:r w:rsidRPr="00C041C4">
        <w:rPr>
          <w:noProof/>
        </w:rPr>
        <w:t>) off southern Labrador and eastern Newfoundland. ICES CM 0:6</w:t>
      </w:r>
    </w:p>
    <w:p w14:paraId="7215297B" w14:textId="77777777" w:rsidR="00C041C4" w:rsidRPr="00C041C4" w:rsidRDefault="00C041C4" w:rsidP="00C041C4">
      <w:pPr>
        <w:pStyle w:val="EndNoteBibliography"/>
        <w:spacing w:after="0"/>
        <w:ind w:left="720" w:hanging="720"/>
        <w:rPr>
          <w:noProof/>
        </w:rPr>
      </w:pPr>
      <w:r w:rsidRPr="00C041C4">
        <w:rPr>
          <w:noProof/>
        </w:rPr>
        <w:t>Lilly GR, Parsons DG, Kulka DW (2000) Was the increase in shrimp biomass on the northeast Newfoundland shelf a consequence of a release in predation pressure from cod? Journal of Northwest Atlantic Fishery Science 27:45-61</w:t>
      </w:r>
    </w:p>
    <w:p w14:paraId="571B5AB6" w14:textId="77777777" w:rsidR="00C041C4" w:rsidRPr="00C041C4" w:rsidRDefault="00C041C4" w:rsidP="00C041C4">
      <w:pPr>
        <w:pStyle w:val="EndNoteBibliography"/>
        <w:spacing w:after="0"/>
        <w:ind w:left="720" w:hanging="720"/>
        <w:rPr>
          <w:noProof/>
        </w:rPr>
      </w:pPr>
      <w:r w:rsidRPr="00C041C4">
        <w:rPr>
          <w:noProof/>
        </w:rPr>
        <w:t>McQuinn IH (2009) Pelagic fish outburst or suprabenthic habitat occupation: legacy of the Atlantic cod (</w:t>
      </w:r>
      <w:r w:rsidRPr="00C041C4">
        <w:rPr>
          <w:i/>
          <w:noProof/>
        </w:rPr>
        <w:t>Gadus morhua</w:t>
      </w:r>
      <w:r w:rsidRPr="00C041C4">
        <w:rPr>
          <w:noProof/>
        </w:rPr>
        <w:t>) collapse in eastern Canada. Canadian Journal of Fisheries and Aquatic Sciences 66:2256-2262</w:t>
      </w:r>
    </w:p>
    <w:p w14:paraId="2B725CD9" w14:textId="77777777" w:rsidR="00C041C4" w:rsidRPr="00C041C4" w:rsidRDefault="00C041C4" w:rsidP="00C041C4">
      <w:pPr>
        <w:pStyle w:val="EndNoteBibliography"/>
        <w:spacing w:after="0"/>
        <w:ind w:left="720" w:hanging="720"/>
        <w:rPr>
          <w:noProof/>
        </w:rPr>
      </w:pPr>
      <w:r w:rsidRPr="00C041C4">
        <w:rPr>
          <w:noProof/>
        </w:rPr>
        <w:t>Melvin GD, Fife FJ, Sochasky JB, Power MJ, Stephenson RL (1995) The 1995 Update on Georges Bank 5Z Herring Stock. DFO Atlantic Fisheries Research Document 95/86</w:t>
      </w:r>
    </w:p>
    <w:p w14:paraId="411DD191" w14:textId="77777777" w:rsidR="00C041C4" w:rsidRPr="00C041C4" w:rsidRDefault="00C041C4" w:rsidP="00C041C4">
      <w:pPr>
        <w:pStyle w:val="EndNoteBibliography"/>
        <w:spacing w:after="0"/>
        <w:ind w:left="720" w:hanging="720"/>
        <w:rPr>
          <w:noProof/>
        </w:rPr>
      </w:pPr>
      <w:r w:rsidRPr="00C041C4">
        <w:rPr>
          <w:noProof/>
        </w:rPr>
        <w:t>Miller DS (1994) Results from an acoustic survey for capelin (</w:t>
      </w:r>
      <w:r w:rsidRPr="00C041C4">
        <w:rPr>
          <w:i/>
          <w:noProof/>
        </w:rPr>
        <w:t>Mallotus villosus</w:t>
      </w:r>
      <w:r w:rsidRPr="00C041C4">
        <w:rPr>
          <w:noProof/>
        </w:rPr>
        <w:t>) in NAFO Divisions 2J3KL in the autumn of 1993.  Capelin in SA2 + Div 3KL DFO Atlantic Fisheries Research Document 94/18</w:t>
      </w:r>
    </w:p>
    <w:p w14:paraId="1F7CB2BE" w14:textId="77777777" w:rsidR="00C041C4" w:rsidRPr="00C041C4" w:rsidRDefault="00C041C4" w:rsidP="00C041C4">
      <w:pPr>
        <w:pStyle w:val="EndNoteBibliography"/>
        <w:spacing w:after="0"/>
        <w:ind w:left="720" w:hanging="720"/>
        <w:rPr>
          <w:noProof/>
        </w:rPr>
      </w:pPr>
      <w:r w:rsidRPr="00C041C4">
        <w:rPr>
          <w:noProof/>
        </w:rPr>
        <w:lastRenderedPageBreak/>
        <w:t>Miller DS (1997) Results from an acoustic survey for capelin (</w:t>
      </w:r>
      <w:r w:rsidRPr="00C041C4">
        <w:rPr>
          <w:i/>
          <w:noProof/>
        </w:rPr>
        <w:t>Mallotus villosus</w:t>
      </w:r>
      <w:r w:rsidRPr="00C041C4">
        <w:rPr>
          <w:noProof/>
        </w:rPr>
        <w:t>) in NAFO Divisions 3KL in the spring of 1996.  Capelin in SA2 + Div 3KL DFO Atlantic Fisheries Research Document 97/29</w:t>
      </w:r>
    </w:p>
    <w:p w14:paraId="166AB882" w14:textId="77777777" w:rsidR="00C041C4" w:rsidRPr="00C041C4" w:rsidRDefault="00C041C4" w:rsidP="00C041C4">
      <w:pPr>
        <w:pStyle w:val="EndNoteBibliography"/>
        <w:spacing w:after="0"/>
        <w:ind w:left="720" w:hanging="720"/>
        <w:rPr>
          <w:noProof/>
        </w:rPr>
      </w:pPr>
      <w:r w:rsidRPr="00C041C4">
        <w:rPr>
          <w:noProof/>
        </w:rPr>
        <w:t>Morgan MJ, Koen-Alonso M, Rideout RM, Buren AD, Maddock Parsons D (2017) Growth and condition in relation to the lack of recovery of northern cod. ICES Journal of Marine Science:fsx166-fsx166</w:t>
      </w:r>
    </w:p>
    <w:p w14:paraId="68745761" w14:textId="77777777" w:rsidR="00C041C4" w:rsidRPr="00C041C4" w:rsidRDefault="00C041C4" w:rsidP="00C041C4">
      <w:pPr>
        <w:pStyle w:val="EndNoteBibliography"/>
        <w:spacing w:after="0"/>
        <w:ind w:left="720" w:hanging="720"/>
        <w:rPr>
          <w:noProof/>
        </w:rPr>
      </w:pPr>
      <w:r w:rsidRPr="00C041C4">
        <w:rPr>
          <w:noProof/>
        </w:rPr>
        <w:t>Mowbray F (2002) Changes in the vertical distribution of capelin (</w:t>
      </w:r>
      <w:r w:rsidRPr="00C041C4">
        <w:rPr>
          <w:i/>
          <w:noProof/>
        </w:rPr>
        <w:t>Mallotus villosus</w:t>
      </w:r>
      <w:r w:rsidRPr="00C041C4">
        <w:rPr>
          <w:noProof/>
        </w:rPr>
        <w:t>) off Newfoundland. ICES Journal of Marine Science 59:942-949</w:t>
      </w:r>
    </w:p>
    <w:p w14:paraId="4EFC2373" w14:textId="77777777" w:rsidR="00C041C4" w:rsidRPr="00C041C4" w:rsidRDefault="00C041C4" w:rsidP="00C041C4">
      <w:pPr>
        <w:pStyle w:val="EndNoteBibliography"/>
        <w:spacing w:after="0"/>
        <w:ind w:left="720" w:hanging="720"/>
        <w:rPr>
          <w:noProof/>
        </w:rPr>
      </w:pPr>
      <w:r w:rsidRPr="00C041C4">
        <w:rPr>
          <w:noProof/>
        </w:rPr>
        <w:t xml:space="preserve">Mowbray F (2014) Recent spring offshore acoustic survey results for capelin, </w:t>
      </w:r>
      <w:r w:rsidRPr="00C041C4">
        <w:rPr>
          <w:i/>
          <w:noProof/>
        </w:rPr>
        <w:t>Mallotus villosus</w:t>
      </w:r>
      <w:r w:rsidRPr="00C041C4">
        <w:rPr>
          <w:noProof/>
        </w:rPr>
        <w:t>, in NAFO Division 3L. DFO Canadian Science Advisory Secretariat Research Document 2013/040</w:t>
      </w:r>
    </w:p>
    <w:p w14:paraId="3104B1D5" w14:textId="77777777" w:rsidR="00C041C4" w:rsidRPr="00C041C4" w:rsidRDefault="00C041C4" w:rsidP="00C041C4">
      <w:pPr>
        <w:pStyle w:val="EndNoteBibliography"/>
        <w:spacing w:after="0"/>
        <w:ind w:left="720" w:hanging="720"/>
        <w:rPr>
          <w:noProof/>
        </w:rPr>
      </w:pPr>
      <w:r w:rsidRPr="00C041C4">
        <w:rPr>
          <w:noProof/>
        </w:rPr>
        <w:t>Murphy HM, Pepin P, Robert D (2018) Re-visiting the drivers of capelin recruitment in Newfoundland since 1991. Fisheries Research 200:1-10</w:t>
      </w:r>
    </w:p>
    <w:p w14:paraId="35E2DCBF" w14:textId="77777777" w:rsidR="00C041C4" w:rsidRPr="00C041C4" w:rsidRDefault="00C041C4" w:rsidP="00C041C4">
      <w:pPr>
        <w:pStyle w:val="EndNoteBibliography"/>
        <w:spacing w:after="0"/>
        <w:ind w:left="720" w:hanging="720"/>
        <w:rPr>
          <w:noProof/>
        </w:rPr>
      </w:pPr>
      <w:r w:rsidRPr="00C041C4">
        <w:rPr>
          <w:noProof/>
        </w:rPr>
        <w:t>Nakashima B (1996) The relationship between oceanographic conditions in the 1990s and changes in spawning behaviour, growth and early life history of capelin (M</w:t>
      </w:r>
      <w:r w:rsidRPr="00C041C4">
        <w:rPr>
          <w:i/>
          <w:noProof/>
        </w:rPr>
        <w:t>allotus villosus)</w:t>
      </w:r>
      <w:r w:rsidRPr="00C041C4">
        <w:rPr>
          <w:noProof/>
        </w:rPr>
        <w:t>. NAFO Sci Coun Studies 24:55-68</w:t>
      </w:r>
    </w:p>
    <w:p w14:paraId="7366D5E6" w14:textId="77777777" w:rsidR="00C041C4" w:rsidRPr="00C041C4" w:rsidRDefault="00C041C4" w:rsidP="00C041C4">
      <w:pPr>
        <w:pStyle w:val="EndNoteBibliography"/>
        <w:spacing w:after="0"/>
        <w:ind w:left="720" w:hanging="720"/>
        <w:rPr>
          <w:noProof/>
        </w:rPr>
      </w:pPr>
      <w:r w:rsidRPr="00C041C4">
        <w:rPr>
          <w:noProof/>
        </w:rPr>
        <w:t>Nakashima BS (1992) Patterns in coastal migration and stock structure of capelin (</w:t>
      </w:r>
      <w:r w:rsidRPr="00C041C4">
        <w:rPr>
          <w:i/>
          <w:noProof/>
        </w:rPr>
        <w:t>Mallotus villosus</w:t>
      </w:r>
      <w:r w:rsidRPr="00C041C4">
        <w:rPr>
          <w:noProof/>
        </w:rPr>
        <w:t>). Canadian Journal of Fisheries and Aquatic Sciences 49:2423-2429</w:t>
      </w:r>
    </w:p>
    <w:p w14:paraId="13DEE06F" w14:textId="77777777" w:rsidR="00C041C4" w:rsidRPr="00C041C4" w:rsidRDefault="00C041C4" w:rsidP="00C041C4">
      <w:pPr>
        <w:pStyle w:val="EndNoteBibliography"/>
        <w:spacing w:after="0"/>
        <w:ind w:left="720" w:hanging="720"/>
        <w:rPr>
          <w:noProof/>
        </w:rPr>
      </w:pPr>
      <w:r w:rsidRPr="00C041C4">
        <w:rPr>
          <w:noProof/>
        </w:rPr>
        <w:t>Nakashima BS (1998) Results of the 1997 aerial survey of capelin (Mallotus villosus) schools. in Anon: Capelin in SA2 + Div. 3KL. Canadian Stock Assessment Secretariat Research Document 98/63.</w:t>
      </w:r>
    </w:p>
    <w:p w14:paraId="16AC75AE" w14:textId="77777777" w:rsidR="00C041C4" w:rsidRPr="00C041C4" w:rsidRDefault="00C041C4" w:rsidP="00C041C4">
      <w:pPr>
        <w:pStyle w:val="EndNoteBibliography"/>
        <w:spacing w:after="0"/>
        <w:ind w:left="720" w:hanging="720"/>
        <w:rPr>
          <w:noProof/>
        </w:rPr>
      </w:pPr>
      <w:r w:rsidRPr="00C041C4">
        <w:rPr>
          <w:noProof/>
        </w:rPr>
        <w:t>Nakashima BS, Mowbray F (2014) Capelin (</w:t>
      </w:r>
      <w:r w:rsidRPr="00C041C4">
        <w:rPr>
          <w:i/>
          <w:noProof/>
        </w:rPr>
        <w:t>Mallotus villosus)</w:t>
      </w:r>
      <w:r w:rsidRPr="00C041C4">
        <w:rPr>
          <w:noProof/>
        </w:rPr>
        <w:t xml:space="preserve"> recruitment indices in NAFO Division 3KL. DFO Canadian Science Advisory Secretariat Research Document 2013/091</w:t>
      </w:r>
    </w:p>
    <w:p w14:paraId="070DDD51" w14:textId="77777777" w:rsidR="00C041C4" w:rsidRPr="00C041C4" w:rsidRDefault="00C041C4" w:rsidP="00C041C4">
      <w:pPr>
        <w:pStyle w:val="EndNoteBibliography"/>
        <w:spacing w:after="0"/>
        <w:ind w:left="720" w:hanging="720"/>
        <w:rPr>
          <w:noProof/>
        </w:rPr>
      </w:pPr>
      <w:r w:rsidRPr="00C041C4">
        <w:rPr>
          <w:noProof/>
        </w:rPr>
        <w:t>Nakashima BS, Wheeler JP (2002) Capelin (</w:t>
      </w:r>
      <w:r w:rsidRPr="00C041C4">
        <w:rPr>
          <w:i/>
          <w:noProof/>
        </w:rPr>
        <w:t>Mallotus villosus</w:t>
      </w:r>
      <w:r w:rsidRPr="00C041C4">
        <w:rPr>
          <w:noProof/>
        </w:rPr>
        <w:t>) spawning behaviour in Newfoundland waters - the interaction between beach and demersal spawning. ICES Journal of Marine Science 59:909-916</w:t>
      </w:r>
    </w:p>
    <w:p w14:paraId="74A77B74" w14:textId="77777777" w:rsidR="00C041C4" w:rsidRPr="00C041C4" w:rsidRDefault="00C041C4" w:rsidP="00C041C4">
      <w:pPr>
        <w:pStyle w:val="EndNoteBibliography"/>
        <w:spacing w:after="0"/>
        <w:ind w:left="720" w:hanging="720"/>
        <w:rPr>
          <w:noProof/>
        </w:rPr>
      </w:pPr>
      <w:r w:rsidRPr="00C041C4">
        <w:rPr>
          <w:noProof/>
        </w:rPr>
        <w:t>Nilssen KT, Haug T, Øritsland T, Lindblom L, Kjellqwist SA (1998) Invasions of harp seals Phoca groenlandica Erxleben to coastal waters of nor way in 1995: Ecological and demographic implications. Sarsia 83:337-345</w:t>
      </w:r>
    </w:p>
    <w:p w14:paraId="77FA09CE" w14:textId="77777777" w:rsidR="00C041C4" w:rsidRPr="00C041C4" w:rsidRDefault="00C041C4" w:rsidP="00C041C4">
      <w:pPr>
        <w:pStyle w:val="EndNoteBibliography"/>
        <w:spacing w:after="0"/>
        <w:ind w:left="720" w:hanging="720"/>
        <w:rPr>
          <w:noProof/>
        </w:rPr>
      </w:pPr>
      <w:r w:rsidRPr="00C041C4">
        <w:rPr>
          <w:noProof/>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14:paraId="60D46068" w14:textId="77777777" w:rsidR="00C041C4" w:rsidRPr="00C041C4" w:rsidRDefault="00C041C4" w:rsidP="00C041C4">
      <w:pPr>
        <w:pStyle w:val="EndNoteBibliography"/>
        <w:spacing w:after="0"/>
        <w:ind w:left="720" w:hanging="720"/>
        <w:rPr>
          <w:noProof/>
        </w:rPr>
      </w:pPr>
      <w:r w:rsidRPr="00C041C4">
        <w:rPr>
          <w:noProof/>
        </w:rPr>
        <w:t>Pedersen EJ, Thompson PL, Ball RA, Fortin M-J, Gouhier TC, Link H, Moritz C, Nenzen H, Stanley RRE, Taranu ZE, Gonzalez A, Guichard F, Pepin P (2017) Signatures of the collapse and incipient recovery of an overexploited marine ecosystem. Royal Society Open Science 4</w:t>
      </w:r>
    </w:p>
    <w:p w14:paraId="1C11A2EF" w14:textId="77777777" w:rsidR="00C041C4" w:rsidRPr="00C041C4" w:rsidRDefault="00C041C4" w:rsidP="00C041C4">
      <w:pPr>
        <w:pStyle w:val="EndNoteBibliography"/>
        <w:spacing w:after="0"/>
        <w:ind w:left="720" w:hanging="720"/>
        <w:rPr>
          <w:noProof/>
        </w:rPr>
      </w:pPr>
      <w:r w:rsidRPr="00C041C4">
        <w:rPr>
          <w:noProof/>
        </w:rPr>
        <w:t>Pepin P, Cuff A, Koen-Alonso M, Ollerhead N (2010) Preliminary Analysis for the Delineation of Marine Ecoregions on the NL Shelves. NAFO SCR Doc 10/72</w:t>
      </w:r>
    </w:p>
    <w:p w14:paraId="21AE0684" w14:textId="77777777" w:rsidR="00C041C4" w:rsidRPr="00C041C4" w:rsidRDefault="00C041C4" w:rsidP="00C041C4">
      <w:pPr>
        <w:pStyle w:val="EndNoteBibliography"/>
        <w:spacing w:after="0"/>
        <w:ind w:left="720" w:hanging="720"/>
        <w:rPr>
          <w:noProof/>
        </w:rPr>
      </w:pPr>
      <w:r w:rsidRPr="00C041C4">
        <w:rPr>
          <w:noProof/>
        </w:rPr>
        <w:t>Pepin P, Higdon J, Koen-Alonso M, Fogarty M, Ollerhead N (2014) Application of ecoregion analysis to the identification of Ecosystem Production Units (EPUs) in the NAFO Convention Area. NAFO SCR Doc 14/069</w:t>
      </w:r>
    </w:p>
    <w:p w14:paraId="333BD915" w14:textId="77777777" w:rsidR="00C041C4" w:rsidRPr="00C041C4" w:rsidRDefault="00C041C4" w:rsidP="00C041C4">
      <w:pPr>
        <w:pStyle w:val="EndNoteBibliography"/>
        <w:spacing w:after="0"/>
        <w:ind w:left="720" w:hanging="720"/>
        <w:rPr>
          <w:noProof/>
        </w:rPr>
      </w:pPr>
      <w:r w:rsidRPr="00C041C4">
        <w:rPr>
          <w:noProof/>
        </w:rPr>
        <w:t>Pepin P, Koen-Alonso M, Higdon J, Ollerhead N (2012) Robustness in the delineation of ecoregions on the Newfoundland and Labrador continental shelf. NAFO SCR Doc 12/067</w:t>
      </w:r>
    </w:p>
    <w:p w14:paraId="605C42B4" w14:textId="77777777" w:rsidR="00C041C4" w:rsidRPr="00C041C4" w:rsidRDefault="00C041C4" w:rsidP="00C041C4">
      <w:pPr>
        <w:pStyle w:val="EndNoteBibliography"/>
        <w:spacing w:after="0"/>
        <w:ind w:left="720" w:hanging="720"/>
        <w:rPr>
          <w:noProof/>
        </w:rPr>
      </w:pPr>
      <w:r w:rsidRPr="00C041C4">
        <w:rPr>
          <w:noProof/>
        </w:rPr>
        <w:t>Pikitch EK, Boersma PD, Boyd IL, Conover DO, Cury PM, Essington TE, Heppell SS, Houde ED, Mangel M, Pauly D, Plagányi E, Sainsbury KJ, Steneck RS (2012) Little fish: big impact: managing a crucial link in ocean food webs. Lenfest Ocean Program, Washington, DC</w:t>
      </w:r>
    </w:p>
    <w:p w14:paraId="02729C37" w14:textId="77777777" w:rsidR="00C041C4" w:rsidRPr="00C041C4" w:rsidRDefault="00C041C4" w:rsidP="00C041C4">
      <w:pPr>
        <w:pStyle w:val="EndNoteBibliography"/>
        <w:spacing w:after="0"/>
        <w:ind w:left="720" w:hanging="720"/>
        <w:rPr>
          <w:noProof/>
        </w:rPr>
      </w:pPr>
      <w:r w:rsidRPr="00C041C4">
        <w:rPr>
          <w:noProof/>
        </w:rPr>
        <w:t>Regular P, Montevecchi W, Hedd A, Robertson G, Wilhelm S (2013) Canadian fishery closures provide a large-scale test of the impact of gillnet bycatch on seabird populations. Biology Letters 9</w:t>
      </w:r>
    </w:p>
    <w:p w14:paraId="75EA01AF" w14:textId="77777777" w:rsidR="00C041C4" w:rsidRPr="00C041C4" w:rsidRDefault="00C041C4" w:rsidP="00C041C4">
      <w:pPr>
        <w:pStyle w:val="EndNoteBibliography"/>
        <w:spacing w:after="0"/>
        <w:ind w:left="720" w:hanging="720"/>
        <w:rPr>
          <w:noProof/>
        </w:rPr>
      </w:pPr>
      <w:r w:rsidRPr="00C041C4">
        <w:rPr>
          <w:noProof/>
        </w:rPr>
        <w:t>Rice J (2002) Changes to the large marine ecosystem of the Newfoundland-Labrador shelf. In: Sherman K, Skjoldal HR (eds) Large marine ecosystems of the North Atlantic. Elsevier Science B.V.</w:t>
      </w:r>
    </w:p>
    <w:p w14:paraId="5DC04B6C" w14:textId="77777777" w:rsidR="00C041C4" w:rsidRPr="00C041C4" w:rsidRDefault="00C041C4" w:rsidP="00C041C4">
      <w:pPr>
        <w:pStyle w:val="EndNoteBibliography"/>
        <w:spacing w:after="0"/>
        <w:ind w:left="720" w:hanging="720"/>
        <w:rPr>
          <w:noProof/>
        </w:rPr>
      </w:pPr>
      <w:r w:rsidRPr="00C041C4">
        <w:rPr>
          <w:noProof/>
        </w:rPr>
        <w:t>Rose GA (2007) Cod: an ecological history of the North Atlantic fisheries. Breakwater Books, St John's, NL</w:t>
      </w:r>
    </w:p>
    <w:p w14:paraId="42979249" w14:textId="77777777" w:rsidR="00C041C4" w:rsidRPr="00C041C4" w:rsidRDefault="00C041C4" w:rsidP="00C041C4">
      <w:pPr>
        <w:pStyle w:val="EndNoteBibliography"/>
        <w:spacing w:after="0"/>
        <w:ind w:left="720" w:hanging="720"/>
        <w:rPr>
          <w:noProof/>
        </w:rPr>
      </w:pPr>
      <w:r w:rsidRPr="00C041C4">
        <w:rPr>
          <w:noProof/>
        </w:rPr>
        <w:lastRenderedPageBreak/>
        <w:t>Rose GA, deYoung B, Kulka DW, Goddard SV, Fletcher GL (2000) Distribution shifts and overfishing the northern cod (</w:t>
      </w:r>
      <w:r w:rsidRPr="00C041C4">
        <w:rPr>
          <w:i/>
          <w:noProof/>
        </w:rPr>
        <w:t>Gadus morhua</w:t>
      </w:r>
      <w:r w:rsidRPr="00C041C4">
        <w:rPr>
          <w:noProof/>
        </w:rPr>
        <w:t>): a view from the ocean. Canadian Journal of Fisheries and Aquatic Sciences 57:644-663</w:t>
      </w:r>
    </w:p>
    <w:p w14:paraId="6F6FED31" w14:textId="77777777" w:rsidR="00C041C4" w:rsidRPr="00C041C4" w:rsidRDefault="00C041C4" w:rsidP="00C041C4">
      <w:pPr>
        <w:pStyle w:val="EndNoteBibliography"/>
        <w:spacing w:after="0"/>
        <w:ind w:left="720" w:hanging="720"/>
        <w:rPr>
          <w:noProof/>
        </w:rPr>
      </w:pPr>
      <w:r w:rsidRPr="00C041C4">
        <w:rPr>
          <w:noProof/>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14:paraId="693B920A" w14:textId="77777777" w:rsidR="00C041C4" w:rsidRPr="00C041C4" w:rsidRDefault="00C041C4" w:rsidP="00C041C4">
      <w:pPr>
        <w:pStyle w:val="EndNoteBibliography"/>
        <w:spacing w:after="0"/>
        <w:ind w:left="720" w:hanging="720"/>
        <w:rPr>
          <w:noProof/>
        </w:rPr>
      </w:pPr>
      <w:r w:rsidRPr="00C041C4">
        <w:rPr>
          <w:noProof/>
        </w:rPr>
        <w:t>Shuter BJ (1990) Population level indicators of stress. In: Adams SM (ed) Biological indicators of stress in fish. American Fisheries Society Symposium 8</w:t>
      </w:r>
    </w:p>
    <w:p w14:paraId="631B26D1" w14:textId="77777777" w:rsidR="00C041C4" w:rsidRPr="00C041C4" w:rsidRDefault="00C041C4" w:rsidP="00C041C4">
      <w:pPr>
        <w:pStyle w:val="EndNoteBibliography"/>
        <w:spacing w:after="0"/>
        <w:ind w:left="720" w:hanging="720"/>
        <w:rPr>
          <w:noProof/>
        </w:rPr>
      </w:pPr>
      <w:r w:rsidRPr="00C041C4">
        <w:rPr>
          <w:noProof/>
        </w:rPr>
        <w:t>Skagseth Ø, Slotte A, Stenevik EK, Nash RDM (2015) Characteristics of the Norwegian Coastal Current during Years with High Recruitment of Norwegian Spring Spawning Herring (Clupea harengus L.). PLOS ONE 10:e0144117</w:t>
      </w:r>
    </w:p>
    <w:p w14:paraId="3F7214CE" w14:textId="77777777" w:rsidR="00C041C4" w:rsidRPr="00C041C4" w:rsidRDefault="00C041C4" w:rsidP="00C041C4">
      <w:pPr>
        <w:pStyle w:val="EndNoteBibliography"/>
        <w:spacing w:after="0"/>
        <w:ind w:left="720" w:hanging="720"/>
        <w:rPr>
          <w:noProof/>
        </w:rPr>
      </w:pPr>
      <w:r w:rsidRPr="00C041C4">
        <w:rPr>
          <w:noProof/>
        </w:rPr>
        <w:t>Sogard SM (1997) Size-Selective Mortality in the Juvenile Stage of Teleost Fishes: A Review. Bulletin of Marine Science 60:1129-1157</w:t>
      </w:r>
    </w:p>
    <w:p w14:paraId="3E79206C" w14:textId="77777777" w:rsidR="00C041C4" w:rsidRPr="00C041C4" w:rsidRDefault="00C041C4" w:rsidP="00C041C4">
      <w:pPr>
        <w:pStyle w:val="EndNoteBibliography"/>
        <w:spacing w:after="0"/>
        <w:ind w:left="720" w:hanging="720"/>
        <w:rPr>
          <w:noProof/>
        </w:rPr>
      </w:pPr>
      <w:r w:rsidRPr="00C041C4">
        <w:rPr>
          <w:noProof/>
        </w:rPr>
        <w:t>Soutar A, Issacs JD (1969) History of fish populations inferred from fish scales in anaerobic sediments off California. CalCOFI Reports 13:63-70</w:t>
      </w:r>
    </w:p>
    <w:p w14:paraId="108FBA3A" w14:textId="77777777" w:rsidR="00C041C4" w:rsidRPr="00C041C4" w:rsidRDefault="00C041C4" w:rsidP="00C041C4">
      <w:pPr>
        <w:pStyle w:val="EndNoteBibliography"/>
        <w:spacing w:after="0"/>
        <w:ind w:left="720" w:hanging="720"/>
        <w:rPr>
          <w:noProof/>
        </w:rPr>
      </w:pPr>
      <w:r w:rsidRPr="00C041C4">
        <w:rPr>
          <w:noProof/>
        </w:rPr>
        <w:t>Stenson GB (2012) Estimating consumption of prey by harp seals (</w:t>
      </w:r>
      <w:r w:rsidRPr="00C041C4">
        <w:rPr>
          <w:i/>
          <w:noProof/>
        </w:rPr>
        <w:t>Pagophilus groenlandicus</w:t>
      </w:r>
      <w:r w:rsidRPr="00C041C4">
        <w:rPr>
          <w:noProof/>
        </w:rPr>
        <w:t>) in NAFO Divisions 2J3KL. Canadian Science Advisory Secretariat (CSAS) Research Document 2012/156</w:t>
      </w:r>
    </w:p>
    <w:p w14:paraId="16EAF006" w14:textId="77777777" w:rsidR="00C041C4" w:rsidRPr="00C041C4" w:rsidRDefault="00C041C4" w:rsidP="00C041C4">
      <w:pPr>
        <w:pStyle w:val="EndNoteBibliography"/>
        <w:spacing w:after="0"/>
        <w:ind w:left="720" w:hanging="720"/>
        <w:rPr>
          <w:noProof/>
        </w:rPr>
      </w:pPr>
      <w:r w:rsidRPr="00C041C4">
        <w:rPr>
          <w:noProof/>
        </w:rPr>
        <w:t>Stenson GB, Buren AD, Koen-Alonso M (2016) The impact of changing climate and abundance on reproduction in an ice-dependent species, the Northwest Atlantic harp seal,</w:t>
      </w:r>
      <w:r w:rsidRPr="00C041C4">
        <w:rPr>
          <w:i/>
          <w:noProof/>
        </w:rPr>
        <w:t xml:space="preserve"> Pagophilus groenlandicus</w:t>
      </w:r>
      <w:r w:rsidRPr="00C041C4">
        <w:rPr>
          <w:noProof/>
        </w:rPr>
        <w:t>. ICES Journal of Marine Science: Journal du Conseil 73:250-262</w:t>
      </w:r>
    </w:p>
    <w:p w14:paraId="2F1AF444" w14:textId="77777777" w:rsidR="00C041C4" w:rsidRPr="00C041C4" w:rsidRDefault="00C041C4" w:rsidP="00C041C4">
      <w:pPr>
        <w:pStyle w:val="EndNoteBibliography"/>
        <w:spacing w:after="0"/>
        <w:ind w:left="720" w:hanging="720"/>
        <w:rPr>
          <w:noProof/>
        </w:rPr>
      </w:pPr>
      <w:r w:rsidRPr="00C041C4">
        <w:rPr>
          <w:noProof/>
        </w:rPr>
        <w:t xml:space="preserve">Stenson GB, Wakeham D, Buren AD, Koen-Alonso M (2014) Density-dependent and density-independent factors influencing reproductive rates in Northwest Atlantic harp seals, </w:t>
      </w:r>
      <w:r w:rsidRPr="00C041C4">
        <w:rPr>
          <w:i/>
          <w:noProof/>
        </w:rPr>
        <w:t>Pagophilus groenlandicus</w:t>
      </w:r>
      <w:r w:rsidRPr="00C041C4">
        <w:rPr>
          <w:noProof/>
        </w:rPr>
        <w:t>. DFO Canadian Science Advisory Secretariat Research Document 2014/058</w:t>
      </w:r>
    </w:p>
    <w:p w14:paraId="483F0ABA" w14:textId="77777777" w:rsidR="00C041C4" w:rsidRPr="00C041C4" w:rsidRDefault="00C041C4" w:rsidP="00C041C4">
      <w:pPr>
        <w:pStyle w:val="EndNoteBibliography"/>
        <w:spacing w:after="0"/>
        <w:ind w:left="720" w:hanging="720"/>
        <w:rPr>
          <w:noProof/>
        </w:rPr>
      </w:pPr>
      <w:r w:rsidRPr="00C041C4">
        <w:rPr>
          <w:noProof/>
        </w:rPr>
        <w:t>Templeman W (1948) The life history of the caplin (</w:t>
      </w:r>
      <w:r w:rsidRPr="00C041C4">
        <w:rPr>
          <w:i/>
          <w:noProof/>
        </w:rPr>
        <w:t>Mallotus villosus</w:t>
      </w:r>
      <w:r w:rsidRPr="00C041C4">
        <w:rPr>
          <w:noProof/>
        </w:rPr>
        <w:t xml:space="preserve"> O. F. Müller) in Newfoundland waters. Bulletin of the Newfoundland Government Laboratory 17:1-151</w:t>
      </w:r>
    </w:p>
    <w:p w14:paraId="0F36DE58" w14:textId="77777777" w:rsidR="00C041C4" w:rsidRPr="00C041C4" w:rsidRDefault="00C041C4" w:rsidP="00C041C4">
      <w:pPr>
        <w:pStyle w:val="EndNoteBibliography"/>
        <w:spacing w:after="0"/>
        <w:ind w:left="720" w:hanging="720"/>
        <w:rPr>
          <w:noProof/>
        </w:rPr>
      </w:pPr>
      <w:r w:rsidRPr="00C041C4">
        <w:rPr>
          <w:noProof/>
        </w:rPr>
        <w:t>Thorson J, T., Pinsky M, L., Ward E, J., Gimenez O (2016) Model‐based inference for estimating shifts in species distribution, area occupied and centre of gravity. Methods in Ecology and Evolution 7:990-1002</w:t>
      </w:r>
    </w:p>
    <w:p w14:paraId="5B5D377D" w14:textId="77777777" w:rsidR="00C041C4" w:rsidRPr="00C041C4" w:rsidRDefault="00C041C4" w:rsidP="00C041C4">
      <w:pPr>
        <w:pStyle w:val="EndNoteBibliography"/>
        <w:spacing w:after="0"/>
        <w:ind w:left="720" w:hanging="720"/>
        <w:rPr>
          <w:noProof/>
        </w:rPr>
      </w:pPr>
      <w:r w:rsidRPr="00C041C4">
        <w:rPr>
          <w:noProof/>
        </w:rPr>
        <w:t>Toresen R, Østvedt OJ (2000) Variation in abundance of Norwegian spring-spawning herring (Clupea harengus, Clupeidae) throughout the 20th century and the influence of climatic fluctuations. Fish and Fisheries 1:231-256</w:t>
      </w:r>
    </w:p>
    <w:p w14:paraId="1F2CA8A4" w14:textId="77777777" w:rsidR="00C041C4" w:rsidRPr="00C041C4" w:rsidRDefault="00C041C4" w:rsidP="00C041C4">
      <w:pPr>
        <w:pStyle w:val="EndNoteBibliography"/>
        <w:spacing w:after="0"/>
        <w:ind w:left="720" w:hanging="720"/>
        <w:rPr>
          <w:noProof/>
        </w:rPr>
      </w:pPr>
      <w:r w:rsidRPr="00C041C4">
        <w:rPr>
          <w:noProof/>
        </w:rPr>
        <w:t>Trippel EA (1995) Age at Maturity as a Stress Indicator in Fisheries: Biological processes related to reproduction in northwest Atlantic groundfish populations that have undergone declines. BioScience 45:759-771</w:t>
      </w:r>
    </w:p>
    <w:p w14:paraId="4B01F4D5" w14:textId="77777777" w:rsidR="00C041C4" w:rsidRPr="00C041C4" w:rsidRDefault="00C041C4" w:rsidP="00C041C4">
      <w:pPr>
        <w:pStyle w:val="EndNoteBibliography"/>
        <w:ind w:left="720" w:hanging="720"/>
        <w:rPr>
          <w:noProof/>
        </w:rPr>
      </w:pPr>
      <w:r w:rsidRPr="00C041C4">
        <w:rPr>
          <w:noProof/>
        </w:rPr>
        <w:t>Vilhjálmsson H (1994) The Icelandic capelin stock. Rit Fiskideildar 13:1-281</w:t>
      </w:r>
    </w:p>
    <w:p w14:paraId="022DAF3E" w14:textId="0F4E543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137" w:author="Montevecchi, William" w:date="2018-04-19T15:41:00Z">
        <w:r w:rsidR="000117C7">
          <w:rPr>
            <w:rFonts w:ascii="Times New Roman" w:hAnsi="Times New Roman"/>
            <w:sz w:val="24"/>
            <w:szCs w:val="24"/>
          </w:rPr>
          <w:t>,</w:t>
        </w:r>
      </w:ins>
      <w:del w:id="1138"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139" w:author="Montevecchi, William" w:date="2018-04-19T15:41:00Z">
        <w:r w:rsidR="000117C7">
          <w:rPr>
            <w:rFonts w:ascii="Times New Roman" w:hAnsi="Times New Roman"/>
            <w:sz w:val="24"/>
            <w:szCs w:val="24"/>
          </w:rPr>
          <w:t>ding</w:t>
        </w:r>
      </w:ins>
      <w:del w:id="1140"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141" w:author="Montevecchi, William" w:date="2018-04-19T16:08:00Z">
              <w:r w:rsidR="009F378F">
                <w:rPr>
                  <w:rFonts w:ascii="Times New Roman" w:hAnsi="Times New Roman"/>
                  <w:sz w:val="24"/>
                  <w:szCs w:val="24"/>
                </w:rPr>
                <w:t xml:space="preserve">– 2009, 2012 - </w:t>
              </w:r>
            </w:ins>
            <w:del w:id="1142"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143"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144" w:author="DFO-MPO" w:date="2018-04-13T14:40:00Z"/>
          <w:rFonts w:ascii="Times New Roman" w:hAnsi="Times New Roman"/>
        </w:rPr>
        <w:sectPr w:rsidR="00286AED" w:rsidSect="00BD7860">
          <w:footerReference w:type="default" r:id="rId9"/>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1145"/>
      <w:r>
        <w:rPr>
          <w:rFonts w:ascii="Times New Roman" w:hAnsi="Times New Roman"/>
        </w:rPr>
        <w:lastRenderedPageBreak/>
        <w:t xml:space="preserve">Table 2: </w:t>
      </w:r>
      <w:commentRangeEnd w:id="1145"/>
      <w:r w:rsidR="00D15634">
        <w:rPr>
          <w:rStyle w:val="CommentReference"/>
          <w:rFonts w:ascii="Times New Roman" w:eastAsia="Arial Unicode MS" w:hAnsi="Times New Roman" w:cs="Times New Roman"/>
          <w:color w:val="auto"/>
          <w:lang w:eastAsia="en-US"/>
        </w:rPr>
        <w:commentReference w:id="1145"/>
      </w:r>
      <w:ins w:id="1146" w:author="Montevecchi, William" w:date="2018-04-19T16:09:00Z">
        <w:r w:rsidR="009F378F">
          <w:rPr>
            <w:rFonts w:ascii="Times New Roman" w:hAnsi="Times New Roman"/>
            <w:sz w:val="24"/>
            <w:szCs w:val="24"/>
            <w:lang w:val="it-IT"/>
          </w:rPr>
          <w:t>A</w:t>
        </w:r>
      </w:ins>
      <w:del w:id="1147"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148" w:author="DFO-MPO" w:date="2018-04-13T14:40:00Z"/>
        </w:rPr>
        <w:sectPr w:rsidR="00286AED" w:rsidSect="00286AED">
          <w:pgSz w:w="15840" w:h="12240" w:orient="landscape"/>
          <w:pgMar w:top="1440" w:right="1440" w:bottom="1440" w:left="1440" w:header="708" w:footer="708" w:gutter="0"/>
          <w:cols w:space="720"/>
          <w:docGrid w:linePitch="326"/>
          <w:sectPrChange w:id="1149"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150"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1151"/>
      <w:r>
        <w:rPr>
          <w:rFonts w:ascii="Times New Roman" w:hAnsi="Times New Roman"/>
          <w:sz w:val="24"/>
          <w:szCs w:val="24"/>
          <w:lang w:val="en-US"/>
        </w:rPr>
        <w:t xml:space="preserve">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w:t>
      </w:r>
      <w:del w:id="1152"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1151"/>
      <w:r w:rsidR="007E4C24">
        <w:rPr>
          <w:rStyle w:val="CommentReference"/>
          <w:rFonts w:ascii="Times New Roman" w:eastAsia="Arial Unicode MS" w:hAnsi="Times New Roman" w:cs="Times New Roman"/>
          <w:color w:val="auto"/>
          <w:lang w:val="en-US" w:eastAsia="en-US"/>
        </w:rPr>
        <w:commentReference w:id="1151"/>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1153" w:author="Regular, Paul" w:date="2018-04-25T12:20:00Z">
        <w:r w:rsidR="0044240F">
          <w:rPr>
            <w:rFonts w:ascii="Times New Roman" w:hAnsi="Times New Roman"/>
            <w:sz w:val="24"/>
            <w:szCs w:val="24"/>
            <w:lang w:val="en-US"/>
          </w:rPr>
          <w:t>95</w:t>
        </w:r>
      </w:ins>
      <w:del w:id="1154"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1155" w:author="Regular, Paul" w:date="2018-04-25T12:21:00Z">
        <w:r w:rsidR="0044240F">
          <w:rPr>
            <w:rFonts w:ascii="Times New Roman" w:hAnsi="Times New Roman"/>
            <w:sz w:val="24"/>
            <w:szCs w:val="24"/>
            <w:lang w:val="en-US"/>
          </w:rPr>
          <w:t xml:space="preserve">Annual </w:t>
        </w:r>
      </w:ins>
      <w:del w:id="1156"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1157" w:author="Regular, Paul" w:date="2018-04-25T12:21:00Z">
        <w:r w:rsidR="0044240F">
          <w:rPr>
            <w:rFonts w:ascii="Times New Roman" w:hAnsi="Times New Roman"/>
            <w:sz w:val="24"/>
            <w:szCs w:val="24"/>
            <w:lang w:val="en-US"/>
          </w:rPr>
          <w:t>c</w:t>
        </w:r>
      </w:ins>
      <w:ins w:id="1158"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1159" w:author="Regular, Paul" w:date="2018-04-25T12:20:00Z">
        <w:r w:rsidR="0044240F">
          <w:rPr>
            <w:rFonts w:ascii="Times New Roman" w:hAnsi="Times New Roman"/>
            <w:sz w:val="24"/>
            <w:szCs w:val="24"/>
            <w:lang w:val="en-US"/>
          </w:rPr>
          <w:t>earlier</w:t>
        </w:r>
      </w:ins>
      <w:ins w:id="1160" w:author="Regular, Paul" w:date="2018-04-25T12:19:00Z">
        <w:r w:rsidR="0044240F">
          <w:rPr>
            <w:rFonts w:ascii="Times New Roman" w:hAnsi="Times New Roman"/>
            <w:sz w:val="24"/>
            <w:szCs w:val="24"/>
            <w:lang w:val="en-US"/>
          </w:rPr>
          <w:t xml:space="preserve"> </w:t>
        </w:r>
      </w:ins>
      <w:ins w:id="1161" w:author="Regular, Paul" w:date="2018-04-25T12:20:00Z">
        <w:r w:rsidR="0044240F">
          <w:rPr>
            <w:rFonts w:ascii="Times New Roman" w:hAnsi="Times New Roman"/>
            <w:sz w:val="24"/>
            <w:szCs w:val="24"/>
            <w:lang w:val="en-US"/>
          </w:rPr>
          <w:t>years and warmer colors (red) indicate more recent years.</w:t>
        </w:r>
      </w:ins>
      <w:ins w:id="1162" w:author="Regular, Paul" w:date="2018-04-25T12:32:00Z">
        <w:r w:rsidR="00B42C2B">
          <w:rPr>
            <w:rFonts w:ascii="Times New Roman" w:hAnsi="Times New Roman"/>
            <w:sz w:val="24"/>
            <w:szCs w:val="24"/>
            <w:lang w:val="en-US"/>
          </w:rPr>
          <w:t xml:space="preserve"> The red area indicates areas not covered by the survey and the light red area</w:t>
        </w:r>
      </w:ins>
      <w:ins w:id="1163"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Fig. 7: Seasonal capelin biomass trends in Trinity Bay for May 2003 to Sept 2005.  Dark grey bars are capelin biomass in the main bay and the light grey bars capelin biomass in the arms and bottom of the bay. </w:t>
      </w:r>
      <w:del w:id="1164"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Acoustic May surveys of the main bay were conducted as part of the NAFO Div. 3L spring acoustic survey.</w:t>
      </w:r>
      <w:del w:id="1165"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166"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167" w:author="DFO-MPO" w:date="2018-04-13T14:41:00Z">
          <w:pPr>
            <w:pStyle w:val="Body"/>
          </w:pPr>
        </w:pPrChange>
      </w:pPr>
      <w:r>
        <w:lastRenderedPageBreak/>
        <w:t>Fig. 1 (</w:t>
      </w:r>
      <w:commentRangeStart w:id="1168"/>
      <w:r>
        <w:t>need</w:t>
      </w:r>
      <w:commentRangeEnd w:id="1168"/>
      <w:r w:rsidR="002800A3">
        <w:rPr>
          <w:rStyle w:val="CommentReference"/>
          <w:rFonts w:ascii="Times New Roman" w:eastAsia="Arial Unicode MS" w:hAnsi="Times New Roman" w:cs="Times New Roman"/>
          <w:color w:val="auto"/>
          <w:lang w:eastAsia="en-US"/>
        </w:rPr>
        <w:commentReference w:id="1168"/>
      </w:r>
      <w:r>
        <w:t xml:space="preserve"> </w:t>
      </w:r>
      <w:proofErr w:type="spellStart"/>
      <w:r>
        <w:t>lats</w:t>
      </w:r>
      <w:proofErr w:type="spellEnd"/>
      <w:r>
        <w:t xml:space="preserve"> and longs) </w:t>
      </w:r>
    </w:p>
    <w:p w14:paraId="7A90DF7A" w14:textId="77777777" w:rsidR="00286AED" w:rsidRDefault="00E5311E">
      <w:pPr>
        <w:pStyle w:val="Body"/>
        <w:rPr>
          <w:ins w:id="1169"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93517A" w:rsidRDefault="0093517A">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93517A" w:rsidRDefault="0093517A">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93517A" w:rsidRDefault="0093517A">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93517A" w:rsidRDefault="0093517A">
                        <w:pPr>
                          <w:pStyle w:val="Body"/>
                        </w:pPr>
                        <w:r>
                          <w:t>A</w:t>
                        </w:r>
                      </w:p>
                    </w:txbxContent>
                  </v:textbox>
                </v:rect>
                <w10:wrap anchory="line"/>
              </v:group>
            </w:pict>
          </mc:Fallback>
        </mc:AlternateContent>
      </w:r>
      <w:ins w:id="1170"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0">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1">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93517A" w:rsidRDefault="0093517A">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93517A" w:rsidRDefault="0093517A">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40E629"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FFBA5F"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" stroked="f" strokeweight="1pt">
                <v:stroke miterlimit="4"/>
                <w10:wrap anchory="line"/>
              </v:rect>
            </w:pict>
          </mc:Fallback>
        </mc:AlternateContent>
      </w:r>
      <w:commentRangeStart w:id="1171"/>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4">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171"/>
      <w:r w:rsidR="002800A3">
        <w:rPr>
          <w:rStyle w:val="CommentReference"/>
          <w:rFonts w:ascii="Times New Roman" w:eastAsia="Arial Unicode MS" w:hAnsi="Times New Roman" w:cs="Times New Roman"/>
          <w:color w:val="auto"/>
          <w:lang w:val="en-US" w:eastAsia="en-US"/>
        </w:rPr>
        <w:commentReference w:id="1171"/>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93517A" w:rsidRDefault="0093517A">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93517A" w:rsidRDefault="0093517A">
                        <w:pPr>
                          <w:pStyle w:val="Body"/>
                        </w:pPr>
                        <w:r>
                          <w:rPr>
                            <w:b/>
                            <w:bCs/>
                            <w:sz w:val="24"/>
                            <w:szCs w:val="24"/>
                          </w:rPr>
                          <w:t>Year</w:t>
                        </w:r>
                      </w:p>
                    </w:txbxContent>
                  </v:textbox>
                </v:rect>
                <w10:wrap anchory="line"/>
              </v:group>
            </w:pict>
          </mc:Fallback>
        </mc:AlternateContent>
      </w:r>
      <w:commentRangeStart w:id="1172"/>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1172"/>
      <w:r w:rsidR="002800A3">
        <w:rPr>
          <w:rStyle w:val="CommentReference"/>
          <w:rFonts w:ascii="Times New Roman" w:eastAsia="Arial Unicode MS" w:hAnsi="Times New Roman" w:cs="Times New Roman"/>
          <w:color w:val="auto"/>
          <w:lang w:val="en-US" w:eastAsia="en-US"/>
        </w:rPr>
        <w:commentReference w:id="1172"/>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173"/>
      <w:r>
        <w:rPr>
          <w:lang w:val="en-US"/>
        </w:rPr>
        <w:t xml:space="preserve">need </w:t>
      </w:r>
      <w:proofErr w:type="spellStart"/>
      <w:r>
        <w:rPr>
          <w:lang w:val="en-US"/>
        </w:rPr>
        <w:t>lat</w:t>
      </w:r>
      <w:proofErr w:type="spellEnd"/>
      <w:r>
        <w:rPr>
          <w:lang w:val="en-US"/>
        </w:rPr>
        <w:t xml:space="preserve"> and longs</w:t>
      </w:r>
      <w:commentRangeEnd w:id="1173"/>
      <w:r w:rsidR="002800A3">
        <w:rPr>
          <w:rStyle w:val="CommentReference"/>
          <w:rFonts w:ascii="Times New Roman" w:eastAsia="Arial Unicode MS" w:hAnsi="Times New Roman" w:cs="Times New Roman"/>
          <w:color w:val="auto"/>
          <w:lang w:val="en-US" w:eastAsia="en-US"/>
        </w:rPr>
        <w:commentReference w:id="1173"/>
      </w:r>
      <w:commentRangeStart w:id="1174"/>
      <w:r>
        <w:t>)</w:t>
      </w:r>
      <w:commentRangeEnd w:id="1174"/>
      <w:r>
        <w:commentReference w:id="1174"/>
      </w:r>
    </w:p>
    <w:p w14:paraId="6EA08371" w14:textId="77777777" w:rsidR="0044240F" w:rsidRDefault="00E5311E">
      <w:pPr>
        <w:pStyle w:val="Body"/>
        <w:rPr>
          <w:ins w:id="1175" w:author="Regular, Paul" w:date="2018-04-25T12:17:00Z"/>
        </w:rPr>
      </w:pPr>
      <w:del w:id="1176" w:author="Regular, Paul" w:date="2018-04-25T11:43:00Z">
        <w:r w:rsidDel="001E5D5F">
          <w:rPr>
            <w:noProof/>
            <w:lang w:val="en-CA"/>
          </w:rPr>
          <w:lastRenderedPageBreak/>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6">
                        <a:extLst/>
                      </a:blip>
                      <a:stretch>
                        <a:fillRect/>
                      </a:stretch>
                    </pic:blipFill>
                    <pic:spPr>
                      <a:xfrm>
                        <a:off x="0" y="0"/>
                        <a:ext cx="4901565" cy="4907915"/>
                      </a:xfrm>
                      <a:prstGeom prst="rect">
                        <a:avLst/>
                      </a:prstGeom>
                      <a:ln w="12700" cap="flat">
                        <a:noFill/>
                        <a:miter lim="400000"/>
                      </a:ln>
                      <a:effectLst/>
                    </pic:spPr>
                  </pic:pic>
                </a:graphicData>
              </a:graphic>
            </wp:inline>
          </w:drawing>
        </w:r>
      </w:del>
      <w:ins w:id="1177" w:author="Regular, Paul" w:date="2018-04-25T11:44:00Z">
        <w:r w:rsidR="001E5D5F" w:rsidRPr="001E5D5F">
          <w:t xml:space="preserve"> </w:t>
        </w:r>
      </w:ins>
      <w:commentRangeStart w:id="1178"/>
      <w:ins w:id="1179" w:author="Regular, Paul" w:date="2018-04-25T11:47:00Z">
        <w:r w:rsidR="00BA54E8">
          <w:rPr>
            <w:noProof/>
            <w:lang w:val="en-CA"/>
          </w:rPr>
          <w:lastRenderedPageBreak/>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1178"/>
      <w:ins w:id="1180" w:author="Regular, Paul" w:date="2018-04-25T12:16:00Z">
        <w:r w:rsidR="0044240F">
          <w:rPr>
            <w:rStyle w:val="CommentReference"/>
            <w:rFonts w:ascii="Times New Roman" w:eastAsia="Arial Unicode MS" w:hAnsi="Times New Roman" w:cs="Times New Roman"/>
            <w:color w:val="auto"/>
            <w:lang w:eastAsia="en-US"/>
          </w:rPr>
          <w:commentReference w:id="1178"/>
        </w:r>
      </w:ins>
      <w:ins w:id="1181" w:author="Regular, Paul" w:date="2018-04-25T11:43:00Z">
        <w:r w:rsidR="001E5D5F" w:rsidRPr="001E5D5F">
          <w:t xml:space="preserve"> </w:t>
        </w:r>
      </w:ins>
    </w:p>
    <w:p w14:paraId="399C88CE" w14:textId="084B4DCD" w:rsidR="000134ED" w:rsidRDefault="0044240F">
      <w:pPr>
        <w:pStyle w:val="Body"/>
      </w:pPr>
      <w:commentRangeStart w:id="1182"/>
      <w:ins w:id="1183" w:author="Regular, Paul" w:date="2018-04-25T12:17:00Z">
        <w:r>
          <w:rPr>
            <w:noProof/>
            <w:lang w:val="en-CA"/>
          </w:rPr>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1182"/>
        <w:r>
          <w:rPr>
            <w:rStyle w:val="CommentReference"/>
            <w:rFonts w:ascii="Times New Roman" w:eastAsia="Arial Unicode MS" w:hAnsi="Times New Roman" w:cs="Times New Roman"/>
            <w:color w:val="auto"/>
            <w:lang w:eastAsia="en-US"/>
          </w:rPr>
          <w:commentReference w:id="1182"/>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1184" w:author="Montevecchi, William" w:date="2018-04-19T16:16:00Z">
        <w:r w:rsidR="009F378F">
          <w:t xml:space="preserve"> </w:t>
        </w:r>
        <w:proofErr w:type="gramStart"/>
        <w:r w:rsidR="009F378F">
          <w:t>need</w:t>
        </w:r>
        <w:proofErr w:type="gramEnd"/>
        <w:r w:rsidR="009F378F">
          <w:t xml:space="preserve"> a legend </w:t>
        </w:r>
      </w:ins>
      <w:ins w:id="1185"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93517A" w:rsidRDefault="0093517A">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93517A" w:rsidRDefault="0093517A">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9">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eorge Rose" w:date="2018-04-25T14:28:00Z" w:initials="">
    <w:p w14:paraId="75D34D52" w14:textId="77777777" w:rsidR="0093517A" w:rsidRDefault="0093517A">
      <w:pPr>
        <w:pStyle w:val="Default"/>
      </w:pPr>
    </w:p>
    <w:p w14:paraId="464A3F18" w14:textId="77777777" w:rsidR="0093517A" w:rsidRDefault="0093517A">
      <w:pPr>
        <w:pStyle w:val="Default"/>
      </w:pPr>
      <w:r>
        <w:rPr>
          <w:rFonts w:eastAsia="Arial Unicode MS" w:cs="Arial Unicode MS"/>
        </w:rPr>
        <w:t>Usually use Rose, G.A.</w:t>
      </w:r>
    </w:p>
  </w:comment>
  <w:comment w:id="7" w:author="George Rose" w:date="2018-04-25T14:28:00Z" w:initials="">
    <w:p w14:paraId="296362BF" w14:textId="77777777" w:rsidR="0093517A" w:rsidRDefault="0093517A">
      <w:pPr>
        <w:pStyle w:val="Default"/>
      </w:pPr>
    </w:p>
    <w:p w14:paraId="64D009DC" w14:textId="77777777" w:rsidR="0093517A" w:rsidRDefault="0093517A">
      <w:pPr>
        <w:pStyle w:val="Default"/>
      </w:pPr>
      <w:r>
        <w:rPr>
          <w:rFonts w:eastAsia="Arial Unicode MS" w:cs="Arial Unicode MS"/>
        </w:rPr>
        <w:t>I am using my UBC address now. So it’s Institute for the Oceans and Fisheries, UBC, Vancouver, Canada.</w:t>
      </w:r>
    </w:p>
  </w:comment>
  <w:comment w:id="9" w:author="Montevecchi, William" w:date="2018-04-25T14:28:00Z" w:initials="MW">
    <w:p w14:paraId="1C1719E9" w14:textId="7562D505" w:rsidR="0093517A" w:rsidRDefault="0093517A">
      <w:pPr>
        <w:pStyle w:val="CommentText"/>
      </w:pPr>
      <w:r>
        <w:rPr>
          <w:rStyle w:val="CommentReference"/>
        </w:rPr>
        <w:annotationRef/>
      </w:r>
      <w:r>
        <w:t xml:space="preserve">In general – a broadening of the perspective here to discuss trophic mismatches, effects, implications.  Important as we </w:t>
      </w:r>
      <w:proofErr w:type="gramStart"/>
      <w:r>
        <w:t>and  Frank</w:t>
      </w:r>
      <w:proofErr w:type="gramEnd"/>
      <w:r>
        <w:t xml:space="preserve"> et al presented weight of evidence based on other predators.</w:t>
      </w:r>
    </w:p>
  </w:comment>
  <w:comment w:id="14" w:author="George Rose" w:date="2018-04-25T14:28:00Z" w:initials="">
    <w:p w14:paraId="3D49C315" w14:textId="77777777" w:rsidR="0093517A" w:rsidRDefault="0093517A">
      <w:pPr>
        <w:pStyle w:val="Default"/>
      </w:pPr>
    </w:p>
    <w:p w14:paraId="51CDC263" w14:textId="77777777" w:rsidR="0093517A" w:rsidRDefault="0093517A">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5" w:author="Montevecchi, William" w:date="2018-04-25T14:28:00Z" w:initials="MW">
    <w:p w14:paraId="5DA72DEC" w14:textId="77777777" w:rsidR="0093517A" w:rsidRPr="001C160B" w:rsidRDefault="0093517A"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w:t>
      </w:r>
      <w:proofErr w:type="spellStart"/>
      <w:r>
        <w:t>eg</w:t>
      </w:r>
      <w:proofErr w:type="spellEnd"/>
      <w:r>
        <w:t xml:space="preserve">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93517A" w:rsidRDefault="0093517A">
      <w:pPr>
        <w:pStyle w:val="CommentText"/>
      </w:pPr>
    </w:p>
  </w:comment>
  <w:comment w:id="24" w:author="Regular, Paul" w:date="2018-04-25T14:28:00Z" w:initials="PR">
    <w:p w14:paraId="7134D9C4" w14:textId="77777777" w:rsidR="0093517A" w:rsidRDefault="0093517A">
      <w:pPr>
        <w:pStyle w:val="CommentText"/>
      </w:pPr>
      <w:r>
        <w:rPr>
          <w:rStyle w:val="CommentReference"/>
        </w:rPr>
        <w:annotationRef/>
      </w:r>
      <w:r>
        <w:t>I wonder if we need to mention these results if they are deemed unreliable indices of the status of the stock? If we do, maybe we should list the indices that support the collapse hypothesis.</w:t>
      </w:r>
    </w:p>
    <w:p w14:paraId="139335D5" w14:textId="77777777" w:rsidR="0093517A" w:rsidRDefault="0093517A">
      <w:pPr>
        <w:pStyle w:val="CommentText"/>
      </w:pPr>
    </w:p>
    <w:p w14:paraId="33BAD00F" w14:textId="4B2C1C41" w:rsidR="0093517A" w:rsidRDefault="0093517A">
      <w:pPr>
        <w:pStyle w:val="CommentText"/>
      </w:pPr>
      <w:r>
        <w:t xml:space="preserve">GBS: In the abstract, I would remove this sentence. It is not really needed. It can be explained in the text but leaving it here breaks up the flow while not adding to the support </w:t>
      </w:r>
      <w:proofErr w:type="gramStart"/>
      <w:r>
        <w:t>for  our</w:t>
      </w:r>
      <w:proofErr w:type="gramEnd"/>
      <w:r>
        <w:t xml:space="preserve"> conclusions.</w:t>
      </w:r>
    </w:p>
  </w:comment>
  <w:comment w:id="26" w:author="Regular, Paul" w:date="2018-04-25T14:28:00Z" w:initials="PR">
    <w:p w14:paraId="2D9E40BD" w14:textId="41D5AF78" w:rsidR="0093517A" w:rsidRDefault="0093517A">
      <w:pPr>
        <w:pStyle w:val="CommentText"/>
      </w:pPr>
      <w:r>
        <w:rPr>
          <w:rStyle w:val="CommentReference"/>
        </w:rPr>
        <w:annotationRef/>
      </w:r>
      <w:r>
        <w:t>Can’t find Anon 1995 in the reference list</w:t>
      </w:r>
    </w:p>
  </w:comment>
  <w:comment w:id="74" w:author="DFO-MPO" w:date="2018-04-25T14:28:00Z" w:initials="D">
    <w:p w14:paraId="6225DC47" w14:textId="77777777" w:rsidR="0093517A" w:rsidRDefault="0093517A">
      <w:pPr>
        <w:pStyle w:val="CommentText"/>
      </w:pPr>
      <w:r>
        <w:rPr>
          <w:rStyle w:val="CommentReference"/>
        </w:rPr>
        <w:annotationRef/>
      </w:r>
      <w:r>
        <w:t>I don’t think this has been described yet which makes the text confusing.</w:t>
      </w:r>
    </w:p>
  </w:comment>
  <w:comment w:id="75" w:author="Gail Davoren" w:date="2018-04-25T14:28:00Z" w:initials="GD">
    <w:p w14:paraId="720E77B4" w14:textId="7587B949" w:rsidR="0093517A" w:rsidRDefault="0093517A">
      <w:pPr>
        <w:pStyle w:val="CommentText"/>
      </w:pPr>
      <w:r>
        <w:rPr>
          <w:rStyle w:val="CommentReference"/>
        </w:rPr>
        <w:annotationRef/>
      </w:r>
      <w:r>
        <w:t xml:space="preserve">I agree – I think this needs to be explained, especially considering the information presented next. </w:t>
      </w:r>
    </w:p>
  </w:comment>
  <w:comment w:id="97" w:author="Montevecchi, William" w:date="2018-04-25T14:28:00Z" w:initials="MW">
    <w:p w14:paraId="2B9ADB05" w14:textId="64D52021" w:rsidR="0093517A" w:rsidRDefault="0093517A">
      <w:pPr>
        <w:pStyle w:val="CommentText"/>
      </w:pPr>
      <w:r>
        <w:rPr>
          <w:rStyle w:val="CommentReference"/>
        </w:rPr>
        <w:annotationRef/>
      </w:r>
      <w:r>
        <w:t>Worthwhile to have a Fig. comparing survey areas.  Perhaps a supplemental Fig?</w:t>
      </w:r>
    </w:p>
  </w:comment>
  <w:comment w:id="112" w:author="Gail Davoren" w:date="2018-04-25T14:28:00Z" w:initials="GD">
    <w:p w14:paraId="698E4E36" w14:textId="5C269851" w:rsidR="0093517A" w:rsidRDefault="0093517A">
      <w:pPr>
        <w:pStyle w:val="CommentText"/>
      </w:pPr>
      <w:r>
        <w:rPr>
          <w:rStyle w:val="CommentReference"/>
        </w:rPr>
        <w:annotationRef/>
      </w:r>
      <w:r>
        <w:t>This is not listed in the reference list.</w:t>
      </w:r>
    </w:p>
  </w:comment>
  <w:comment w:id="115" w:author="Regular, Paul" w:date="2018-04-25T14:28:00Z" w:initials="PR">
    <w:p w14:paraId="0BEDDBE8" w14:textId="3A7325B0" w:rsidR="0093517A" w:rsidRDefault="0093517A">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116" w:author="Gail Davoren" w:date="2018-04-25T14:28:00Z" w:initials="GD">
    <w:p w14:paraId="3C8CB1C8" w14:textId="77777777" w:rsidR="0093517A" w:rsidRDefault="0093517A">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93517A" w:rsidRDefault="0093517A">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128" w:author="Garry Stenson" w:date="2018-04-25T20:50:00Z" w:initials="GS">
    <w:p w14:paraId="7EB1D1B4" w14:textId="4ECFC2E9" w:rsidR="0093517A" w:rsidRDefault="0093517A">
      <w:pPr>
        <w:pStyle w:val="CommentText"/>
      </w:pPr>
      <w:r>
        <w:rPr>
          <w:rStyle w:val="CommentReference"/>
        </w:rPr>
        <w:annotationRef/>
      </w:r>
      <w:r>
        <w:t xml:space="preserve">Can this be said bluntly? You need to make the connection clear. It may not go here but a statement like this is needed. </w:t>
      </w:r>
    </w:p>
  </w:comment>
  <w:comment w:id="129" w:author="Gail Davoren" w:date="2018-04-25T14:28:00Z" w:initials="GD">
    <w:p w14:paraId="42B5AEC2" w14:textId="6DC1AF0D" w:rsidR="0093517A" w:rsidRDefault="0093517A">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134" w:author="Garry Stenson" w:date="2018-04-25T20:52:00Z" w:initials="GS">
    <w:p w14:paraId="320E2D14" w14:textId="77777777" w:rsidR="0093517A" w:rsidRDefault="0093517A">
      <w:pPr>
        <w:pStyle w:val="CommentText"/>
      </w:pPr>
      <w:r>
        <w:rPr>
          <w:rStyle w:val="CommentReference"/>
        </w:rPr>
        <w:annotationRef/>
      </w:r>
      <w:r>
        <w:t>Are you referring to the spring survey here?</w:t>
      </w:r>
    </w:p>
    <w:p w14:paraId="51A5088B" w14:textId="77777777" w:rsidR="0093517A" w:rsidRDefault="0093517A">
      <w:pPr>
        <w:pStyle w:val="CommentText"/>
      </w:pPr>
    </w:p>
    <w:p w14:paraId="37B606A2" w14:textId="7A9C2C3D" w:rsidR="0093517A" w:rsidRDefault="0093517A">
      <w:pPr>
        <w:pStyle w:val="CommentText"/>
      </w:pPr>
      <w:r>
        <w:t xml:space="preserve">Be careful – you will lose the reader with details unless you make the connections for them. Do you in fact need all of these details? </w:t>
      </w:r>
    </w:p>
  </w:comment>
  <w:comment w:id="145" w:author="George Rose" w:date="2018-04-25T14:28:00Z" w:initials="">
    <w:p w14:paraId="6180838E" w14:textId="77777777" w:rsidR="0093517A" w:rsidRDefault="0093517A">
      <w:pPr>
        <w:pStyle w:val="Default"/>
      </w:pPr>
    </w:p>
    <w:p w14:paraId="1A43D0C7" w14:textId="77777777" w:rsidR="0093517A" w:rsidRDefault="0093517A">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46" w:author="Montevecchi, William" w:date="2018-04-25T14:28:00Z" w:initials="MW">
    <w:p w14:paraId="0713C782" w14:textId="5016170D" w:rsidR="0093517A" w:rsidRDefault="0093517A">
      <w:pPr>
        <w:pStyle w:val="CommentText"/>
      </w:pPr>
      <w:r>
        <w:rPr>
          <w:rStyle w:val="CommentReference"/>
        </w:rPr>
        <w:annotationRef/>
      </w:r>
      <w:r>
        <w:t>Very informative suggestion</w:t>
      </w:r>
    </w:p>
  </w:comment>
  <w:comment w:id="148" w:author="George Rose" w:date="2018-04-25T14:28:00Z" w:initials="">
    <w:p w14:paraId="36AD353D" w14:textId="77777777" w:rsidR="0093517A" w:rsidRDefault="0093517A">
      <w:pPr>
        <w:pStyle w:val="Default"/>
      </w:pPr>
    </w:p>
    <w:p w14:paraId="2DE041EC" w14:textId="77777777" w:rsidR="0093517A" w:rsidRDefault="0093517A">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149" w:author="Gail Davoren" w:date="2018-04-25T14:28:00Z" w:initials="GD">
    <w:p w14:paraId="17E47CB6" w14:textId="15477869" w:rsidR="0093517A" w:rsidRDefault="0093517A">
      <w:pPr>
        <w:pStyle w:val="CommentText"/>
      </w:pPr>
      <w:r>
        <w:rPr>
          <w:rStyle w:val="CommentReference"/>
        </w:rPr>
        <w:annotationRef/>
      </w:r>
      <w:r>
        <w:t>Age at maturity, correct?</w:t>
      </w:r>
    </w:p>
  </w:comment>
  <w:comment w:id="150" w:author="DFO-MPO" w:date="2018-04-25T14:28:00Z" w:initials="D">
    <w:p w14:paraId="0F4DCFA2" w14:textId="77777777" w:rsidR="0093517A" w:rsidRDefault="0093517A">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51" w:author="Gail Davoren" w:date="2018-04-25T14:28:00Z" w:initials="GD">
    <w:p w14:paraId="1DFFB3A2" w14:textId="27908973" w:rsidR="0093517A" w:rsidRDefault="0093517A">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152" w:author="Gail Davoren" w:date="2018-04-25T14:28:00Z" w:initials="GD">
    <w:p w14:paraId="34036E9F" w14:textId="07135D92" w:rsidR="0093517A" w:rsidRDefault="0093517A">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147" w:author="Garry Stenson" w:date="2018-04-25T20:54:00Z" w:initials="GS">
    <w:p w14:paraId="2D8FB9C0" w14:textId="0C62C075" w:rsidR="0093517A" w:rsidRDefault="0093517A">
      <w:pPr>
        <w:pStyle w:val="CommentText"/>
      </w:pPr>
      <w:r>
        <w:rPr>
          <w:rStyle w:val="CommentReference"/>
        </w:rPr>
        <w:annotationRef/>
      </w:r>
      <w:r>
        <w:t>Are these details critical to the purpose of the paper – they are a bit confusing and seem to address details rather than the central thesis. I would not include them unless they can be show specifically to address something in Ken’s paper that cannot be addressed in other ways.</w:t>
      </w:r>
    </w:p>
  </w:comment>
  <w:comment w:id="163" w:author="Gail Davoren" w:date="2018-04-25T14:28:00Z" w:initials="GD">
    <w:p w14:paraId="4239864A" w14:textId="0F2D6F81" w:rsidR="0093517A" w:rsidRDefault="0093517A">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176" w:author="Gail Davoren" w:date="2018-04-25T14:28:00Z" w:initials="GD">
    <w:p w14:paraId="5E569C46" w14:textId="4AF24761" w:rsidR="0093517A" w:rsidRDefault="0093517A">
      <w:pPr>
        <w:pStyle w:val="CommentText"/>
      </w:pPr>
      <w:r>
        <w:rPr>
          <w:rStyle w:val="CommentReference"/>
        </w:rPr>
        <w:annotationRef/>
      </w:r>
      <w:r>
        <w:t>Do you mean patchily distributed and, thus, easily missed during survey lines?</w:t>
      </w:r>
    </w:p>
  </w:comment>
  <w:comment w:id="187" w:author="George Rose" w:date="2018-04-25T14:28:00Z" w:initials="">
    <w:p w14:paraId="3723259C" w14:textId="77777777" w:rsidR="0093517A" w:rsidRDefault="0093517A">
      <w:pPr>
        <w:pStyle w:val="Default"/>
      </w:pPr>
    </w:p>
    <w:p w14:paraId="5A66AE82" w14:textId="77777777" w:rsidR="0093517A" w:rsidRDefault="0093517A">
      <w:pPr>
        <w:pStyle w:val="Default"/>
      </w:pPr>
      <w:r>
        <w:rPr>
          <w:rFonts w:eastAsia="Arial Unicode MS" w:cs="Arial Unicode MS"/>
        </w:rPr>
        <w:t>Again, a series of echograms would help make this clearer - the differing structures of migrating vs. immature capelin (vertical vs. horizontal structure ….)</w:t>
      </w:r>
    </w:p>
  </w:comment>
  <w:comment w:id="209" w:author="George Rose" w:date="2018-04-25T14:28:00Z" w:initials="">
    <w:p w14:paraId="30418D17" w14:textId="77777777" w:rsidR="0093517A" w:rsidRDefault="0093517A">
      <w:pPr>
        <w:pStyle w:val="Default"/>
      </w:pPr>
    </w:p>
    <w:p w14:paraId="5DCE795B" w14:textId="77777777" w:rsidR="0093517A" w:rsidRDefault="0093517A">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211" w:author="George Rose" w:date="2018-04-25T14:28:00Z" w:initials="">
    <w:p w14:paraId="55127545" w14:textId="77777777" w:rsidR="0093517A" w:rsidRDefault="0093517A">
      <w:pPr>
        <w:pStyle w:val="Default"/>
      </w:pPr>
    </w:p>
    <w:p w14:paraId="4029B068" w14:textId="77777777" w:rsidR="0093517A" w:rsidRDefault="0093517A">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210" w:author="Gail Davoren" w:date="2018-04-25T14:28:00Z" w:initials="GD">
    <w:p w14:paraId="3C57887A" w14:textId="05C45B43" w:rsidR="0093517A" w:rsidRDefault="0093517A">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w:t>
      </w:r>
      <w:proofErr w:type="spellStart"/>
      <w:r>
        <w:t>spawner</w:t>
      </w:r>
      <w:proofErr w:type="spellEnd"/>
      <w:r>
        <w:t xml:space="preserve">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164" w:author="Garry Stenson" w:date="2018-04-25T20:57:00Z" w:initials="GS">
    <w:p w14:paraId="68BA3D8D" w14:textId="6DC94B73" w:rsidR="0093517A" w:rsidRDefault="0093517A">
      <w:pPr>
        <w:pStyle w:val="CommentText"/>
      </w:pPr>
      <w:r>
        <w:rPr>
          <w:rStyle w:val="CommentReference"/>
        </w:rPr>
        <w:annotationRef/>
      </w:r>
      <w:r>
        <w:t xml:space="preserve">Again – this detail is of importance to a capelin biologist but no one else cares UNLESS it is needed to counteract an argument of Ken’s. If so, you need to make clear how it relates. </w:t>
      </w:r>
    </w:p>
  </w:comment>
  <w:comment w:id="215" w:author="Gail Davoren" w:date="2018-04-25T14:28:00Z" w:initials="GD">
    <w:p w14:paraId="30BCA9AD" w14:textId="35CCBACE" w:rsidR="0093517A" w:rsidRDefault="0093517A">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282" w:author="DFO-MPO" w:date="2018-04-25T14:28:00Z" w:initials="D">
    <w:p w14:paraId="1A61658B" w14:textId="77777777" w:rsidR="0093517A" w:rsidRDefault="0093517A">
      <w:pPr>
        <w:pStyle w:val="CommentText"/>
      </w:pPr>
      <w:r>
        <w:rPr>
          <w:rStyle w:val="CommentReference"/>
        </w:rPr>
        <w:annotationRef/>
      </w:r>
      <w:r>
        <w:t>Not sure that we can use the term “significant” here as we haven’t done any stats…</w:t>
      </w:r>
    </w:p>
  </w:comment>
  <w:comment w:id="319" w:author="Gail Davoren" w:date="2018-04-25T14:28:00Z" w:initials="GD">
    <w:p w14:paraId="51A07EAD" w14:textId="35A68A7F" w:rsidR="0093517A" w:rsidRDefault="0093517A">
      <w:pPr>
        <w:pStyle w:val="CommentText"/>
      </w:pPr>
      <w:r>
        <w:rPr>
          <w:rStyle w:val="CommentReference"/>
        </w:rPr>
        <w:annotationRef/>
      </w:r>
      <w:proofErr w:type="gramStart"/>
      <w:r>
        <w:t>declines</w:t>
      </w:r>
      <w:proofErr w:type="gramEnd"/>
      <w:r>
        <w:t xml:space="preserve"> in stock size (release from intraspecific competition)</w:t>
      </w:r>
    </w:p>
  </w:comment>
  <w:comment w:id="323" w:author="Gail Davoren" w:date="2018-04-25T14:28:00Z" w:initials="GD">
    <w:p w14:paraId="6B05DB8A" w14:textId="4C86E99B" w:rsidR="0093517A" w:rsidRDefault="0093517A">
      <w:pPr>
        <w:pStyle w:val="CommentText"/>
      </w:pPr>
      <w:r>
        <w:rPr>
          <w:rStyle w:val="CommentReference"/>
        </w:rPr>
        <w:annotationRef/>
      </w:r>
      <w:r>
        <w:t xml:space="preserve">I think citing Burton and Flynn 1998 and </w:t>
      </w:r>
      <w:proofErr w:type="spellStart"/>
      <w:r>
        <w:t>Shackell</w:t>
      </w:r>
      <w:proofErr w:type="spellEnd"/>
      <w:r>
        <w:t xml:space="preserve"> et al. 1994 may be better references for the Newfoundland capelin population (as I think there is still uncertainties in this statement for capelin in other regions – e.g. Christiansen et al. 2008).</w:t>
      </w:r>
    </w:p>
  </w:comment>
  <w:comment w:id="324" w:author="Regular, Paul" w:date="2018-04-25T14:28:00Z" w:initials="PR">
    <w:p w14:paraId="2377244A" w14:textId="74C3688D" w:rsidR="0093517A" w:rsidRDefault="0093517A">
      <w:pPr>
        <w:pStyle w:val="CommentText"/>
      </w:pPr>
      <w:r>
        <w:rPr>
          <w:rStyle w:val="CommentReference"/>
        </w:rPr>
        <w:annotationRef/>
      </w:r>
      <w:r>
        <w:t>Seems somewhat speculative. Is there a reference for this?</w:t>
      </w:r>
    </w:p>
  </w:comment>
  <w:comment w:id="332" w:author="Regular, Paul" w:date="2018-04-25T14:28:00Z" w:initials="PR">
    <w:p w14:paraId="66B2F7EB" w14:textId="6944332C" w:rsidR="0093517A" w:rsidRDefault="0093517A">
      <w:pPr>
        <w:pStyle w:val="CommentText"/>
      </w:pPr>
      <w:r>
        <w:rPr>
          <w:rStyle w:val="CommentReference"/>
        </w:rPr>
        <w:annotationRef/>
      </w:r>
      <w:r>
        <w:t>And / or productivity….though there is no clear stock recruit relationship…so I’m not sure about the strength of the argument presented in this paragraph.</w:t>
      </w:r>
    </w:p>
  </w:comment>
  <w:comment w:id="327" w:author="Montevecchi, William" w:date="2018-04-25T14:28:00Z" w:initials="MW">
    <w:p w14:paraId="2036C437" w14:textId="4F66F635" w:rsidR="0093517A" w:rsidRDefault="0093517A">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333" w:author="Garry Stenson" w:date="2018-04-25T21:03:00Z" w:initials="GS">
    <w:p w14:paraId="38A932CD" w14:textId="21300749" w:rsidR="0093517A" w:rsidRDefault="0093517A">
      <w:pPr>
        <w:pStyle w:val="CommentText"/>
      </w:pPr>
      <w:r>
        <w:rPr>
          <w:rStyle w:val="CommentReference"/>
        </w:rPr>
        <w:annotationRef/>
      </w:r>
      <w:r>
        <w:t xml:space="preserve">I do not find this paragraph all that useful – yes there are costs to reproducing earlier but this is not really an argument against why we do not think Ken is correct. If it was that simple, no population would ever reproduce early.  You seem to be saying that because there are costs to reproducing early and given that NFLD capelin are reproducing earlier, they MUST have declined, seems a tenuous argument. </w:t>
      </w:r>
    </w:p>
  </w:comment>
  <w:comment w:id="336" w:author="Gail Davoren" w:date="2018-04-25T14:28:00Z" w:initials="GD">
    <w:p w14:paraId="0B73604F" w14:textId="6F5E9CD0" w:rsidR="0093517A" w:rsidRDefault="0093517A">
      <w:pPr>
        <w:pStyle w:val="CommentText"/>
      </w:pPr>
      <w:r>
        <w:rPr>
          <w:rStyle w:val="CommentReference"/>
        </w:rPr>
        <w:annotationRef/>
      </w:r>
      <w:r>
        <w:t>Yes, maybe we should restate to say that these factors likely combine to reduce the reproductive potential of Newfoundland capelin.</w:t>
      </w:r>
    </w:p>
  </w:comment>
  <w:comment w:id="335" w:author="Gail Davoren" w:date="2018-04-25T14:28:00Z" w:initials="GD">
    <w:p w14:paraId="537F2804" w14:textId="1C8C5E66" w:rsidR="0093517A" w:rsidRDefault="0093517A">
      <w:pPr>
        <w:pStyle w:val="CommentText"/>
      </w:pPr>
      <w:r>
        <w:rPr>
          <w:rStyle w:val="CommentReferenc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341" w:author="Garry Stenson" w:date="2018-04-25T21:09:00Z" w:initials="GS">
    <w:p w14:paraId="2E3D3E77" w14:textId="1A93A2C0" w:rsidR="0093517A" w:rsidRDefault="0093517A">
      <w:pPr>
        <w:pStyle w:val="CommentText"/>
      </w:pPr>
      <w:r>
        <w:rPr>
          <w:rStyle w:val="CommentReference"/>
        </w:rPr>
        <w:annotationRef/>
      </w:r>
      <w:r>
        <w:t>You need to set up the argument.</w:t>
      </w:r>
    </w:p>
  </w:comment>
  <w:comment w:id="371" w:author="Montevecchi, William" w:date="2018-04-25T14:28:00Z" w:initials="MW">
    <w:p w14:paraId="16975BFE" w14:textId="613D34A9" w:rsidR="0093517A" w:rsidRDefault="0093517A">
      <w:pPr>
        <w:pStyle w:val="CommentText"/>
      </w:pPr>
      <w:r>
        <w:rPr>
          <w:rStyle w:val="CommentReference"/>
        </w:rPr>
        <w:annotationRef/>
      </w:r>
      <w:r>
        <w:t>Specify – H2O temp?</w:t>
      </w:r>
    </w:p>
  </w:comment>
  <w:comment w:id="374" w:author="Garry Stenson" w:date="2018-04-25T21:12:00Z" w:initials="GS">
    <w:p w14:paraId="7DF8A35F" w14:textId="05C28DF1" w:rsidR="0093517A" w:rsidRDefault="0093517A">
      <w:pPr>
        <w:pStyle w:val="CommentText"/>
      </w:pPr>
      <w:r>
        <w:rPr>
          <w:rStyle w:val="CommentReference"/>
        </w:rPr>
        <w:annotationRef/>
      </w:r>
      <w:r>
        <w:t xml:space="preserve">Be careful with </w:t>
      </w:r>
      <w:proofErr w:type="spellStart"/>
      <w:r>
        <w:t>theuse</w:t>
      </w:r>
      <w:proofErr w:type="spellEnd"/>
      <w:r>
        <w:t xml:space="preserve"> of terms ‘northern cod’ is a term for Atlantic cod in 2j3kl – if you want to use the term, define it for readers not as familiar with the area as you are.</w:t>
      </w:r>
    </w:p>
  </w:comment>
  <w:comment w:id="394" w:author="Regular, Paul" w:date="2018-04-25T14:28:00Z" w:initials="PR">
    <w:p w14:paraId="0CE9847D" w14:textId="5315E6DE" w:rsidR="0093517A" w:rsidRDefault="0093517A">
      <w:pPr>
        <w:pStyle w:val="CommentText"/>
      </w:pPr>
      <w:r>
        <w:rPr>
          <w:rStyle w:val="CommentReference"/>
        </w:rPr>
        <w:annotationRef/>
      </w:r>
      <w:r>
        <w:t>I like this analysis! …however, we may not need to lay out the explanation here.</w:t>
      </w:r>
    </w:p>
  </w:comment>
  <w:comment w:id="526" w:author="George Rose" w:date="2018-04-25T14:28:00Z" w:initials="">
    <w:p w14:paraId="25813E38" w14:textId="77777777" w:rsidR="0093517A" w:rsidRDefault="0093517A">
      <w:pPr>
        <w:pStyle w:val="Default"/>
      </w:pPr>
      <w:r>
        <w:rPr>
          <w:rStyle w:val="CommentReference"/>
        </w:rPr>
        <w:annotationRef/>
      </w:r>
    </w:p>
  </w:comment>
  <w:comment w:id="538" w:author="George Rose" w:date="2018-04-25T14:28:00Z" w:initials="">
    <w:p w14:paraId="6A3CB113" w14:textId="77777777" w:rsidR="0093517A" w:rsidRDefault="0093517A">
      <w:pPr>
        <w:pStyle w:val="Default"/>
      </w:pPr>
    </w:p>
    <w:p w14:paraId="356211BA" w14:textId="77777777" w:rsidR="0093517A" w:rsidRDefault="0093517A">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540" w:author="George Rose" w:date="2018-04-25T14:28:00Z" w:initials="">
    <w:p w14:paraId="0E4ECEA9" w14:textId="77777777" w:rsidR="0093517A" w:rsidRDefault="0093517A">
      <w:pPr>
        <w:pStyle w:val="Default"/>
      </w:pPr>
      <w:r>
        <w:rPr>
          <w:rStyle w:val="CommentReference"/>
        </w:rPr>
        <w:annotationRef/>
      </w:r>
    </w:p>
  </w:comment>
  <w:comment w:id="545" w:author="George Rose" w:date="2018-04-25T14:28:00Z" w:initials="">
    <w:p w14:paraId="005AE4D1" w14:textId="77777777" w:rsidR="0093517A" w:rsidRDefault="0093517A">
      <w:pPr>
        <w:pStyle w:val="Default"/>
      </w:pPr>
    </w:p>
    <w:p w14:paraId="3A08DAFA" w14:textId="77777777" w:rsidR="0093517A" w:rsidRDefault="0093517A">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554" w:author="Garry Stenson" w:date="2018-04-25T21:20:00Z" w:initials="GS">
    <w:p w14:paraId="19D6E7E5" w14:textId="77777777" w:rsidR="0093517A" w:rsidRDefault="0093517A">
      <w:pPr>
        <w:pStyle w:val="CommentText"/>
      </w:pPr>
      <w:r>
        <w:rPr>
          <w:rStyle w:val="CommentReference"/>
        </w:rPr>
        <w:annotationRef/>
      </w:r>
      <w:r>
        <w:t>Is there anything in John Anderson’s 0 group survey from the early 1990s (closer to the time of collapse) that would be of use?</w:t>
      </w:r>
    </w:p>
    <w:p w14:paraId="648AF12A" w14:textId="77777777" w:rsidR="0093517A" w:rsidRDefault="0093517A">
      <w:pPr>
        <w:pStyle w:val="CommentText"/>
      </w:pPr>
    </w:p>
    <w:p w14:paraId="5FF27A54" w14:textId="3681583A" w:rsidR="0093517A" w:rsidRDefault="0093517A">
      <w:pPr>
        <w:pStyle w:val="CommentText"/>
      </w:pPr>
      <w:r>
        <w:t xml:space="preserve">Because the capelin series starts after the collapse the usefulness to say there was a collapse is limited. This seems to say the FBTS support the distribution of the capelin but the tie to the non-collapse hypothesis may not be clear. </w:t>
      </w:r>
    </w:p>
  </w:comment>
  <w:comment w:id="557" w:author="Garry Stenson" w:date="2018-04-25T21:23:00Z" w:initials="GS">
    <w:p w14:paraId="1562A542" w14:textId="3BD59E75" w:rsidR="0093517A" w:rsidRDefault="0093517A">
      <w:pPr>
        <w:pStyle w:val="CommentText"/>
      </w:pPr>
      <w:r>
        <w:rPr>
          <w:rStyle w:val="CommentReference"/>
        </w:rPr>
        <w:annotationRef/>
      </w:r>
      <w:r>
        <w:t>Unnecessary – it does not add to the focus of the paper</w:t>
      </w:r>
    </w:p>
  </w:comment>
  <w:comment w:id="559" w:author="Gail Davoren" w:date="2018-04-25T14:28:00Z" w:initials="GD">
    <w:p w14:paraId="4744FEFE" w14:textId="7F396131" w:rsidR="0093517A" w:rsidRDefault="0093517A">
      <w:pPr>
        <w:pStyle w:val="CommentText"/>
      </w:pPr>
      <w:r>
        <w:rPr>
          <w:rStyle w:val="CommentReference"/>
        </w:rPr>
        <w:annotationRef/>
      </w:r>
      <w:r>
        <w:t>Vertical movement patterns? I think we should be clear about this.</w:t>
      </w:r>
    </w:p>
  </w:comment>
  <w:comment w:id="555" w:author="Regular, Paul" w:date="2018-04-25T14:28:00Z" w:initials="PR">
    <w:p w14:paraId="40687205" w14:textId="77777777" w:rsidR="0093517A" w:rsidRDefault="0093517A">
      <w:pPr>
        <w:pStyle w:val="CommentText"/>
      </w:pPr>
      <w:r>
        <w:rPr>
          <w:rStyle w:val="CommentReference"/>
        </w:rPr>
        <w:annotationRef/>
      </w:r>
      <w:r>
        <w:rPr>
          <w:rStyle w:val="CommentReference"/>
        </w:rPr>
        <w:annotationRef/>
      </w:r>
      <w:r>
        <w:t>The purpose of this paragraph is unclear. I don’t recall Frank et al. raising concern over the dead zone. Probably not needed.</w:t>
      </w:r>
    </w:p>
    <w:p w14:paraId="6479B8C7" w14:textId="77777777" w:rsidR="0093517A" w:rsidRDefault="0093517A">
      <w:pPr>
        <w:pStyle w:val="CommentText"/>
      </w:pPr>
    </w:p>
    <w:p w14:paraId="605DCD63" w14:textId="25A9370C" w:rsidR="0093517A" w:rsidRDefault="0093517A">
      <w:pPr>
        <w:pStyle w:val="CommentText"/>
      </w:pPr>
      <w:r>
        <w:t xml:space="preserve">GBS: I agree with Paul – the only useful parts of this paragraph are the last few </w:t>
      </w:r>
      <w:proofErr w:type="spellStart"/>
      <w:r>
        <w:t>sentances</w:t>
      </w:r>
      <w:proofErr w:type="spellEnd"/>
      <w:r>
        <w:t xml:space="preserve"> where it is tied back to the abundance of capelin. The rest is unnecessary and distracts from the main </w:t>
      </w:r>
      <w:proofErr w:type="spellStart"/>
      <w:r>
        <w:t>arguement</w:t>
      </w:r>
      <w:proofErr w:type="spellEnd"/>
    </w:p>
  </w:comment>
  <w:comment w:id="603" w:author="Garry Stenson" w:date="2018-04-25T21:28:00Z" w:initials="GS">
    <w:p w14:paraId="6FA1D9AF" w14:textId="77777777" w:rsidR="0093517A" w:rsidRDefault="0093517A">
      <w:pPr>
        <w:pStyle w:val="CommentText"/>
      </w:pPr>
      <w:r>
        <w:rPr>
          <w:rStyle w:val="CommentReference"/>
        </w:rPr>
        <w:annotationRef/>
      </w:r>
      <w:r>
        <w:t>How can you say this if you excluded everything prior to 1995?? You have nothing to come to pre 1991!</w:t>
      </w:r>
    </w:p>
    <w:p w14:paraId="51A222A6" w14:textId="77777777" w:rsidR="0093517A" w:rsidRDefault="0093517A">
      <w:pPr>
        <w:pStyle w:val="CommentText"/>
      </w:pPr>
    </w:p>
    <w:p w14:paraId="3B341C43" w14:textId="2EF17A62" w:rsidR="0093517A" w:rsidRDefault="0093517A">
      <w:pPr>
        <w:pStyle w:val="CommentText"/>
      </w:pPr>
      <w:r>
        <w:t xml:space="preserve">All you can say is that since 1995 there is </w:t>
      </w:r>
      <w:proofErr w:type="spellStart"/>
      <w:r>
        <w:t>not</w:t>
      </w:r>
      <w:proofErr w:type="spellEnd"/>
      <w:r>
        <w:t xml:space="preserve"> evidence that capelin are </w:t>
      </w:r>
      <w:proofErr w:type="spellStart"/>
      <w:r>
        <w:t>centred</w:t>
      </w:r>
      <w:proofErr w:type="spellEnd"/>
      <w:r>
        <w:t xml:space="preserve"> inshore – they are still offshore. </w:t>
      </w:r>
    </w:p>
  </w:comment>
  <w:comment w:id="617" w:author="George Rose" w:date="2018-04-25T14:28:00Z" w:initials="">
    <w:p w14:paraId="00C57361" w14:textId="77777777" w:rsidR="0093517A" w:rsidRDefault="0093517A">
      <w:pPr>
        <w:pStyle w:val="Default"/>
      </w:pPr>
    </w:p>
    <w:p w14:paraId="31E807D6" w14:textId="77777777" w:rsidR="0093517A" w:rsidRDefault="0093517A">
      <w:pPr>
        <w:pStyle w:val="Default"/>
      </w:pPr>
      <w:r>
        <w:rPr>
          <w:rFonts w:eastAsia="Arial Unicode MS" w:cs="Arial Unicode MS"/>
        </w:rPr>
        <w:t>What does this mean?</w:t>
      </w:r>
    </w:p>
  </w:comment>
  <w:comment w:id="623" w:author="Regular, Paul" w:date="2018-04-25T14:28:00Z" w:initials="PR">
    <w:p w14:paraId="4A630F32" w14:textId="1123447C" w:rsidR="0093517A" w:rsidRDefault="0093517A">
      <w:pPr>
        <w:pStyle w:val="CommentText"/>
      </w:pPr>
      <w:r>
        <w:rPr>
          <w:rStyle w:val="CommentReference"/>
        </w:rPr>
        <w:annotationRef/>
      </w:r>
      <w:r>
        <w:t>Maybe the figure units should be density?</w:t>
      </w:r>
    </w:p>
  </w:comment>
  <w:comment w:id="647" w:author="Garry Stenson" w:date="2018-04-25T21:34:00Z" w:initials="GS">
    <w:p w14:paraId="7F0EF084" w14:textId="6B6A17BC" w:rsidR="0093517A" w:rsidRDefault="0093517A">
      <w:pPr>
        <w:pStyle w:val="CommentText"/>
      </w:pPr>
      <w:r>
        <w:rPr>
          <w:rStyle w:val="CommentReference"/>
        </w:rPr>
        <w:annotationRef/>
      </w:r>
      <w:r>
        <w:t xml:space="preserve">I do not see that this is needed. End the point with the idea that there are no old fish inshore. Unless it is needed to go with the final sentence of the next paragraph. </w:t>
      </w:r>
    </w:p>
  </w:comment>
  <w:comment w:id="650" w:author="George Rose" w:date="2018-04-25T14:28:00Z" w:initials="">
    <w:p w14:paraId="2D816E0B" w14:textId="77777777" w:rsidR="0093517A" w:rsidRDefault="0093517A">
      <w:pPr>
        <w:pStyle w:val="Default"/>
      </w:pPr>
    </w:p>
    <w:p w14:paraId="59675E0B" w14:textId="77777777" w:rsidR="0093517A" w:rsidRDefault="0093517A">
      <w:pPr>
        <w:pStyle w:val="Default"/>
      </w:pPr>
      <w:r>
        <w:rPr>
          <w:rFonts w:eastAsia="Arial Unicode MS" w:cs="Arial Unicode MS"/>
        </w:rPr>
        <w:t xml:space="preserve"> I would say is consistent with</w:t>
      </w:r>
    </w:p>
  </w:comment>
  <w:comment w:id="648" w:author="Garry Stenson" w:date="2018-04-25T21:35:00Z" w:initials="GS">
    <w:p w14:paraId="5A418FC4" w14:textId="77777777" w:rsidR="0093517A" w:rsidRDefault="0093517A">
      <w:pPr>
        <w:pStyle w:val="CommentText"/>
      </w:pPr>
      <w:r>
        <w:rPr>
          <w:rStyle w:val="CommentReference"/>
        </w:rPr>
        <w:annotationRef/>
      </w:r>
      <w:r>
        <w:t xml:space="preserve">I put these conclusions up closer to the data </w:t>
      </w:r>
    </w:p>
    <w:p w14:paraId="126232D4" w14:textId="77777777" w:rsidR="0093517A" w:rsidRDefault="0093517A">
      <w:pPr>
        <w:pStyle w:val="CommentText"/>
      </w:pPr>
    </w:p>
    <w:p w14:paraId="19E14E1E" w14:textId="402E1854" w:rsidR="0093517A" w:rsidRDefault="0093517A">
      <w:pPr>
        <w:pStyle w:val="CommentText"/>
      </w:pPr>
      <w:r>
        <w:t>The last sentence is useful but could be added to the previous paragraph</w:t>
      </w:r>
    </w:p>
  </w:comment>
  <w:comment w:id="653" w:author="George Rose" w:date="2018-04-25T14:28:00Z" w:initials="">
    <w:p w14:paraId="6D8FBD79" w14:textId="77777777" w:rsidR="0093517A" w:rsidRDefault="0093517A">
      <w:pPr>
        <w:pStyle w:val="Default"/>
      </w:pPr>
    </w:p>
    <w:p w14:paraId="3E64BBA6" w14:textId="77777777" w:rsidR="0093517A" w:rsidRDefault="0093517A">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658" w:author="Garry Stenson" w:date="2018-04-25T21:37:00Z" w:initials="GS">
    <w:p w14:paraId="6D77FCBC" w14:textId="34167BE2" w:rsidR="0093517A" w:rsidRDefault="0093517A">
      <w:pPr>
        <w:pStyle w:val="CommentText"/>
      </w:pPr>
      <w:r>
        <w:rPr>
          <w:rStyle w:val="CommentReference"/>
        </w:rPr>
        <w:annotationRef/>
      </w:r>
      <w:proofErr w:type="gramStart"/>
      <w:r>
        <w:t>you</w:t>
      </w:r>
      <w:proofErr w:type="gramEnd"/>
      <w:r>
        <w:t xml:space="preserve"> need to explain why this is even an issue here. Did Frank mention it? Is it a consequence of the 2 different hypothesis? Otherwise, why do we care about what the inshore catch rate index is?</w:t>
      </w:r>
    </w:p>
  </w:comment>
  <w:comment w:id="659" w:author="Gail Davoren" w:date="2018-04-25T14:28:00Z" w:initials="GD">
    <w:p w14:paraId="3CF47DED" w14:textId="47387678" w:rsidR="0093517A" w:rsidRDefault="0093517A">
      <w:pPr>
        <w:pStyle w:val="CommentText"/>
      </w:pPr>
      <w:r>
        <w:rPr>
          <w:rStyle w:val="CommentReference"/>
        </w:rPr>
        <w:annotationRef/>
      </w:r>
      <w:r>
        <w:t>I think we should state what that size criterion is here (briefly).</w:t>
      </w:r>
    </w:p>
  </w:comment>
  <w:comment w:id="660" w:author="Garry Stenson" w:date="2018-04-25T21:39:00Z" w:initials="GS">
    <w:p w14:paraId="7965FEFC" w14:textId="69C89C68" w:rsidR="0093517A" w:rsidRDefault="0093517A">
      <w:pPr>
        <w:pStyle w:val="CommentText"/>
      </w:pPr>
      <w:r>
        <w:rPr>
          <w:rStyle w:val="CommentReference"/>
        </w:rPr>
        <w:annotationRef/>
      </w:r>
      <w:r>
        <w:t xml:space="preserve">You need to start with this. “Frank presented the inshore catch rate data to support……..” then go on to explain why that is wrong. </w:t>
      </w:r>
    </w:p>
  </w:comment>
  <w:comment w:id="662" w:author="Garry Stenson" w:date="2018-04-25T21:41:00Z" w:initials="GS">
    <w:p w14:paraId="60BB4A54" w14:textId="556330F8" w:rsidR="0093517A" w:rsidRDefault="0093517A">
      <w:pPr>
        <w:pStyle w:val="CommentText"/>
      </w:pPr>
      <w:r>
        <w:rPr>
          <w:rStyle w:val="CommentReference"/>
        </w:rPr>
        <w:annotationRef/>
      </w:r>
      <w:r>
        <w:t>Again, you need to explain why this paragraph is needed. You cannot assume readers have memorized Frank’s paper the way you have.</w:t>
      </w:r>
    </w:p>
  </w:comment>
  <w:comment w:id="665" w:author="George Rose" w:date="2018-04-25T14:28:00Z" w:initials="">
    <w:p w14:paraId="397FB056" w14:textId="77777777" w:rsidR="0093517A" w:rsidRDefault="0093517A">
      <w:pPr>
        <w:pStyle w:val="Default"/>
      </w:pPr>
    </w:p>
    <w:p w14:paraId="729CB5B2" w14:textId="77777777" w:rsidR="0093517A" w:rsidRDefault="0093517A">
      <w:pPr>
        <w:pStyle w:val="Default"/>
      </w:pPr>
      <w:r>
        <w:rPr>
          <w:rFonts w:eastAsia="Arial Unicode MS" w:cs="Arial Unicode MS"/>
        </w:rPr>
        <w:t>Nakashima 1996, 1998</w:t>
      </w:r>
    </w:p>
  </w:comment>
  <w:comment w:id="663" w:author="Garry Stenson" w:date="2018-04-25T21:40:00Z" w:initials="GS">
    <w:p w14:paraId="3F93A256" w14:textId="428AF841" w:rsidR="0093517A" w:rsidRDefault="0093517A">
      <w:pPr>
        <w:pStyle w:val="CommentText"/>
      </w:pPr>
      <w:r>
        <w:rPr>
          <w:rStyle w:val="CommentReference"/>
        </w:rPr>
        <w:annotationRef/>
      </w:r>
      <w:r>
        <w:t>Is this detail needed?</w:t>
      </w:r>
    </w:p>
  </w:comment>
  <w:comment w:id="669" w:author="George Rose" w:date="2018-04-25T14:28:00Z" w:initials="">
    <w:p w14:paraId="00F3616F" w14:textId="77777777" w:rsidR="0093517A" w:rsidRDefault="0093517A">
      <w:pPr>
        <w:pStyle w:val="Default"/>
      </w:pPr>
    </w:p>
    <w:p w14:paraId="13ED84DE" w14:textId="77777777" w:rsidR="0093517A" w:rsidRDefault="0093517A">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672" w:author="Garry Stenson" w:date="2018-04-25T21:43:00Z" w:initials="GS">
    <w:p w14:paraId="120E8E02" w14:textId="0B1D643A" w:rsidR="0093517A" w:rsidRDefault="0093517A">
      <w:pPr>
        <w:pStyle w:val="CommentText"/>
      </w:pPr>
      <w:r>
        <w:rPr>
          <w:rStyle w:val="CommentReference"/>
        </w:rPr>
        <w:annotationRef/>
      </w:r>
      <w:proofErr w:type="gramStart"/>
      <w:r>
        <w:t>too</w:t>
      </w:r>
      <w:proofErr w:type="gramEnd"/>
      <w:r>
        <w:t xml:space="preserve"> much detail in this section</w:t>
      </w:r>
    </w:p>
  </w:comment>
  <w:comment w:id="678" w:author="Gail Davoren" w:date="2018-04-25T14:28:00Z" w:initials="GD">
    <w:p w14:paraId="5B890EC3" w14:textId="6E794335" w:rsidR="0093517A" w:rsidRDefault="0093517A">
      <w:pPr>
        <w:pStyle w:val="CommentText"/>
      </w:pPr>
      <w:r>
        <w:rPr>
          <w:rStyle w:val="CommentReference"/>
        </w:rPr>
        <w:annotationRef/>
      </w:r>
      <w:r>
        <w:t xml:space="preserve">Davoren et al. 2015, Davoren and </w:t>
      </w:r>
      <w:proofErr w:type="spellStart"/>
      <w:r>
        <w:t>Halden</w:t>
      </w:r>
      <w:proofErr w:type="spellEnd"/>
      <w:r>
        <w:t xml:space="preserve"> 2014</w:t>
      </w:r>
    </w:p>
  </w:comment>
  <w:comment w:id="683" w:author="Garry Stenson" w:date="2018-04-25T21:44:00Z" w:initials="GS">
    <w:p w14:paraId="57E1F4A9" w14:textId="47CF6E46" w:rsidR="0093517A" w:rsidRDefault="0093517A">
      <w:pPr>
        <w:pStyle w:val="CommentText"/>
      </w:pPr>
      <w:r>
        <w:rPr>
          <w:rStyle w:val="CommentReference"/>
        </w:rPr>
        <w:annotationRef/>
      </w:r>
      <w:r>
        <w:t xml:space="preserve"> </w:t>
      </w:r>
    </w:p>
  </w:comment>
  <w:comment w:id="684" w:author="Garry Stenson" w:date="2018-04-25T21:44:00Z" w:initials="GS">
    <w:p w14:paraId="681FAA8B" w14:textId="44C183A8" w:rsidR="0093517A" w:rsidRDefault="0093517A">
      <w:pPr>
        <w:pStyle w:val="CommentText"/>
      </w:pPr>
      <w:r>
        <w:rPr>
          <w:rStyle w:val="CommentReference"/>
        </w:rPr>
        <w:annotationRef/>
      </w:r>
      <w:r>
        <w:t>This is how you need to start your sections</w:t>
      </w:r>
    </w:p>
  </w:comment>
  <w:comment w:id="689" w:author="George Rose" w:date="2018-04-25T14:28:00Z" w:initials="">
    <w:p w14:paraId="1A0EEC34" w14:textId="77777777" w:rsidR="0093517A" w:rsidRDefault="0093517A">
      <w:pPr>
        <w:pStyle w:val="Default"/>
      </w:pPr>
    </w:p>
    <w:p w14:paraId="498844AB" w14:textId="77777777" w:rsidR="0093517A" w:rsidRDefault="0093517A">
      <w:pPr>
        <w:pStyle w:val="Default"/>
      </w:pPr>
      <w:r>
        <w:rPr>
          <w:rFonts w:eastAsia="Arial Unicode MS" w:cs="Arial Unicode MS"/>
        </w:rPr>
        <w:t>Confusing…</w:t>
      </w:r>
    </w:p>
  </w:comment>
  <w:comment w:id="690" w:author="Gail Davoren" w:date="2018-04-25T14:28:00Z" w:initials="GD">
    <w:p w14:paraId="292E53DA" w14:textId="2411BE8C" w:rsidR="0093517A" w:rsidRDefault="0093517A">
      <w:pPr>
        <w:pStyle w:val="CommentText"/>
      </w:pPr>
      <w:r>
        <w:rPr>
          <w:rStyle w:val="CommentReference"/>
        </w:rPr>
        <w:annotationRef/>
      </w:r>
      <w:r>
        <w:t>Already stated above?</w:t>
      </w:r>
    </w:p>
  </w:comment>
  <w:comment w:id="693" w:author="Pierre Pepin" w:date="2018-04-25T14:28:00Z" w:initials="PP">
    <w:p w14:paraId="01175E83" w14:textId="77777777" w:rsidR="0093517A" w:rsidRDefault="0093517A"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696" w:author="Gail Davoren" w:date="2018-04-25T14:28:00Z" w:initials="GD">
    <w:p w14:paraId="32BBBE7A" w14:textId="55E65B42" w:rsidR="0093517A" w:rsidRDefault="0093517A">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697" w:author="Regular, Paul" w:date="2018-04-25T14:28:00Z" w:initials="PR">
    <w:p w14:paraId="31CBF54F" w14:textId="77777777" w:rsidR="0093517A" w:rsidRDefault="0093517A">
      <w:pPr>
        <w:pStyle w:val="CommentText"/>
      </w:pPr>
      <w:r>
        <w:rPr>
          <w:rStyle w:val="CommentReference"/>
        </w:rPr>
        <w:annotationRef/>
      </w:r>
      <w:r>
        <w:t>Good point! I think this section can be simplified and focus on this specific point. I’m not sure we need all the details on each of the surveys</w:t>
      </w:r>
    </w:p>
    <w:p w14:paraId="788E997C" w14:textId="77777777" w:rsidR="0093517A" w:rsidRDefault="0093517A">
      <w:pPr>
        <w:pStyle w:val="CommentText"/>
      </w:pPr>
    </w:p>
    <w:p w14:paraId="5E07153F" w14:textId="78EA3A21" w:rsidR="0093517A" w:rsidRDefault="0093517A">
      <w:pPr>
        <w:pStyle w:val="CommentText"/>
      </w:pPr>
      <w:r>
        <w:t xml:space="preserve">GBS: I </w:t>
      </w:r>
      <w:proofErr w:type="gramStart"/>
      <w:r>
        <w:t>agree !</w:t>
      </w:r>
      <w:proofErr w:type="gramEnd"/>
    </w:p>
  </w:comment>
  <w:comment w:id="720" w:author="Garry Stenson" w:date="2018-04-26T10:03:00Z" w:initials="GS">
    <w:p w14:paraId="0B6E9F17" w14:textId="38F5B0DB" w:rsidR="0093517A" w:rsidRDefault="0093517A">
      <w:pPr>
        <w:pStyle w:val="CommentText"/>
      </w:pPr>
      <w:r>
        <w:rPr>
          <w:rStyle w:val="CommentReference"/>
        </w:rPr>
        <w:annotationRef/>
      </w:r>
      <w:r>
        <w:t xml:space="preserve">I seem to recall an older paper by </w:t>
      </w:r>
      <w:proofErr w:type="spellStart"/>
      <w:r>
        <w:t>Carscadden</w:t>
      </w:r>
      <w:proofErr w:type="spellEnd"/>
      <w:r>
        <w:t xml:space="preserve"> and Winters that quantified predation on capelin. It would be a better reference than an </w:t>
      </w:r>
      <w:proofErr w:type="spellStart"/>
      <w:r>
        <w:t>ecopath</w:t>
      </w:r>
      <w:proofErr w:type="spellEnd"/>
      <w:r>
        <w:t xml:space="preserve"> model</w:t>
      </w:r>
    </w:p>
  </w:comment>
  <w:comment w:id="736" w:author="George Rose" w:date="2018-04-25T14:28:00Z" w:initials="">
    <w:p w14:paraId="0BBF380B" w14:textId="77777777" w:rsidR="0093517A" w:rsidRDefault="0093517A">
      <w:pPr>
        <w:pStyle w:val="Default"/>
      </w:pPr>
    </w:p>
    <w:p w14:paraId="41D5A69C" w14:textId="77777777" w:rsidR="0093517A" w:rsidRDefault="0093517A">
      <w:pPr>
        <w:pStyle w:val="Default"/>
      </w:pPr>
      <w:r>
        <w:rPr>
          <w:rFonts w:eastAsia="Arial Unicode MS" w:cs="Arial Unicode MS"/>
        </w:rPr>
        <w:t>Northern cod is a name so should be Capitalized</w:t>
      </w:r>
    </w:p>
  </w:comment>
  <w:comment w:id="739" w:author="George Rose" w:date="2018-04-25T14:28:00Z" w:initials="">
    <w:p w14:paraId="3C657362" w14:textId="77777777" w:rsidR="0093517A" w:rsidRDefault="0093517A">
      <w:pPr>
        <w:pStyle w:val="Default"/>
      </w:pPr>
    </w:p>
    <w:p w14:paraId="1B083FBC" w14:textId="77777777" w:rsidR="0093517A" w:rsidRDefault="0093517A">
      <w:pPr>
        <w:pStyle w:val="Default"/>
      </w:pPr>
      <w:r>
        <w:rPr>
          <w:rFonts w:eastAsia="Arial Unicode MS" w:cs="Arial Unicode MS"/>
        </w:rPr>
        <w:t xml:space="preserve">I would not refer to the </w:t>
      </w:r>
      <w:proofErr w:type="spellStart"/>
      <w:r>
        <w:rPr>
          <w:rFonts w:eastAsia="Arial Unicode MS" w:cs="Arial Unicode MS"/>
        </w:rPr>
        <w:t>Ncod</w:t>
      </w:r>
      <w:proofErr w:type="spellEnd"/>
      <w:r>
        <w:rPr>
          <w:rFonts w:eastAsia="Arial Unicode MS" w:cs="Arial Unicode MS"/>
        </w:rPr>
        <w:t xml:space="preserve"> this way - better to refer to it as a stock complex or </w:t>
      </w:r>
      <w:proofErr w:type="spellStart"/>
      <w:r>
        <w:rPr>
          <w:rFonts w:eastAsia="Arial Unicode MS" w:cs="Arial Unicode MS"/>
        </w:rPr>
        <w:t>metapopulation</w:t>
      </w:r>
      <w:proofErr w:type="spellEnd"/>
      <w:r>
        <w:rPr>
          <w:rFonts w:eastAsia="Arial Unicode MS" w:cs="Arial Unicode MS"/>
        </w:rPr>
        <w:t xml:space="preserve"> even better (see recent Rose and Rowe 2018 paper in CJFAS as well as Neville et al. just-in…</w:t>
      </w:r>
    </w:p>
  </w:comment>
  <w:comment w:id="741" w:author="George Rose" w:date="2018-04-25T14:28:00Z" w:initials="">
    <w:p w14:paraId="2681CD90" w14:textId="77777777" w:rsidR="0093517A" w:rsidRDefault="0093517A">
      <w:pPr>
        <w:pStyle w:val="Default"/>
      </w:pPr>
    </w:p>
    <w:p w14:paraId="5CB7E4FA" w14:textId="77777777" w:rsidR="0093517A" w:rsidRDefault="0093517A">
      <w:pPr>
        <w:pStyle w:val="Default"/>
      </w:pPr>
      <w:r>
        <w:rPr>
          <w:rFonts w:eastAsia="Arial Unicode MS" w:cs="Arial Unicode MS"/>
        </w:rPr>
        <w:t xml:space="preserve">These gradients did not exist in the spring of 2015 as a result of redistribution of cod to the North - </w:t>
      </w:r>
    </w:p>
  </w:comment>
  <w:comment w:id="746" w:author="George Rose" w:date="2018-04-25T14:28:00Z" w:initials="">
    <w:p w14:paraId="15D83898" w14:textId="77777777" w:rsidR="0093517A" w:rsidRDefault="0093517A">
      <w:pPr>
        <w:pStyle w:val="Default"/>
      </w:pPr>
    </w:p>
    <w:p w14:paraId="22FFD6AB" w14:textId="77777777" w:rsidR="0093517A" w:rsidRDefault="0093517A">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747" w:author="Garry Stenson" w:date="2018-04-26T10:18:00Z" w:initials="GS">
    <w:p w14:paraId="31BD12B2" w14:textId="446C0F48" w:rsidR="0093517A" w:rsidRDefault="0093517A">
      <w:pPr>
        <w:pStyle w:val="CommentText"/>
      </w:pPr>
      <w:r>
        <w:rPr>
          <w:rStyle w:val="CommentReference"/>
        </w:rPr>
        <w:annotationRef/>
      </w:r>
      <w:r>
        <w:t xml:space="preserve">Do you mean that they are different than each other or that they each vary independently? </w:t>
      </w:r>
    </w:p>
  </w:comment>
  <w:comment w:id="754" w:author="George Rose" w:date="2018-04-25T14:28:00Z" w:initials="">
    <w:p w14:paraId="4BDB217B" w14:textId="77777777" w:rsidR="0093517A" w:rsidRDefault="0093517A">
      <w:pPr>
        <w:pStyle w:val="Default"/>
      </w:pPr>
    </w:p>
    <w:p w14:paraId="0A847998" w14:textId="77777777" w:rsidR="0093517A" w:rsidRDefault="0093517A">
      <w:pPr>
        <w:pStyle w:val="Default"/>
        <w:rPr>
          <w:rFonts w:eastAsia="Arial Unicode MS" w:cs="Arial Unicode MS"/>
        </w:rPr>
      </w:pPr>
      <w:r>
        <w:rPr>
          <w:rFonts w:eastAsia="Arial Unicode MS" w:cs="Arial Unicode MS"/>
        </w:rPr>
        <w:t>This could be a footnote if the journal allows these - I think it should be recognized to make sure the paper is up to date with the literature…</w:t>
      </w:r>
    </w:p>
    <w:p w14:paraId="00BCF2FD" w14:textId="77777777" w:rsidR="0093517A" w:rsidRDefault="0093517A">
      <w:pPr>
        <w:pStyle w:val="Default"/>
        <w:rPr>
          <w:rFonts w:eastAsia="Arial Unicode MS" w:cs="Arial Unicode MS"/>
        </w:rPr>
      </w:pPr>
    </w:p>
    <w:p w14:paraId="30A050D7" w14:textId="4B11CB55" w:rsidR="0093517A" w:rsidRDefault="0093517A">
      <w:pPr>
        <w:pStyle w:val="Default"/>
      </w:pPr>
      <w:r>
        <w:rPr>
          <w:rFonts w:eastAsia="Arial Unicode MS" w:cs="Arial Unicode MS"/>
        </w:rPr>
        <w:t xml:space="preserve">I am not sure it adds </w:t>
      </w:r>
      <w:proofErr w:type="spellStart"/>
      <w:proofErr w:type="gramStart"/>
      <w:r>
        <w:rPr>
          <w:rFonts w:eastAsia="Arial Unicode MS" w:cs="Arial Unicode MS"/>
        </w:rPr>
        <w:t>anyting</w:t>
      </w:r>
      <w:proofErr w:type="spellEnd"/>
      <w:r>
        <w:rPr>
          <w:rFonts w:eastAsia="Arial Unicode MS" w:cs="Arial Unicode MS"/>
        </w:rPr>
        <w:t xml:space="preserve"> .</w:t>
      </w:r>
      <w:proofErr w:type="gramEnd"/>
      <w:r>
        <w:rPr>
          <w:rFonts w:eastAsia="Arial Unicode MS" w:cs="Arial Unicode MS"/>
        </w:rPr>
        <w:t xml:space="preserve"> A footnote would be fine but no need for it otherwise. </w:t>
      </w:r>
    </w:p>
  </w:comment>
  <w:comment w:id="779" w:author="Garry Stenson" w:date="2018-04-26T10:21:00Z" w:initials="GS">
    <w:p w14:paraId="032E576B" w14:textId="78972343" w:rsidR="0093517A" w:rsidRDefault="0093517A">
      <w:pPr>
        <w:pStyle w:val="CommentText"/>
      </w:pPr>
      <w:r>
        <w:rPr>
          <w:rStyle w:val="CommentReference"/>
        </w:rPr>
        <w:annotationRef/>
      </w:r>
      <w:r>
        <w:t>A redistribution of capelin without a collapse would also explain this so be careful</w:t>
      </w:r>
    </w:p>
  </w:comment>
  <w:comment w:id="805" w:author="Garry Stenson" w:date="2018-04-26T10:23:00Z" w:initials="GS">
    <w:p w14:paraId="5BCA6A57" w14:textId="49F85CA5" w:rsidR="0093517A" w:rsidRDefault="0093517A">
      <w:pPr>
        <w:pStyle w:val="CommentText"/>
      </w:pPr>
      <w:r>
        <w:rPr>
          <w:rStyle w:val="CommentReference"/>
        </w:rPr>
        <w:annotationRef/>
      </w:r>
      <w:r>
        <w:t>This detail is not needed</w:t>
      </w:r>
    </w:p>
  </w:comment>
  <w:comment w:id="816" w:author="Garry Stenson" w:date="2018-04-26T10:25:00Z" w:initials="GS">
    <w:p w14:paraId="6D7E7046" w14:textId="1AE5990A" w:rsidR="0093517A" w:rsidRDefault="0093517A">
      <w:pPr>
        <w:pStyle w:val="CommentText"/>
      </w:pPr>
      <w:r>
        <w:rPr>
          <w:rStyle w:val="CommentReference"/>
        </w:rPr>
        <w:annotationRef/>
      </w:r>
      <w:proofErr w:type="spellStart"/>
      <w:r>
        <w:t>Thishas</w:t>
      </w:r>
      <w:proofErr w:type="spellEnd"/>
      <w:r>
        <w:t xml:space="preserve"> now be inserted earlier so it can be cut here. </w:t>
      </w:r>
    </w:p>
  </w:comment>
  <w:comment w:id="825" w:author="Montevecchi, William" w:date="2018-04-25T14:28:00Z" w:initials="MW">
    <w:p w14:paraId="5AB45381" w14:textId="329A13AA" w:rsidR="0093517A" w:rsidRDefault="0093517A">
      <w:pPr>
        <w:pStyle w:val="CommentText"/>
      </w:pPr>
      <w:r>
        <w:rPr>
          <w:rStyle w:val="CommentReference"/>
        </w:rPr>
        <w:annotationRef/>
      </w:r>
      <w:r>
        <w:t>Perhaps but paradoxical</w:t>
      </w:r>
    </w:p>
  </w:comment>
  <w:comment w:id="834" w:author="Garry Stenson" w:date="2018-04-26T10:29:00Z" w:initials="GS">
    <w:p w14:paraId="70735EB8" w14:textId="6FFD2136" w:rsidR="0093517A" w:rsidRDefault="0093517A">
      <w:pPr>
        <w:pStyle w:val="CommentText"/>
      </w:pPr>
      <w:r>
        <w:rPr>
          <w:rStyle w:val="CommentReference"/>
        </w:rPr>
        <w:annotationRef/>
      </w:r>
      <w:r>
        <w:t xml:space="preserve">We now have unpublished data showing changes in condition linked to capelin biomass as well but it may not be needed here. </w:t>
      </w:r>
    </w:p>
  </w:comment>
  <w:comment w:id="857" w:author="Garry Stenson" w:date="2018-04-26T10:34:00Z" w:initials="GS">
    <w:p w14:paraId="274AB487" w14:textId="092107A5" w:rsidR="0093517A" w:rsidRDefault="0093517A">
      <w:pPr>
        <w:pStyle w:val="CommentText"/>
      </w:pPr>
      <w:r>
        <w:rPr>
          <w:rStyle w:val="CommentReference"/>
        </w:rPr>
        <w:annotationRef/>
      </w:r>
      <w:r>
        <w:t>There were a couple of very long ‘run-on’ sentences that I tried to correct.</w:t>
      </w:r>
    </w:p>
  </w:comment>
  <w:comment w:id="861" w:author="Garry Stenson" w:date="2018-04-26T10:36:00Z" w:initials="GS">
    <w:p w14:paraId="3D67B93F" w14:textId="77777777" w:rsidR="0093517A" w:rsidRDefault="0093517A">
      <w:pPr>
        <w:pStyle w:val="CommentText"/>
      </w:pPr>
      <w:r>
        <w:rPr>
          <w:rStyle w:val="CommentReference"/>
        </w:rPr>
        <w:annotationRef/>
      </w:r>
      <w:r>
        <w:t>What does this mean?</w:t>
      </w:r>
    </w:p>
    <w:p w14:paraId="41019F7A" w14:textId="723CFC81" w:rsidR="0093517A" w:rsidRDefault="0093517A">
      <w:pPr>
        <w:pStyle w:val="CommentText"/>
      </w:pPr>
      <w:r>
        <w:t xml:space="preserve">I am not sure this sentence adds </w:t>
      </w:r>
      <w:proofErr w:type="spellStart"/>
      <w:r>
        <w:t>anyting</w:t>
      </w:r>
      <w:proofErr w:type="spellEnd"/>
      <w:r>
        <w:t xml:space="preserve"> more than already said in a clearer manner.</w:t>
      </w:r>
    </w:p>
  </w:comment>
  <w:comment w:id="881" w:author="DFO-MPO" w:date="2018-04-25T14:28:00Z" w:initials="D">
    <w:p w14:paraId="114A03D4" w14:textId="77777777" w:rsidR="0093517A" w:rsidRDefault="0093517A">
      <w:pPr>
        <w:pStyle w:val="CommentText"/>
      </w:pPr>
      <w:r>
        <w:rPr>
          <w:rStyle w:val="CommentReference"/>
        </w:rPr>
        <w:annotationRef/>
      </w:r>
      <w:r>
        <w:t xml:space="preserve">This wording is unclear for a few reasons. </w:t>
      </w:r>
    </w:p>
    <w:p w14:paraId="5F818693" w14:textId="77777777" w:rsidR="0093517A" w:rsidRDefault="0093517A" w:rsidP="007D7F93">
      <w:pPr>
        <w:pStyle w:val="CommentText"/>
        <w:numPr>
          <w:ilvl w:val="0"/>
          <w:numId w:val="3"/>
        </w:numPr>
      </w:pPr>
      <w:r>
        <w:t xml:space="preserve"> Abundance is being compared to biomass</w:t>
      </w:r>
    </w:p>
    <w:p w14:paraId="071495D7" w14:textId="77777777" w:rsidR="0093517A" w:rsidRDefault="0093517A" w:rsidP="007D7F93">
      <w:pPr>
        <w:pStyle w:val="CommentText"/>
        <w:numPr>
          <w:ilvl w:val="0"/>
          <w:numId w:val="3"/>
        </w:numPr>
      </w:pPr>
      <w:r>
        <w:t>I’m not sure what the 33% is being compared to</w:t>
      </w:r>
    </w:p>
    <w:p w14:paraId="3BC503D1" w14:textId="77777777" w:rsidR="0093517A" w:rsidRDefault="0093517A"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888" w:author="Gail Davoren" w:date="2018-04-25T14:28:00Z" w:initials="GD">
    <w:p w14:paraId="61345637" w14:textId="5F1A1B78" w:rsidR="0093517A" w:rsidRDefault="0093517A">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w:t>
      </w:r>
      <w:proofErr w:type="spellStart"/>
      <w:r>
        <w:t>murres</w:t>
      </w:r>
      <w:proofErr w:type="spellEnd"/>
      <w:r>
        <w:t xml:space="preserve"> &amp; gannets; Davoren et al. 2012), which is also reflected shifts in foraging </w:t>
      </w:r>
      <w:proofErr w:type="spellStart"/>
      <w:r>
        <w:t>behaviour</w:t>
      </w:r>
      <w:proofErr w:type="spellEnd"/>
      <w:r>
        <w:t xml:space="preserve"> (</w:t>
      </w:r>
      <w:proofErr w:type="spellStart"/>
      <w:r>
        <w:t>Garthe</w:t>
      </w:r>
      <w:proofErr w:type="spellEnd"/>
      <w:r>
        <w:t xml:space="preserve"> et al. 2011). This also refutes that capelin remain resident inshore throughout the year, as you wouldn't expect a dietary shift toward higher capelin throughout the summer if inshore capelin abundance was consistent during this time.</w:t>
      </w:r>
    </w:p>
  </w:comment>
  <w:comment w:id="891" w:author="Montevecchi, William" w:date="2018-04-25T14:28:00Z" w:initials="MW">
    <w:p w14:paraId="5346B98D" w14:textId="78357A57" w:rsidR="0093517A" w:rsidRDefault="0093517A">
      <w:pPr>
        <w:pStyle w:val="CommentText"/>
      </w:pPr>
      <w:r>
        <w:rPr>
          <w:rStyle w:val="CommentReference"/>
        </w:rPr>
        <w:annotationRef/>
      </w:r>
      <w:r>
        <w:t>Note this might also be interpreted as consistent with Frank et al argument about inshore capelin</w:t>
      </w:r>
    </w:p>
  </w:comment>
  <w:comment w:id="894" w:author="George Rose" w:date="2018-04-25T14:28:00Z" w:initials="">
    <w:p w14:paraId="103030EF" w14:textId="77777777" w:rsidR="0093517A" w:rsidRDefault="0093517A">
      <w:pPr>
        <w:pStyle w:val="Default"/>
      </w:pPr>
    </w:p>
    <w:p w14:paraId="23D209A8" w14:textId="77777777" w:rsidR="0093517A" w:rsidRDefault="0093517A">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870" w:author="Garry Stenson" w:date="2018-04-26T10:38:00Z" w:initials="GS">
    <w:p w14:paraId="23A26228" w14:textId="25EA4C54" w:rsidR="0093517A" w:rsidRDefault="0093517A">
      <w:pPr>
        <w:pStyle w:val="CommentText"/>
      </w:pPr>
      <w:r>
        <w:rPr>
          <w:rStyle w:val="CommentReference"/>
        </w:rPr>
        <w:annotationRef/>
      </w:r>
      <w:r>
        <w:t xml:space="preserve">I </w:t>
      </w:r>
      <w:proofErr w:type="spellStart"/>
      <w:r>
        <w:t>anm</w:t>
      </w:r>
      <w:proofErr w:type="spellEnd"/>
      <w:r>
        <w:t xml:space="preserve"> not sure where this is going or if it is even needed</w:t>
      </w:r>
    </w:p>
  </w:comment>
  <w:comment w:id="896" w:author="Garry Stenson" w:date="2018-04-26T10:38:00Z" w:initials="GS">
    <w:p w14:paraId="0C31AD58" w14:textId="29051A31" w:rsidR="0093517A" w:rsidRDefault="0093517A">
      <w:pPr>
        <w:pStyle w:val="CommentText"/>
      </w:pPr>
      <w:r>
        <w:rPr>
          <w:rStyle w:val="CommentReference"/>
        </w:rPr>
        <w:annotationRef/>
      </w:r>
      <w:r>
        <w:t>Who does ‘our’ refer to – it is not in this paper so it needs to be cited.</w:t>
      </w:r>
    </w:p>
  </w:comment>
  <w:comment w:id="915" w:author="Gail Davoren" w:date="2018-04-25T14:28:00Z" w:initials="GD">
    <w:p w14:paraId="351EF895" w14:textId="25484FB5" w:rsidR="0093517A" w:rsidRDefault="0093517A">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918" w:author="Gail Davoren" w:date="2018-04-25T14:28:00Z" w:initials="GD">
    <w:p w14:paraId="69F43390" w14:textId="0865CBE2" w:rsidR="0093517A" w:rsidRDefault="0093517A">
      <w:pPr>
        <w:pStyle w:val="CommentText"/>
      </w:pPr>
      <w:r>
        <w:rPr>
          <w:rStyle w:val="CommentReference"/>
        </w:rPr>
        <w:annotationRef/>
      </w:r>
      <w:r>
        <w:t>Maybe start with a topic sentence stating what we are refuting in this section.</w:t>
      </w:r>
    </w:p>
  </w:comment>
  <w:comment w:id="919" w:author="Garry Stenson" w:date="2018-04-26T10:39:00Z" w:initials="GS">
    <w:p w14:paraId="16671B91" w14:textId="7BF72CBE" w:rsidR="0093517A" w:rsidRDefault="0093517A">
      <w:pPr>
        <w:pStyle w:val="CommentText"/>
      </w:pPr>
      <w:r>
        <w:rPr>
          <w:rStyle w:val="CommentReference"/>
        </w:rPr>
        <w:annotationRef/>
      </w:r>
      <w:r>
        <w:t xml:space="preserve">Not needed if cited in Frank et al. </w:t>
      </w:r>
    </w:p>
  </w:comment>
  <w:comment w:id="920" w:author="Garry Stenson" w:date="2018-04-26T10:41:00Z" w:initials="GS">
    <w:p w14:paraId="42A69E52" w14:textId="77777777" w:rsidR="0093517A" w:rsidRDefault="0093517A">
      <w:pPr>
        <w:pStyle w:val="CommentText"/>
      </w:pPr>
      <w:r>
        <w:rPr>
          <w:rStyle w:val="CommentReference"/>
        </w:rPr>
        <w:annotationRef/>
      </w:r>
      <w:r>
        <w:t xml:space="preserve">Again – a lot of detail that is unnecessary. The point is that there is a gap. All </w:t>
      </w:r>
      <w:proofErr w:type="spellStart"/>
      <w:r>
        <w:t>fo</w:t>
      </w:r>
      <w:proofErr w:type="spellEnd"/>
      <w:r>
        <w:t xml:space="preserve"> this intro does not actually say that clearly. </w:t>
      </w:r>
    </w:p>
    <w:p w14:paraId="3C126B20" w14:textId="77777777" w:rsidR="0093517A" w:rsidRDefault="0093517A">
      <w:pPr>
        <w:pStyle w:val="CommentText"/>
      </w:pPr>
    </w:p>
    <w:p w14:paraId="66B7C639" w14:textId="73311554" w:rsidR="0093517A" w:rsidRDefault="0093517A">
      <w:pPr>
        <w:pStyle w:val="CommentText"/>
      </w:pPr>
      <w:r>
        <w:t xml:space="preserve">The sentence that there are concerns about the CPR data and the following one about the gap are the key points. </w:t>
      </w:r>
    </w:p>
  </w:comment>
  <w:comment w:id="930" w:author="George Rose" w:date="2018-04-25T14:28:00Z" w:initials="">
    <w:p w14:paraId="3845FE2F" w14:textId="77777777" w:rsidR="0093517A" w:rsidRDefault="0093517A" w:rsidP="00751A3C">
      <w:pPr>
        <w:pStyle w:val="Default"/>
      </w:pPr>
    </w:p>
    <w:p w14:paraId="70353015" w14:textId="77777777" w:rsidR="0093517A" w:rsidRDefault="0093517A" w:rsidP="00751A3C">
      <w:pPr>
        <w:pStyle w:val="Default"/>
      </w:pPr>
      <w:r>
        <w:rPr>
          <w:rFonts w:eastAsia="Arial Unicode MS" w:cs="Arial Unicode MS"/>
        </w:rPr>
        <w:t>Not in ref list</w:t>
      </w:r>
    </w:p>
  </w:comment>
  <w:comment w:id="934" w:author="George Rose" w:date="2018-04-25T14:28:00Z" w:initials="">
    <w:p w14:paraId="4BC93AC9" w14:textId="77777777" w:rsidR="0093517A" w:rsidRDefault="0093517A">
      <w:pPr>
        <w:pStyle w:val="Default"/>
      </w:pPr>
    </w:p>
    <w:p w14:paraId="01E1192D" w14:textId="77777777" w:rsidR="0093517A" w:rsidRDefault="0093517A">
      <w:pPr>
        <w:pStyle w:val="Default"/>
      </w:pPr>
      <w:r>
        <w:rPr>
          <w:rFonts w:eastAsia="Arial Unicode MS" w:cs="Arial Unicode MS"/>
        </w:rPr>
        <w:t>Not in ref list</w:t>
      </w:r>
    </w:p>
  </w:comment>
  <w:comment w:id="935" w:author="Alejandro Buren" w:date="2018-04-25T14:28:00Z" w:initials="ADB">
    <w:p w14:paraId="209F9381" w14:textId="632572DD" w:rsidR="0093517A" w:rsidRDefault="0093517A">
      <w:pPr>
        <w:pStyle w:val="CommentText"/>
      </w:pPr>
      <w:r>
        <w:rPr>
          <w:rStyle w:val="CommentReference"/>
        </w:rPr>
        <w:annotationRef/>
      </w:r>
      <w:r>
        <w:t xml:space="preserve">Section added by </w:t>
      </w:r>
      <w:proofErr w:type="spellStart"/>
      <w:r>
        <w:t>PPepin</w:t>
      </w:r>
      <w:proofErr w:type="spellEnd"/>
    </w:p>
  </w:comment>
  <w:comment w:id="936" w:author="Pierre Pepin" w:date="2018-04-25T14:28:00Z" w:initials="PP">
    <w:p w14:paraId="2B3FB68C" w14:textId="77777777" w:rsidR="0093517A" w:rsidRDefault="0093517A" w:rsidP="000025CB">
      <w:pPr>
        <w:pStyle w:val="CommentText"/>
      </w:pPr>
      <w:r>
        <w:rPr>
          <w:rStyle w:val="CommentReferenc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938" w:author="Pierre Pepin" w:date="2018-04-25T14:28:00Z" w:initials="PP">
    <w:p w14:paraId="464ADE65" w14:textId="77777777" w:rsidR="0093517A" w:rsidRDefault="0093517A" w:rsidP="000025CB">
      <w:pPr>
        <w:pStyle w:val="CommentText"/>
      </w:pPr>
      <w:r>
        <w:rPr>
          <w:rStyle w:val="CommentReference"/>
        </w:rPr>
        <w:annotationRef/>
      </w:r>
      <w:r w:rsidRPr="007307C8">
        <w:rPr>
          <w:lang w:val="en-CA"/>
        </w:rPr>
        <w:t xml:space="preserve">Pepin, P., </w:t>
      </w:r>
      <w:proofErr w:type="spellStart"/>
      <w:r w:rsidRPr="007307C8">
        <w:rPr>
          <w:lang w:val="en-CA"/>
        </w:rPr>
        <w:t>Colbourne</w:t>
      </w:r>
      <w:proofErr w:type="spellEnd"/>
      <w:r w:rsidRPr="007307C8">
        <w:rPr>
          <w:lang w:val="en-CA"/>
        </w:rPr>
        <w:t xml:space="preserve">, E., Maillet,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955" w:author="Alejandro Buren" w:date="2018-04-25T14:28:00Z" w:initials="ADB">
    <w:p w14:paraId="1954E267" w14:textId="7800D01F" w:rsidR="0093517A" w:rsidRDefault="0093517A">
      <w:pPr>
        <w:pStyle w:val="CommentText"/>
      </w:pPr>
      <w:r>
        <w:rPr>
          <w:rStyle w:val="CommentReference"/>
        </w:rPr>
        <w:annotationRef/>
      </w:r>
      <w:r>
        <w:t xml:space="preserve">Section from </w:t>
      </w:r>
      <w:proofErr w:type="spellStart"/>
      <w:r>
        <w:t>PPepin</w:t>
      </w:r>
      <w:proofErr w:type="spellEnd"/>
    </w:p>
  </w:comment>
  <w:comment w:id="959" w:author="Pierre Pepin" w:date="2018-04-25T14:28:00Z" w:initials="PP">
    <w:p w14:paraId="251B4271" w14:textId="77777777" w:rsidR="0093517A" w:rsidRDefault="0093517A" w:rsidP="000025CB">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953" w:author="Garry Stenson" w:date="2018-04-26T10:46:00Z" w:initials="GS">
    <w:p w14:paraId="6B1E79D3" w14:textId="78A5412B" w:rsidR="0093517A" w:rsidRDefault="0093517A">
      <w:pPr>
        <w:pStyle w:val="CommentText"/>
      </w:pPr>
      <w:r>
        <w:rPr>
          <w:rStyle w:val="CommentReference"/>
        </w:rPr>
        <w:annotationRef/>
      </w:r>
      <w:r>
        <w:t>How does this add to the point? It seems to break the flow</w:t>
      </w:r>
    </w:p>
  </w:comment>
  <w:comment w:id="962" w:author="George Rose" w:date="2018-04-25T14:28:00Z" w:initials="">
    <w:p w14:paraId="338F72E5" w14:textId="77777777" w:rsidR="0093517A" w:rsidRDefault="0093517A">
      <w:pPr>
        <w:pStyle w:val="Default"/>
      </w:pPr>
    </w:p>
    <w:p w14:paraId="213780BB" w14:textId="77777777" w:rsidR="0093517A" w:rsidRDefault="0093517A">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961" w:author="Garry Stenson" w:date="2018-04-26T10:47:00Z" w:initials="GS">
    <w:p w14:paraId="60B500D5" w14:textId="1242BCA2" w:rsidR="0093517A" w:rsidRDefault="0093517A">
      <w:pPr>
        <w:pStyle w:val="CommentText"/>
      </w:pPr>
      <w:r>
        <w:rPr>
          <w:rStyle w:val="CommentReference"/>
        </w:rPr>
        <w:annotationRef/>
      </w:r>
      <w:r>
        <w:t xml:space="preserve">Be careful this is a bit of a circular argument – you say it supports the hypothesis of bottom up control but that is only true if you accept that there was a decline in capelin.  What it does tell you is that there is a correlation between </w:t>
      </w:r>
      <w:proofErr w:type="spellStart"/>
      <w:r>
        <w:t>Calanus</w:t>
      </w:r>
      <w:proofErr w:type="spellEnd"/>
      <w:r>
        <w:t xml:space="preserve"> abundance and the assumed trend in capelin which suggests a mechanism and is consistent with the assumption that environmental changes resulted </w:t>
      </w:r>
      <w:proofErr w:type="spellStart"/>
      <w:r>
        <w:t>ina</w:t>
      </w:r>
      <w:proofErr w:type="spellEnd"/>
      <w:r>
        <w:t xml:space="preserve"> decrease in capelin abundance. </w:t>
      </w:r>
    </w:p>
  </w:comment>
  <w:comment w:id="966" w:author="George Rose" w:date="2018-04-25T14:28:00Z" w:initials="">
    <w:p w14:paraId="69523FA0" w14:textId="77777777" w:rsidR="0093517A" w:rsidRDefault="0093517A">
      <w:pPr>
        <w:pStyle w:val="Default"/>
      </w:pPr>
    </w:p>
    <w:p w14:paraId="135FD816" w14:textId="77777777" w:rsidR="0093517A" w:rsidRDefault="0093517A">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990" w:author="George Rose" w:date="2018-04-25T14:28:00Z" w:initials="">
    <w:p w14:paraId="5EF17A3D" w14:textId="77777777" w:rsidR="0093517A" w:rsidRDefault="0093517A">
      <w:pPr>
        <w:pStyle w:val="Default"/>
      </w:pPr>
    </w:p>
    <w:p w14:paraId="70EB637A" w14:textId="77777777" w:rsidR="0093517A" w:rsidRDefault="0093517A">
      <w:pPr>
        <w:pStyle w:val="Default"/>
      </w:pPr>
      <w:r>
        <w:rPr>
          <w:rFonts w:eastAsia="Arial Unicode MS" w:cs="Arial Unicode MS"/>
        </w:rPr>
        <w:t>As above, H&amp;M 94 argued against any environmental influence on cod - and did not mention capelin. This ref is out of place</w:t>
      </w:r>
    </w:p>
  </w:comment>
  <w:comment w:id="995" w:author="Alejandro Buren" w:date="2018-04-25T14:28:00Z" w:initials="ADB">
    <w:p w14:paraId="3A23E11E" w14:textId="7A7B073E" w:rsidR="0093517A" w:rsidRDefault="0093517A">
      <w:pPr>
        <w:pStyle w:val="CommentText"/>
      </w:pPr>
      <w:r>
        <w:rPr>
          <w:rStyle w:val="CommentReference"/>
        </w:rPr>
        <w:annotationRef/>
      </w:r>
      <w:r>
        <w:t xml:space="preserve">Edit by </w:t>
      </w:r>
      <w:proofErr w:type="spellStart"/>
      <w:r>
        <w:t>PPepin</w:t>
      </w:r>
      <w:proofErr w:type="spellEnd"/>
    </w:p>
  </w:comment>
  <w:comment w:id="989" w:author="Garry Stenson" w:date="2018-04-26T10:53:00Z" w:initials="GS">
    <w:p w14:paraId="4B22C9F7" w14:textId="0A13DE97" w:rsidR="0093517A" w:rsidRDefault="0093517A">
      <w:pPr>
        <w:pStyle w:val="CommentText"/>
      </w:pPr>
      <w:r>
        <w:rPr>
          <w:rStyle w:val="CommentReference"/>
        </w:rPr>
        <w:annotationRef/>
      </w:r>
      <w:r>
        <w:t xml:space="preserve">This paragraph does not really make a lot of sense. It needs to be tied together better.  Are you trying to say:  Frank says that the real environmental shift was in 1995 and therefore does not support a collapse in 1991 but looking </w:t>
      </w:r>
      <w:proofErr w:type="gramStart"/>
      <w:r>
        <w:t>at  a</w:t>
      </w:r>
      <w:proofErr w:type="gramEnd"/>
      <w:r>
        <w:t xml:space="preserve"> wider range of ecosystem comments suggests a regime shift in 1991 did occur and so is consistent with the hypothesis of environmentally driven collapse of capelin.</w:t>
      </w:r>
    </w:p>
    <w:p w14:paraId="1FB18652" w14:textId="77777777" w:rsidR="0093517A" w:rsidRDefault="0093517A">
      <w:pPr>
        <w:pStyle w:val="CommentText"/>
      </w:pPr>
    </w:p>
    <w:p w14:paraId="3C91A3BB" w14:textId="4A574856" w:rsidR="0093517A" w:rsidRDefault="0093517A">
      <w:pPr>
        <w:pStyle w:val="CommentText"/>
      </w:pPr>
      <w:r>
        <w:t xml:space="preserve">Some of these sentences are elegant but not clear. I suggest you be more direct with your intent. </w:t>
      </w:r>
    </w:p>
    <w:p w14:paraId="2854C8BB" w14:textId="10AADE14" w:rsidR="0093517A" w:rsidRDefault="0093517A">
      <w:pPr>
        <w:pStyle w:val="CommentText"/>
      </w:pPr>
    </w:p>
  </w:comment>
  <w:comment w:id="999" w:author="Garry Stenson" w:date="2018-04-26T10:57:00Z" w:initials="GS">
    <w:p w14:paraId="1D67EAED" w14:textId="39BCE85B" w:rsidR="0093517A" w:rsidRDefault="0093517A">
      <w:pPr>
        <w:pStyle w:val="CommentText"/>
      </w:pPr>
      <w:r>
        <w:rPr>
          <w:rStyle w:val="CommentReference"/>
        </w:rPr>
        <w:annotationRef/>
      </w:r>
      <w:r>
        <w:t>No – it should be DFO or ‘various authors’ but not ‘we’. We refers to the authors of this paper and we are no concluding the stock declined – we are concluding that the weight of evidence is consistent with the decline hypothesis (which comes later)</w:t>
      </w:r>
    </w:p>
  </w:comment>
  <w:comment w:id="1018" w:author="George Rose" w:date="2018-04-25T14:28:00Z" w:initials="">
    <w:p w14:paraId="1154400D" w14:textId="77777777" w:rsidR="0093517A" w:rsidRDefault="0093517A">
      <w:pPr>
        <w:pStyle w:val="Default"/>
      </w:pPr>
    </w:p>
    <w:p w14:paraId="6829E898" w14:textId="77777777" w:rsidR="0093517A" w:rsidRDefault="0093517A">
      <w:pPr>
        <w:pStyle w:val="Default"/>
      </w:pPr>
      <w:r>
        <w:rPr>
          <w:rFonts w:eastAsia="Arial Unicode MS" w:cs="Arial Unicode MS"/>
        </w:rPr>
        <w:t>I would just say provides - leave out the us - it provides it for everyone</w:t>
      </w:r>
    </w:p>
  </w:comment>
  <w:comment w:id="1026" w:author="Montevecchi, William" w:date="2018-04-25T14:28:00Z" w:initials="MW">
    <w:p w14:paraId="5786D431" w14:textId="3E04A0B9" w:rsidR="0093517A" w:rsidRDefault="0093517A">
      <w:pPr>
        <w:pStyle w:val="CommentText"/>
      </w:pPr>
      <w:r>
        <w:rPr>
          <w:rStyle w:val="CommentReference"/>
        </w:rPr>
        <w:annotationRef/>
      </w:r>
      <w:r>
        <w:t xml:space="preserve">Any data on inshore cod stomach contents?  Wouldn’t this data be useful here + elsewhere in </w:t>
      </w:r>
      <w:proofErr w:type="spellStart"/>
      <w:r>
        <w:t>ms</w:t>
      </w:r>
      <w:proofErr w:type="spellEnd"/>
      <w:r>
        <w:t>? Condition is discussed below.</w:t>
      </w:r>
    </w:p>
  </w:comment>
  <w:comment w:id="1027" w:author="Gail Davoren" w:date="2018-04-25T14:28:00Z" w:initials="GD">
    <w:p w14:paraId="3D187BCF" w14:textId="08609F97" w:rsidR="0093517A" w:rsidRDefault="0093517A">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1028" w:author="George Rose" w:date="2018-04-25T14:28:00Z" w:initials="">
    <w:p w14:paraId="2ACD0010" w14:textId="77777777" w:rsidR="0093517A" w:rsidRDefault="0093517A">
      <w:pPr>
        <w:pStyle w:val="Default"/>
      </w:pPr>
    </w:p>
    <w:p w14:paraId="15882E6C" w14:textId="77777777" w:rsidR="0093517A" w:rsidRDefault="0093517A">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1033" w:author="George Rose" w:date="2018-04-25T14:28:00Z" w:initials="">
    <w:p w14:paraId="24699916" w14:textId="77777777" w:rsidR="0093517A" w:rsidRDefault="0093517A">
      <w:pPr>
        <w:pStyle w:val="Default"/>
      </w:pPr>
    </w:p>
    <w:p w14:paraId="0222AF26" w14:textId="77777777" w:rsidR="0093517A" w:rsidRDefault="0093517A">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1034" w:author="George Rose" w:date="2018-04-25T14:28:00Z" w:initials="">
    <w:p w14:paraId="07A5E33B" w14:textId="77777777" w:rsidR="0093517A" w:rsidRDefault="0093517A">
      <w:pPr>
        <w:pStyle w:val="Default"/>
      </w:pPr>
    </w:p>
    <w:p w14:paraId="020AF82D" w14:textId="77777777" w:rsidR="0093517A" w:rsidRDefault="0093517A">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1066" w:author="Gail Davoren" w:date="2018-04-25T14:28:00Z" w:initials="GD">
    <w:p w14:paraId="50BDD4B5" w14:textId="0C82BE1A" w:rsidR="0093517A" w:rsidRDefault="0093517A">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1100" w:author="George Rose" w:date="2018-04-25T14:28:00Z" w:initials="">
    <w:p w14:paraId="79DF811F" w14:textId="77777777" w:rsidR="0093517A" w:rsidRDefault="0093517A">
      <w:pPr>
        <w:pStyle w:val="Default"/>
      </w:pPr>
    </w:p>
    <w:p w14:paraId="0E696859" w14:textId="77777777" w:rsidR="0093517A" w:rsidRDefault="0093517A">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1106" w:author="George Rose" w:date="2018-04-25T14:28:00Z" w:initials="">
    <w:p w14:paraId="7CD4D8FF" w14:textId="77777777" w:rsidR="0093517A" w:rsidRDefault="0093517A">
      <w:pPr>
        <w:pStyle w:val="Default"/>
      </w:pPr>
    </w:p>
    <w:p w14:paraId="0C95B776" w14:textId="77777777" w:rsidR="0093517A" w:rsidRDefault="0093517A">
      <w:pPr>
        <w:pStyle w:val="Default"/>
      </w:pPr>
      <w:r>
        <w:rPr>
          <w:rFonts w:eastAsia="Arial Unicode MS" w:cs="Arial Unicode MS"/>
        </w:rPr>
        <w:t>Isn’t this a bit of a non-sequitur?</w:t>
      </w:r>
    </w:p>
  </w:comment>
  <w:comment w:id="1105" w:author="Montevecchi, William" w:date="2018-04-25T14:28:00Z" w:initials="MW">
    <w:p w14:paraId="4E199D91" w14:textId="287C11FE" w:rsidR="0093517A" w:rsidRDefault="0093517A">
      <w:pPr>
        <w:pStyle w:val="CommentText"/>
      </w:pPr>
      <w:r>
        <w:rPr>
          <w:rStyle w:val="CommentReference"/>
        </w:rPr>
        <w:annotationRef/>
      </w:r>
      <w:proofErr w:type="gramStart"/>
      <w:r>
        <w:t>contradiction</w:t>
      </w:r>
      <w:proofErr w:type="gramEnd"/>
    </w:p>
  </w:comment>
  <w:comment w:id="1104" w:author="Garry Stenson" w:date="2018-04-26T11:16:00Z" w:initials="GS">
    <w:p w14:paraId="5788CD33" w14:textId="6C95305F" w:rsidR="0093517A" w:rsidRDefault="0093517A">
      <w:pPr>
        <w:pStyle w:val="CommentText"/>
      </w:pPr>
      <w:r>
        <w:rPr>
          <w:rStyle w:val="CommentReference"/>
        </w:rPr>
        <w:annotationRef/>
      </w:r>
      <w:proofErr w:type="gramStart"/>
      <w:r>
        <w:t>it</w:t>
      </w:r>
      <w:proofErr w:type="gramEnd"/>
      <w:r>
        <w:t xml:space="preserve"> may be PC to include this but it does not add anything and simply confuses the issue. </w:t>
      </w:r>
    </w:p>
  </w:comment>
  <w:comment w:id="1108" w:author="Garry Stenson" w:date="2018-04-26T11:17:00Z" w:initials="GS">
    <w:p w14:paraId="6CA5DB11" w14:textId="3D6B68BB" w:rsidR="0093517A" w:rsidRDefault="0093517A">
      <w:pPr>
        <w:pStyle w:val="CommentText"/>
      </w:pPr>
      <w:r>
        <w:rPr>
          <w:rStyle w:val="CommentReference"/>
        </w:rPr>
        <w:annotationRef/>
      </w:r>
      <w:r>
        <w:t xml:space="preserve">Does this not include the impact of ocean conditions as well? </w:t>
      </w:r>
    </w:p>
    <w:p w14:paraId="62C4DD54" w14:textId="77777777" w:rsidR="0093517A" w:rsidRDefault="0093517A">
      <w:pPr>
        <w:pStyle w:val="CommentText"/>
      </w:pPr>
    </w:p>
    <w:p w14:paraId="480B440B" w14:textId="3D8A1CDF" w:rsidR="0093517A" w:rsidRDefault="0093517A">
      <w:pPr>
        <w:pStyle w:val="CommentText"/>
      </w:pPr>
      <w:proofErr w:type="gramStart"/>
      <w:r>
        <w:t>what</w:t>
      </w:r>
      <w:proofErr w:type="gramEnd"/>
      <w:r>
        <w:t xml:space="preserve"> is needed in reduction is mortality (natural and fishing), as well as improved recruitment which may be driven by </w:t>
      </w:r>
      <w:proofErr w:type="spellStart"/>
      <w:r>
        <w:t>encirionemntal</w:t>
      </w:r>
      <w:proofErr w:type="spellEnd"/>
      <w:r>
        <w:t xml:space="preserve"> conditions.</w:t>
      </w:r>
    </w:p>
  </w:comment>
  <w:comment w:id="1111" w:author="Garry Stenson" w:date="2018-04-26T11:19:00Z" w:initials="GS">
    <w:p w14:paraId="160227EE" w14:textId="5BD7980C" w:rsidR="0093517A" w:rsidRDefault="0093517A">
      <w:pPr>
        <w:pStyle w:val="CommentText"/>
      </w:pPr>
      <w:r>
        <w:rPr>
          <w:rStyle w:val="CommentReference"/>
        </w:rPr>
        <w:annotationRef/>
      </w:r>
      <w:r>
        <w:t>Can you be a little clearer about what you mean by this? Do you mean that it supports the non-collapse hypothesis, does not support one or the other or only provide weak support for the collapse hypothesis</w:t>
      </w:r>
    </w:p>
  </w:comment>
  <w:comment w:id="1133" w:author="George Rose" w:date="2018-04-25T14:28:00Z" w:initials="">
    <w:p w14:paraId="66ABD10D" w14:textId="77777777" w:rsidR="0093517A" w:rsidRDefault="0093517A">
      <w:pPr>
        <w:pStyle w:val="Default"/>
      </w:pPr>
    </w:p>
    <w:p w14:paraId="687FDFD9" w14:textId="77777777" w:rsidR="0093517A" w:rsidRDefault="0093517A">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1145" w:author="Regular, Paul" w:date="2018-04-25T14:28:00Z" w:initials="PR">
    <w:p w14:paraId="4138CC5E" w14:textId="61C45A69" w:rsidR="0093517A" w:rsidRDefault="0093517A">
      <w:pPr>
        <w:pStyle w:val="CommentText"/>
      </w:pPr>
      <w:r>
        <w:rPr>
          <w:rStyle w:val="CommentReference"/>
        </w:rPr>
        <w:annotationRef/>
      </w:r>
      <w:r>
        <w:t>Feel free to ignore me, but would this be better as a figure?</w:t>
      </w:r>
    </w:p>
  </w:comment>
  <w:comment w:id="1151" w:author="Regular, Paul" w:date="2018-04-25T14:28:00Z" w:initials="PR">
    <w:p w14:paraId="16BF6904" w14:textId="0625D0B5" w:rsidR="0093517A" w:rsidRDefault="0093517A">
      <w:pPr>
        <w:pStyle w:val="CommentText"/>
      </w:pPr>
      <w:r>
        <w:rPr>
          <w:rStyle w:val="CommentReference"/>
        </w:rPr>
        <w:annotationRef/>
      </w:r>
      <w:r>
        <w:t>Maybe the USSR and 2J3KL survey trends could be added to this figure.</w:t>
      </w:r>
    </w:p>
  </w:comment>
  <w:comment w:id="1168" w:author="DFO-MPO" w:date="2018-04-25T14:28:00Z" w:initials="D">
    <w:p w14:paraId="0CBB78E7" w14:textId="77777777" w:rsidR="0093517A" w:rsidRDefault="0093517A">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93517A" w:rsidRDefault="0093517A">
      <w:pPr>
        <w:pStyle w:val="CommentText"/>
      </w:pPr>
    </w:p>
    <w:p w14:paraId="70A87306" w14:textId="77777777" w:rsidR="0093517A" w:rsidRDefault="0093517A">
      <w:pPr>
        <w:pStyle w:val="CommentText"/>
      </w:pPr>
      <w:r>
        <w:t>Perhaps the alternative is to make the right side panel bigger?</w:t>
      </w:r>
    </w:p>
  </w:comment>
  <w:comment w:id="1171" w:author="DFO-MPO" w:date="2018-04-25T14:28:00Z" w:initials="D">
    <w:p w14:paraId="0951A2D2" w14:textId="77777777" w:rsidR="0093517A" w:rsidRDefault="0093517A">
      <w:pPr>
        <w:pStyle w:val="CommentText"/>
      </w:pPr>
      <w:r>
        <w:rPr>
          <w:rStyle w:val="CommentReference"/>
        </w:rPr>
        <w:annotationRef/>
      </w:r>
      <w:r>
        <w:t>Should we update this figure to be consistent in style with the other figures?</w:t>
      </w:r>
    </w:p>
  </w:comment>
  <w:comment w:id="1172" w:author="DFO-MPO" w:date="2018-04-25T14:28:00Z" w:initials="D">
    <w:p w14:paraId="1BE00CA9" w14:textId="77777777" w:rsidR="0093517A" w:rsidRDefault="0093517A">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173" w:author="DFO-MPO" w:date="2018-04-25T14:28:00Z" w:initials="D">
    <w:p w14:paraId="7D5275F9" w14:textId="77777777" w:rsidR="0093517A" w:rsidRDefault="0093517A">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93517A" w:rsidRDefault="0093517A">
      <w:pPr>
        <w:pStyle w:val="CommentText"/>
      </w:pPr>
    </w:p>
    <w:p w14:paraId="06074B29" w14:textId="77777777" w:rsidR="0093517A" w:rsidRDefault="0093517A">
      <w:pPr>
        <w:pStyle w:val="CommentText"/>
      </w:pPr>
      <w:r>
        <w:t xml:space="preserve">Also, should there be error bars on these points? Seems like there would be some uncertainty associated with these points. </w:t>
      </w:r>
    </w:p>
  </w:comment>
  <w:comment w:id="1174" w:author="George Rose" w:date="2018-04-25T14:28:00Z" w:initials="">
    <w:p w14:paraId="60DB2588" w14:textId="77777777" w:rsidR="0093517A" w:rsidRDefault="0093517A">
      <w:pPr>
        <w:pStyle w:val="Default"/>
      </w:pPr>
    </w:p>
    <w:p w14:paraId="523BB0BD" w14:textId="77777777" w:rsidR="0093517A" w:rsidRDefault="0093517A">
      <w:pPr>
        <w:pStyle w:val="Default"/>
      </w:pPr>
      <w:r>
        <w:rPr>
          <w:rFonts w:eastAsia="Arial Unicode MS" w:cs="Arial Unicode MS"/>
        </w:rPr>
        <w:t>This figure needs a bit more explanation - and it is busy - can’t see the years…</w:t>
      </w:r>
    </w:p>
  </w:comment>
  <w:comment w:id="1178" w:author="Regular, Paul" w:date="2018-04-25T14:28:00Z" w:initials="PR">
    <w:p w14:paraId="00B3A9F2" w14:textId="66A2BFFD" w:rsidR="0093517A" w:rsidRDefault="0093517A"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1182" w:author="Regular, Paul" w:date="2018-04-25T14:28:00Z" w:initials="PR">
    <w:p w14:paraId="5F801586" w14:textId="18763849" w:rsidR="0093517A" w:rsidRDefault="0093517A">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4A3F18" w15:done="0"/>
  <w15:commentEx w15:paraId="64D009DC" w15:done="0"/>
  <w15:commentEx w15:paraId="1C1719E9" w15:done="0"/>
  <w15:commentEx w15:paraId="51CDC263" w15:done="0"/>
  <w15:commentEx w15:paraId="7199AE64" w15:paraIdParent="51CDC263" w15:done="0"/>
  <w15:commentEx w15:paraId="33BAD00F" w15:done="0"/>
  <w15:commentEx w15:paraId="049BDADE" w15:done="0"/>
  <w15:commentEx w15:paraId="7094E987" w15:done="0"/>
  <w15:commentEx w15:paraId="3C4ECB15" w15:done="0"/>
  <w15:commentEx w15:paraId="2FC4359B" w15:done="0"/>
  <w15:commentEx w15:paraId="34ED972C" w15:done="0"/>
  <w15:commentEx w15:paraId="19CD5093" w15:done="0"/>
  <w15:commentEx w15:paraId="2CAE4251" w15:done="0"/>
  <w15:commentEx w15:paraId="485E2AAE" w15:done="0"/>
  <w15:commentEx w15:paraId="23EB5414" w15:done="0"/>
  <w15:commentEx w15:paraId="16053DF0" w15:done="0"/>
  <w15:commentEx w15:paraId="473DBAFB" w15:done="0"/>
  <w15:commentEx w15:paraId="49A1DD2F" w15:done="0"/>
  <w15:commentEx w15:paraId="3A0A69E1" w15:done="0"/>
  <w15:commentEx w15:paraId="2D9E40BD" w15:done="0"/>
  <w15:commentEx w15:paraId="6225DC47" w15:done="0"/>
  <w15:commentEx w15:paraId="720E77B4" w15:done="0"/>
  <w15:commentEx w15:paraId="2B9ADB05" w15:done="0"/>
  <w15:commentEx w15:paraId="698E4E36" w15:done="0"/>
  <w15:commentEx w15:paraId="0BEDDBE8" w15:done="0"/>
  <w15:commentEx w15:paraId="7C8D25B6" w15:done="0"/>
  <w15:commentEx w15:paraId="7EB1D1B4" w15:done="0"/>
  <w15:commentEx w15:paraId="42B5AEC2" w15:done="0"/>
  <w15:commentEx w15:paraId="37B606A2" w15:done="0"/>
  <w15:commentEx w15:paraId="1A43D0C7" w15:done="0"/>
  <w15:commentEx w15:paraId="0713C782" w15:paraIdParent="1A43D0C7" w15:done="0"/>
  <w15:commentEx w15:paraId="2DE041EC" w15:done="0"/>
  <w15:commentEx w15:paraId="17E47CB6" w15:done="0"/>
  <w15:commentEx w15:paraId="0F4DCFA2" w15:done="0"/>
  <w15:commentEx w15:paraId="1DFFB3A2" w15:done="0"/>
  <w15:commentEx w15:paraId="34036E9F" w15:done="0"/>
  <w15:commentEx w15:paraId="2D8FB9C0" w15:done="0"/>
  <w15:commentEx w15:paraId="4239864A" w15:done="0"/>
  <w15:commentEx w15:paraId="5E569C46" w15:done="0"/>
  <w15:commentEx w15:paraId="5A66AE82" w15:done="0"/>
  <w15:commentEx w15:paraId="5DCE795B" w15:done="0"/>
  <w15:commentEx w15:paraId="4029B068" w15:done="0"/>
  <w15:commentEx w15:paraId="3C57887A" w15:done="0"/>
  <w15:commentEx w15:paraId="68BA3D8D" w15:done="0"/>
  <w15:commentEx w15:paraId="30BCA9AD" w15:done="0"/>
  <w15:commentEx w15:paraId="1A61658B" w15:done="0"/>
  <w15:commentEx w15:paraId="51A07EAD" w15:done="0"/>
  <w15:commentEx w15:paraId="6B05DB8A" w15:done="0"/>
  <w15:commentEx w15:paraId="2377244A" w15:done="0"/>
  <w15:commentEx w15:paraId="66B2F7EB" w15:done="0"/>
  <w15:commentEx w15:paraId="2036C437" w15:done="0"/>
  <w15:commentEx w15:paraId="38A932CD" w15:done="0"/>
  <w15:commentEx w15:paraId="0B73604F" w15:done="0"/>
  <w15:commentEx w15:paraId="537F2804" w15:done="0"/>
  <w15:commentEx w15:paraId="2E3D3E77" w15:done="0"/>
  <w15:commentEx w15:paraId="16975BFE" w15:done="0"/>
  <w15:commentEx w15:paraId="7DF8A35F" w15:done="0"/>
  <w15:commentEx w15:paraId="0CE9847D" w15:done="0"/>
  <w15:commentEx w15:paraId="25813E38" w15:done="0"/>
  <w15:commentEx w15:paraId="356211BA" w15:done="0"/>
  <w15:commentEx w15:paraId="0E4ECEA9" w15:done="0"/>
  <w15:commentEx w15:paraId="3A08DAFA" w15:done="0"/>
  <w15:commentEx w15:paraId="5FF27A54" w15:done="0"/>
  <w15:commentEx w15:paraId="1562A542" w15:done="0"/>
  <w15:commentEx w15:paraId="4744FEFE" w15:done="0"/>
  <w15:commentEx w15:paraId="605DCD63" w15:done="0"/>
  <w15:commentEx w15:paraId="3B341C43" w15:done="0"/>
  <w15:commentEx w15:paraId="31E807D6" w15:done="0"/>
  <w15:commentEx w15:paraId="4A630F32" w15:done="0"/>
  <w15:commentEx w15:paraId="7F0EF084" w15:done="0"/>
  <w15:commentEx w15:paraId="59675E0B" w15:done="0"/>
  <w15:commentEx w15:paraId="19E14E1E" w15:done="0"/>
  <w15:commentEx w15:paraId="3E64BBA6" w15:done="0"/>
  <w15:commentEx w15:paraId="6D77FCBC" w15:done="0"/>
  <w15:commentEx w15:paraId="3CF47DED" w15:done="0"/>
  <w15:commentEx w15:paraId="7965FEFC" w15:done="0"/>
  <w15:commentEx w15:paraId="60BB4A54" w15:done="0"/>
  <w15:commentEx w15:paraId="729CB5B2" w15:done="0"/>
  <w15:commentEx w15:paraId="3F93A256" w15:done="0"/>
  <w15:commentEx w15:paraId="13ED84DE" w15:done="0"/>
  <w15:commentEx w15:paraId="120E8E02" w15:done="0"/>
  <w15:commentEx w15:paraId="5B890EC3" w15:done="0"/>
  <w15:commentEx w15:paraId="57E1F4A9" w15:done="0"/>
  <w15:commentEx w15:paraId="681FAA8B" w15:paraIdParent="57E1F4A9" w15:done="0"/>
  <w15:commentEx w15:paraId="498844AB" w15:done="0"/>
  <w15:commentEx w15:paraId="292E53DA" w15:done="0"/>
  <w15:commentEx w15:paraId="01175E83" w15:done="0"/>
  <w15:commentEx w15:paraId="32BBBE7A" w15:done="0"/>
  <w15:commentEx w15:paraId="5E07153F" w15:done="0"/>
  <w15:commentEx w15:paraId="0B6E9F17" w15:done="0"/>
  <w15:commentEx w15:paraId="41D5A69C" w15:done="0"/>
  <w15:commentEx w15:paraId="1B083FBC" w15:done="0"/>
  <w15:commentEx w15:paraId="5CB7E4FA" w15:done="0"/>
  <w15:commentEx w15:paraId="22FFD6AB" w15:done="0"/>
  <w15:commentEx w15:paraId="31BD12B2" w15:done="0"/>
  <w15:commentEx w15:paraId="30A050D7" w15:done="0"/>
  <w15:commentEx w15:paraId="032E576B" w15:done="0"/>
  <w15:commentEx w15:paraId="5BCA6A57" w15:done="0"/>
  <w15:commentEx w15:paraId="6D7E7046" w15:done="0"/>
  <w15:commentEx w15:paraId="5AB45381" w15:done="0"/>
  <w15:commentEx w15:paraId="70735EB8" w15:done="0"/>
  <w15:commentEx w15:paraId="274AB487" w15:done="0"/>
  <w15:commentEx w15:paraId="41019F7A" w15:done="0"/>
  <w15:commentEx w15:paraId="3BC503D1" w15:done="0"/>
  <w15:commentEx w15:paraId="61345637" w15:done="0"/>
  <w15:commentEx w15:paraId="5346B98D" w15:done="0"/>
  <w15:commentEx w15:paraId="23D209A8" w15:done="0"/>
  <w15:commentEx w15:paraId="23A26228" w15:done="0"/>
  <w15:commentEx w15:paraId="0C31AD58" w15:done="0"/>
  <w15:commentEx w15:paraId="351EF895" w15:done="0"/>
  <w15:commentEx w15:paraId="69F43390" w15:done="0"/>
  <w15:commentEx w15:paraId="16671B91" w15:done="0"/>
  <w15:commentEx w15:paraId="66B7C639" w15:done="0"/>
  <w15:commentEx w15:paraId="70353015" w15:done="0"/>
  <w15:commentEx w15:paraId="01E1192D" w15:done="0"/>
  <w15:commentEx w15:paraId="209F9381" w15:done="0"/>
  <w15:commentEx w15:paraId="2B3FB68C" w15:done="0"/>
  <w15:commentEx w15:paraId="464ADE65" w15:done="0"/>
  <w15:commentEx w15:paraId="1954E267" w15:done="0"/>
  <w15:commentEx w15:paraId="251B4271" w15:done="0"/>
  <w15:commentEx w15:paraId="6B1E79D3" w15:done="0"/>
  <w15:commentEx w15:paraId="213780BB" w15:done="0"/>
  <w15:commentEx w15:paraId="60B500D5" w15:done="0"/>
  <w15:commentEx w15:paraId="135FD816" w15:done="0"/>
  <w15:commentEx w15:paraId="70EB637A" w15:done="0"/>
  <w15:commentEx w15:paraId="3A23E11E" w15:done="0"/>
  <w15:commentEx w15:paraId="2854C8BB" w15:done="0"/>
  <w15:commentEx w15:paraId="1D67EAED" w15:done="0"/>
  <w15:commentEx w15:paraId="6829E898" w15:done="0"/>
  <w15:commentEx w15:paraId="5786D431" w15:done="0"/>
  <w15:commentEx w15:paraId="3D187BCF" w15:done="0"/>
  <w15:commentEx w15:paraId="15882E6C" w15:done="0"/>
  <w15:commentEx w15:paraId="0222AF26" w15:done="0"/>
  <w15:commentEx w15:paraId="020AF82D" w15:done="0"/>
  <w15:commentEx w15:paraId="50BDD4B5" w15:done="0"/>
  <w15:commentEx w15:paraId="0E696859" w15:done="0"/>
  <w15:commentEx w15:paraId="0C95B776" w15:done="0"/>
  <w15:commentEx w15:paraId="4E199D91" w15:done="0"/>
  <w15:commentEx w15:paraId="5788CD33" w15:done="0"/>
  <w15:commentEx w15:paraId="480B440B" w15:done="0"/>
  <w15:commentEx w15:paraId="160227EE" w15:done="0"/>
  <w15:commentEx w15:paraId="687FDFD9" w15:done="0"/>
  <w15:commentEx w15:paraId="4138CC5E" w15:done="0"/>
  <w15:commentEx w15:paraId="16BF6904" w15:done="0"/>
  <w15:commentEx w15:paraId="70A87306" w15:done="0"/>
  <w15:commentEx w15:paraId="0951A2D2" w15:done="0"/>
  <w15:commentEx w15:paraId="1BE00CA9" w15:done="0"/>
  <w15:commentEx w15:paraId="06074B29" w15:done="0"/>
  <w15:commentEx w15:paraId="523BB0BD" w15:done="0"/>
  <w15:commentEx w15:paraId="00B3A9F2" w15:done="0"/>
  <w15:commentEx w15:paraId="5F8015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4A3F18" w16cid:durableId="1E8B604A"/>
  <w16cid:commentId w16cid:paraId="64D009DC" w16cid:durableId="1E8B604B"/>
  <w16cid:commentId w16cid:paraId="1C1719E9" w16cid:durableId="1E8B604C"/>
  <w16cid:commentId w16cid:paraId="51CDC263" w16cid:durableId="1E8B604D"/>
  <w16cid:commentId w16cid:paraId="7199AE64" w16cid:durableId="1E8B604E"/>
  <w16cid:commentId w16cid:paraId="33BAD00F" w16cid:durableId="1E8B604F"/>
  <w16cid:commentId w16cid:paraId="049BDADE" w16cid:durableId="1E8B620B"/>
  <w16cid:commentId w16cid:paraId="7094E987" w16cid:durableId="1E8B6396"/>
  <w16cid:commentId w16cid:paraId="3C4ECB15" w16cid:durableId="1E8B6050"/>
  <w16cid:commentId w16cid:paraId="2FC4359B" w16cid:durableId="1E8B6051"/>
  <w16cid:commentId w16cid:paraId="34ED972C" w16cid:durableId="1E8B6052"/>
  <w16cid:commentId w16cid:paraId="19CD5093" w16cid:durableId="1E8B6053"/>
  <w16cid:commentId w16cid:paraId="2CAE4251" w16cid:durableId="1E8B644E"/>
  <w16cid:commentId w16cid:paraId="485E2AAE" w16cid:durableId="1E8B6054"/>
  <w16cid:commentId w16cid:paraId="23EB5414" w16cid:durableId="1E8B6055"/>
  <w16cid:commentId w16cid:paraId="16053DF0" w16cid:durableId="1E8B6056"/>
  <w16cid:commentId w16cid:paraId="473DBAFB" w16cid:durableId="1E8B6057"/>
  <w16cid:commentId w16cid:paraId="49A1DD2F" w16cid:durableId="1E8B6058"/>
  <w16cid:commentId w16cid:paraId="3A0A69E1" w16cid:durableId="1E8B6059"/>
  <w16cid:commentId w16cid:paraId="2D9E40BD" w16cid:durableId="1E8B605A"/>
  <w16cid:commentId w16cid:paraId="6225DC47" w16cid:durableId="1E8B605B"/>
  <w16cid:commentId w16cid:paraId="720E77B4" w16cid:durableId="1E8B605C"/>
  <w16cid:commentId w16cid:paraId="2B9ADB05" w16cid:durableId="1E8B605D"/>
  <w16cid:commentId w16cid:paraId="698E4E36" w16cid:durableId="1E8B605E"/>
  <w16cid:commentId w16cid:paraId="0BEDDBE8" w16cid:durableId="1E8B605F"/>
  <w16cid:commentId w16cid:paraId="7C8D25B6" w16cid:durableId="1E8B6060"/>
  <w16cid:commentId w16cid:paraId="7EB1D1B4" w16cid:durableId="1E8B689C"/>
  <w16cid:commentId w16cid:paraId="42B5AEC2" w16cid:durableId="1E8B6061"/>
  <w16cid:commentId w16cid:paraId="37B606A2" w16cid:durableId="1E8B690A"/>
  <w16cid:commentId w16cid:paraId="1A43D0C7" w16cid:durableId="1E8B6062"/>
  <w16cid:commentId w16cid:paraId="0713C782" w16cid:durableId="1E8B6063"/>
  <w16cid:commentId w16cid:paraId="2DE041EC" w16cid:durableId="1E8B6064"/>
  <w16cid:commentId w16cid:paraId="17E47CB6" w16cid:durableId="1E8B6065"/>
  <w16cid:commentId w16cid:paraId="0F4DCFA2" w16cid:durableId="1E8B6066"/>
  <w16cid:commentId w16cid:paraId="1DFFB3A2" w16cid:durableId="1E8B6067"/>
  <w16cid:commentId w16cid:paraId="34036E9F" w16cid:durableId="1E8B6068"/>
  <w16cid:commentId w16cid:paraId="2D8FB9C0" w16cid:durableId="1E8B698C"/>
  <w16cid:commentId w16cid:paraId="4239864A" w16cid:durableId="1E8B6069"/>
  <w16cid:commentId w16cid:paraId="5E569C46" w16cid:durableId="1E8B606A"/>
  <w16cid:commentId w16cid:paraId="5A66AE82" w16cid:durableId="1E8B606B"/>
  <w16cid:commentId w16cid:paraId="5DCE795B" w16cid:durableId="1E8B606C"/>
  <w16cid:commentId w16cid:paraId="4029B068" w16cid:durableId="1E8B606D"/>
  <w16cid:commentId w16cid:paraId="3C57887A" w16cid:durableId="1E8B606E"/>
  <w16cid:commentId w16cid:paraId="68BA3D8D" w16cid:durableId="1E8B6A28"/>
  <w16cid:commentId w16cid:paraId="30BCA9AD" w16cid:durableId="1E8B606F"/>
  <w16cid:commentId w16cid:paraId="1A61658B" w16cid:durableId="1E8B6070"/>
  <w16cid:commentId w16cid:paraId="51A07EAD" w16cid:durableId="1E8B6071"/>
  <w16cid:commentId w16cid:paraId="6B05DB8A" w16cid:durableId="1E8B6072"/>
  <w16cid:commentId w16cid:paraId="2377244A" w16cid:durableId="1E8B6073"/>
  <w16cid:commentId w16cid:paraId="66B2F7EB" w16cid:durableId="1E8B6074"/>
  <w16cid:commentId w16cid:paraId="2036C437" w16cid:durableId="1E8B6075"/>
  <w16cid:commentId w16cid:paraId="38A932CD" w16cid:durableId="1E8B6BB9"/>
  <w16cid:commentId w16cid:paraId="537F2804" w16cid:durableId="1E8B6076"/>
  <w16cid:commentId w16cid:paraId="2E3D3E77" w16cid:durableId="1E8B6CF9"/>
  <w16cid:commentId w16cid:paraId="16975BFE" w16cid:durableId="1E8B6077"/>
  <w16cid:commentId w16cid:paraId="7DF8A35F" w16cid:durableId="1E8B6DB3"/>
  <w16cid:commentId w16cid:paraId="0CE9847D" w16cid:durableId="1E8B6078"/>
  <w16cid:commentId w16cid:paraId="25813E38" w16cid:durableId="1E8B6079"/>
  <w16cid:commentId w16cid:paraId="356211BA" w16cid:durableId="1E8B607A"/>
  <w16cid:commentId w16cid:paraId="0E4ECEA9" w16cid:durableId="1E8B607B"/>
  <w16cid:commentId w16cid:paraId="3A08DAFA" w16cid:durableId="1E8B607C"/>
  <w16cid:commentId w16cid:paraId="5FF27A54" w16cid:durableId="1E8B6FAF"/>
  <w16cid:commentId w16cid:paraId="1562A542" w16cid:durableId="1E8B7058"/>
  <w16cid:commentId w16cid:paraId="4744FEFE" w16cid:durableId="1E8B607D"/>
  <w16cid:commentId w16cid:paraId="605DCD63" w16cid:durableId="1E8B607E"/>
  <w16cid:commentId w16cid:paraId="3B341C43" w16cid:durableId="1E8B7166"/>
  <w16cid:commentId w16cid:paraId="31E807D6" w16cid:durableId="1E8B607F"/>
  <w16cid:commentId w16cid:paraId="4A630F32" w16cid:durableId="1E8B6080"/>
  <w16cid:commentId w16cid:paraId="7F0EF084" w16cid:durableId="1E8B72E1"/>
  <w16cid:commentId w16cid:paraId="59675E0B" w16cid:durableId="1E8B6081"/>
  <w16cid:commentId w16cid:paraId="19E14E1E" w16cid:durableId="1E8B731E"/>
  <w16cid:commentId w16cid:paraId="3E64BBA6" w16cid:durableId="1E8B6082"/>
  <w16cid:commentId w16cid:paraId="6D77FCBC" w16cid:durableId="1E8B7383"/>
  <w16cid:commentId w16cid:paraId="3CF47DED" w16cid:durableId="1E8B6083"/>
  <w16cid:commentId w16cid:paraId="7965FEFC" w16cid:durableId="1E8B73FB"/>
  <w16cid:commentId w16cid:paraId="60BB4A54" w16cid:durableId="1E8B747E"/>
  <w16cid:commentId w16cid:paraId="729CB5B2" w16cid:durableId="1E8B6084"/>
  <w16cid:commentId w16cid:paraId="3F93A256" w16cid:durableId="1E8B744B"/>
  <w16cid:commentId w16cid:paraId="13ED84DE" w16cid:durableId="1E8B6085"/>
  <w16cid:commentId w16cid:paraId="120E8E02" w16cid:durableId="1E8B74EF"/>
  <w16cid:commentId w16cid:paraId="5B890EC3" w16cid:durableId="1E8B6086"/>
  <w16cid:commentId w16cid:paraId="57E1F4A9" w16cid:durableId="1E8B752C"/>
  <w16cid:commentId w16cid:paraId="681FAA8B" w16cid:durableId="1E8B7533"/>
  <w16cid:commentId w16cid:paraId="498844AB" w16cid:durableId="1E8B6087"/>
  <w16cid:commentId w16cid:paraId="292E53DA" w16cid:durableId="1E8B6088"/>
  <w16cid:commentId w16cid:paraId="01175E83" w16cid:durableId="1E8B6089"/>
  <w16cid:commentId w16cid:paraId="32BBBE7A" w16cid:durableId="1E8B608A"/>
  <w16cid:commentId w16cid:paraId="5E07153F" w16cid:durableId="1E8B608B"/>
  <w16cid:commentId w16cid:paraId="0B6E9F17" w16cid:durableId="1E8C228A"/>
  <w16cid:commentId w16cid:paraId="41D5A69C" w16cid:durableId="1E8B608C"/>
  <w16cid:commentId w16cid:paraId="1B083FBC" w16cid:durableId="1E8B608D"/>
  <w16cid:commentId w16cid:paraId="5CB7E4FA" w16cid:durableId="1E8B608E"/>
  <w16cid:commentId w16cid:paraId="22FFD6AB" w16cid:durableId="1E8B608F"/>
  <w16cid:commentId w16cid:paraId="31BD12B2" w16cid:durableId="1E8C260A"/>
  <w16cid:commentId w16cid:paraId="30A050D7" w16cid:durableId="1E8B6090"/>
  <w16cid:commentId w16cid:paraId="032E576B" w16cid:durableId="1E8C26BE"/>
  <w16cid:commentId w16cid:paraId="5BCA6A57" w16cid:durableId="1E8C2731"/>
  <w16cid:commentId w16cid:paraId="6D7E7046" w16cid:durableId="1E8C27AE"/>
  <w16cid:commentId w16cid:paraId="5AB45381" w16cid:durableId="1E8B6091"/>
  <w16cid:commentId w16cid:paraId="70735EB8" w16cid:durableId="1E8C2893"/>
  <w16cid:commentId w16cid:paraId="274AB487" w16cid:durableId="1E8C29D3"/>
  <w16cid:commentId w16cid:paraId="41019F7A" w16cid:durableId="1E8C2A28"/>
  <w16cid:commentId w16cid:paraId="3BC503D1" w16cid:durableId="1E8B6092"/>
  <w16cid:commentId w16cid:paraId="61345637" w16cid:durableId="1E8B6093"/>
  <w16cid:commentId w16cid:paraId="5346B98D" w16cid:durableId="1E8B6094"/>
  <w16cid:commentId w16cid:paraId="23D209A8" w16cid:durableId="1E8B6095"/>
  <w16cid:commentId w16cid:paraId="23A26228" w16cid:durableId="1E8C2A9A"/>
  <w16cid:commentId w16cid:paraId="0C31AD58" w16cid:durableId="1E8C2AC1"/>
  <w16cid:commentId w16cid:paraId="351EF895" w16cid:durableId="1E8B6096"/>
  <w16cid:commentId w16cid:paraId="69F43390" w16cid:durableId="1E8B6097"/>
  <w16cid:commentId w16cid:paraId="16671B91" w16cid:durableId="1E8C2AF7"/>
  <w16cid:commentId w16cid:paraId="66B7C639" w16cid:durableId="1E8C2B44"/>
  <w16cid:commentId w16cid:paraId="70353015" w16cid:durableId="1E8C2BD3"/>
  <w16cid:commentId w16cid:paraId="01E1192D" w16cid:durableId="1E8B6098"/>
  <w16cid:commentId w16cid:paraId="209F9381" w16cid:durableId="1E8B6099"/>
  <w16cid:commentId w16cid:paraId="2B3FB68C" w16cid:durableId="1E8B609A"/>
  <w16cid:commentId w16cid:paraId="464ADE65" w16cid:durableId="1E8B609B"/>
  <w16cid:commentId w16cid:paraId="1954E267" w16cid:durableId="1E8B609C"/>
  <w16cid:commentId w16cid:paraId="251B4271" w16cid:durableId="1E8B609D"/>
  <w16cid:commentId w16cid:paraId="6B1E79D3" w16cid:durableId="1E8C2C86"/>
  <w16cid:commentId w16cid:paraId="213780BB" w16cid:durableId="1E8B609E"/>
  <w16cid:commentId w16cid:paraId="60B500D5" w16cid:durableId="1E8C2CDB"/>
  <w16cid:commentId w16cid:paraId="135FD816" w16cid:durableId="1E8B609F"/>
  <w16cid:commentId w16cid:paraId="70EB637A" w16cid:durableId="1E8B60A0"/>
  <w16cid:commentId w16cid:paraId="3A23E11E" w16cid:durableId="1E8B60A1"/>
  <w16cid:commentId w16cid:paraId="2854C8BB" w16cid:durableId="1E8C2E0F"/>
  <w16cid:commentId w16cid:paraId="1D67EAED" w16cid:durableId="1E8C2F26"/>
  <w16cid:commentId w16cid:paraId="6829E898" w16cid:durableId="1E8B60A2"/>
  <w16cid:commentId w16cid:paraId="5786D431" w16cid:durableId="1E8B60A3"/>
  <w16cid:commentId w16cid:paraId="3D187BCF" w16cid:durableId="1E8B60A4"/>
  <w16cid:commentId w16cid:paraId="15882E6C" w16cid:durableId="1E8B60A5"/>
  <w16cid:commentId w16cid:paraId="0222AF26" w16cid:durableId="1E8B60A6"/>
  <w16cid:commentId w16cid:paraId="020AF82D" w16cid:durableId="1E8B60A7"/>
  <w16cid:commentId w16cid:paraId="50BDD4B5" w16cid:durableId="1E8B60A8"/>
  <w16cid:commentId w16cid:paraId="0E696859" w16cid:durableId="1E8B60A9"/>
  <w16cid:commentId w16cid:paraId="0C95B776" w16cid:durableId="1E8B60AA"/>
  <w16cid:commentId w16cid:paraId="4E199D91" w16cid:durableId="1E8B60AB"/>
  <w16cid:commentId w16cid:paraId="5788CD33" w16cid:durableId="1E8C338E"/>
  <w16cid:commentId w16cid:paraId="480B440B" w16cid:durableId="1E8C33CD"/>
  <w16cid:commentId w16cid:paraId="160227EE" w16cid:durableId="1E8C3454"/>
  <w16cid:commentId w16cid:paraId="687FDFD9" w16cid:durableId="1E8B60AC"/>
  <w16cid:commentId w16cid:paraId="4138CC5E" w16cid:durableId="1E8B60AD"/>
  <w16cid:commentId w16cid:paraId="16BF6904" w16cid:durableId="1E8B60AE"/>
  <w16cid:commentId w16cid:paraId="70A87306" w16cid:durableId="1E8B60AF"/>
  <w16cid:commentId w16cid:paraId="0951A2D2" w16cid:durableId="1E8B60B0"/>
  <w16cid:commentId w16cid:paraId="1BE00CA9" w16cid:durableId="1E8B60B1"/>
  <w16cid:commentId w16cid:paraId="06074B29" w16cid:durableId="1E8B60B2"/>
  <w16cid:commentId w16cid:paraId="523BB0BD" w16cid:durableId="1E8B60B3"/>
  <w16cid:commentId w16cid:paraId="00B3A9F2" w16cid:durableId="1E8B60B4"/>
  <w16cid:commentId w16cid:paraId="5F801586" w16cid:durableId="1E8B60B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DCD8D" w14:textId="77777777" w:rsidR="00432E82" w:rsidRDefault="00432E82">
      <w:r>
        <w:separator/>
      </w:r>
    </w:p>
  </w:endnote>
  <w:endnote w:type="continuationSeparator" w:id="0">
    <w:p w14:paraId="43166E4C" w14:textId="77777777" w:rsidR="00432E82" w:rsidRDefault="00432E82">
      <w:r>
        <w:continuationSeparator/>
      </w:r>
    </w:p>
  </w:endnote>
  <w:endnote w:type="continuationNotice" w:id="1">
    <w:p w14:paraId="575710C5" w14:textId="77777777" w:rsidR="00432E82" w:rsidRDefault="00432E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93517A" w:rsidRDefault="0093517A">
    <w:pPr>
      <w:pStyle w:val="Footer"/>
      <w:tabs>
        <w:tab w:val="clear" w:pos="9360"/>
        <w:tab w:val="right" w:pos="9340"/>
      </w:tabs>
      <w:jc w:val="right"/>
    </w:pPr>
    <w:r>
      <w:fldChar w:fldCharType="begin"/>
    </w:r>
    <w:r>
      <w:instrText xml:space="preserve"> PAGE </w:instrText>
    </w:r>
    <w:r>
      <w:fldChar w:fldCharType="separate"/>
    </w:r>
    <w:r w:rsidR="00C041C4">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86EBD" w14:textId="77777777" w:rsidR="00432E82" w:rsidRDefault="00432E82">
      <w:r>
        <w:separator/>
      </w:r>
    </w:p>
  </w:footnote>
  <w:footnote w:type="continuationSeparator" w:id="0">
    <w:p w14:paraId="4E913910" w14:textId="77777777" w:rsidR="00432E82" w:rsidRDefault="00432E82">
      <w:r>
        <w:continuationSeparator/>
      </w:r>
    </w:p>
  </w:footnote>
  <w:footnote w:type="continuationNotice" w:id="1">
    <w:p w14:paraId="23F31C03" w14:textId="77777777" w:rsidR="00432E82" w:rsidRDefault="00432E8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tevecchi, William">
    <w15:presenceInfo w15:providerId="AD" w15:userId="S-1-5-21-3414645126-2122891329-3303210024-3329"/>
  </w15:person>
  <w15:person w15:author="Garry Stenson">
    <w15:presenceInfo w15:providerId="Windows Live" w15:userId="0450a7742cc73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v5prxr6xz2a4ea50h5dww0ewvx0ttdtdsa&quot;&gt;biblio_db&lt;record-ids&gt;&lt;item&gt;35&lt;/item&gt;&lt;item&gt;67&lt;/item&gt;&lt;item&gt;105&lt;/item&gt;&lt;item&gt;112&lt;/item&gt;&lt;item&gt;135&lt;/item&gt;&lt;item&gt;139&lt;/item&gt;&lt;item&gt;143&lt;/item&gt;&lt;item&gt;176&lt;/item&gt;&lt;item&gt;189&lt;/item&gt;&lt;item&gt;190&lt;/item&gt;&lt;item&gt;193&lt;/item&gt;&lt;item&gt;235&lt;/item&gt;&lt;item&gt;242&lt;/item&gt;&lt;item&gt;259&lt;/item&gt;&lt;item&gt;320&lt;/item&gt;&lt;item&gt;558&lt;/item&gt;&lt;item&gt;645&lt;/item&gt;&lt;item&gt;700&lt;/item&gt;&lt;item&gt;703&lt;/item&gt;&lt;item&gt;705&lt;/item&gt;&lt;item&gt;712&lt;/item&gt;&lt;item&gt;717&lt;/item&gt;&lt;item&gt;729&lt;/item&gt;&lt;item&gt;732&lt;/item&gt;&lt;item&gt;743&lt;/item&gt;&lt;item&gt;749&lt;/item&gt;&lt;item&gt;755&lt;/item&gt;&lt;item&gt;757&lt;/item&gt;&lt;item&gt;822&lt;/item&gt;&lt;item&gt;828&lt;/item&gt;&lt;item&gt;830&lt;/item&gt;&lt;item&gt;831&lt;/item&gt;&lt;item&gt;835&lt;/item&gt;&lt;item&gt;880&lt;/item&gt;&lt;item&gt;881&lt;/item&gt;&lt;item&gt;882&lt;/item&gt;&lt;item&gt;883&lt;/item&gt;&lt;item&gt;884&lt;/item&gt;&lt;item&gt;885&lt;/item&gt;&lt;item&gt;886&lt;/item&gt;&lt;item&gt;887&lt;/item&gt;&lt;item&gt;888&lt;/item&gt;&lt;item&gt;890&lt;/item&gt;&lt;item&gt;891&lt;/item&gt;&lt;item&gt;892&lt;/item&gt;&lt;item&gt;893&lt;/item&gt;&lt;item&gt;894&lt;/item&gt;&lt;item&gt;897&lt;/item&gt;&lt;item&gt;898&lt;/item&gt;&lt;item&gt;899&lt;/item&gt;&lt;item&gt;900&lt;/item&gt;&lt;item&gt;901&lt;/item&gt;&lt;item&gt;902&lt;/item&gt;&lt;item&gt;905&lt;/item&gt;&lt;item&gt;906&lt;/item&gt;&lt;item&gt;907&lt;/item&gt;&lt;item&gt;909&lt;/item&gt;&lt;item&gt;912&lt;/item&gt;&lt;item&gt;919&lt;/item&gt;&lt;item&gt;920&lt;/item&gt;&lt;item&gt;925&lt;/item&gt;&lt;item&gt;926&lt;/item&gt;&lt;item&gt;927&lt;/item&gt;&lt;item&gt;928&lt;/item&gt;&lt;item&gt;931&lt;/item&gt;&lt;item&gt;937&lt;/item&gt;&lt;item&gt;938&lt;/item&gt;&lt;item&gt;939&lt;/item&gt;&lt;item&gt;942&lt;/item&gt;&lt;item&gt;945&lt;/item&gt;&lt;item&gt;946&lt;/item&gt;&lt;item&gt;949&lt;/item&gt;&lt;item&gt;950&lt;/item&gt;&lt;item&gt;1013&lt;/item&gt;&lt;/record-ids&gt;&lt;/item&gt;&lt;/Libraries&gt;"/>
  </w:docVars>
  <w:rsids>
    <w:rsidRoot w:val="000134ED"/>
    <w:rsid w:val="000025CB"/>
    <w:rsid w:val="00002BF8"/>
    <w:rsid w:val="000038E9"/>
    <w:rsid w:val="000117C7"/>
    <w:rsid w:val="000134ED"/>
    <w:rsid w:val="000162DC"/>
    <w:rsid w:val="00025A27"/>
    <w:rsid w:val="0002751B"/>
    <w:rsid w:val="000321DE"/>
    <w:rsid w:val="00032B97"/>
    <w:rsid w:val="00067EC4"/>
    <w:rsid w:val="00080404"/>
    <w:rsid w:val="00084913"/>
    <w:rsid w:val="000D127F"/>
    <w:rsid w:val="000F52B8"/>
    <w:rsid w:val="00150BCE"/>
    <w:rsid w:val="001707D4"/>
    <w:rsid w:val="00184902"/>
    <w:rsid w:val="00196B08"/>
    <w:rsid w:val="001B244E"/>
    <w:rsid w:val="001C573C"/>
    <w:rsid w:val="001D5B4F"/>
    <w:rsid w:val="001E31F0"/>
    <w:rsid w:val="001E5D5F"/>
    <w:rsid w:val="001F031C"/>
    <w:rsid w:val="001F4B02"/>
    <w:rsid w:val="0020792C"/>
    <w:rsid w:val="00215684"/>
    <w:rsid w:val="0024187A"/>
    <w:rsid w:val="002548E1"/>
    <w:rsid w:val="00264620"/>
    <w:rsid w:val="00265BB1"/>
    <w:rsid w:val="002661FD"/>
    <w:rsid w:val="00271CF5"/>
    <w:rsid w:val="002800A3"/>
    <w:rsid w:val="002856C8"/>
    <w:rsid w:val="00286AED"/>
    <w:rsid w:val="002900BD"/>
    <w:rsid w:val="0029598F"/>
    <w:rsid w:val="002A1DD9"/>
    <w:rsid w:val="002A22FC"/>
    <w:rsid w:val="002A5A07"/>
    <w:rsid w:val="002B7F00"/>
    <w:rsid w:val="002C39E2"/>
    <w:rsid w:val="002C7DAD"/>
    <w:rsid w:val="002F29F1"/>
    <w:rsid w:val="002F3FD3"/>
    <w:rsid w:val="00300535"/>
    <w:rsid w:val="00317816"/>
    <w:rsid w:val="00347857"/>
    <w:rsid w:val="003636BB"/>
    <w:rsid w:val="003718BF"/>
    <w:rsid w:val="00372DCA"/>
    <w:rsid w:val="003730D6"/>
    <w:rsid w:val="0038636D"/>
    <w:rsid w:val="003A1449"/>
    <w:rsid w:val="003B52D4"/>
    <w:rsid w:val="003E5E17"/>
    <w:rsid w:val="003F7A72"/>
    <w:rsid w:val="0040554E"/>
    <w:rsid w:val="00424877"/>
    <w:rsid w:val="00432E82"/>
    <w:rsid w:val="0044240F"/>
    <w:rsid w:val="004540E9"/>
    <w:rsid w:val="0049224D"/>
    <w:rsid w:val="004939C2"/>
    <w:rsid w:val="00495750"/>
    <w:rsid w:val="00497364"/>
    <w:rsid w:val="00497D2F"/>
    <w:rsid w:val="004A2F3A"/>
    <w:rsid w:val="004A5DEA"/>
    <w:rsid w:val="004A6A9D"/>
    <w:rsid w:val="004F2244"/>
    <w:rsid w:val="004F34BD"/>
    <w:rsid w:val="004F5066"/>
    <w:rsid w:val="004F6940"/>
    <w:rsid w:val="005004C7"/>
    <w:rsid w:val="00501413"/>
    <w:rsid w:val="00535F06"/>
    <w:rsid w:val="00547417"/>
    <w:rsid w:val="005719FE"/>
    <w:rsid w:val="00592BCA"/>
    <w:rsid w:val="005D0A3F"/>
    <w:rsid w:val="005E2C5F"/>
    <w:rsid w:val="005F20D4"/>
    <w:rsid w:val="005F7FC0"/>
    <w:rsid w:val="00600FDE"/>
    <w:rsid w:val="00610EC9"/>
    <w:rsid w:val="0063426C"/>
    <w:rsid w:val="006348C2"/>
    <w:rsid w:val="006364AD"/>
    <w:rsid w:val="00667DFF"/>
    <w:rsid w:val="00670B37"/>
    <w:rsid w:val="006A214A"/>
    <w:rsid w:val="006A7BFF"/>
    <w:rsid w:val="006B124E"/>
    <w:rsid w:val="006B4D0C"/>
    <w:rsid w:val="006C54C7"/>
    <w:rsid w:val="006D1C21"/>
    <w:rsid w:val="006E0D61"/>
    <w:rsid w:val="006F0623"/>
    <w:rsid w:val="00706492"/>
    <w:rsid w:val="0071392E"/>
    <w:rsid w:val="00713E89"/>
    <w:rsid w:val="007413C1"/>
    <w:rsid w:val="007511E2"/>
    <w:rsid w:val="00751A3C"/>
    <w:rsid w:val="00756118"/>
    <w:rsid w:val="00773911"/>
    <w:rsid w:val="00774928"/>
    <w:rsid w:val="00786208"/>
    <w:rsid w:val="00787366"/>
    <w:rsid w:val="007B04FF"/>
    <w:rsid w:val="007B4BE7"/>
    <w:rsid w:val="007C0995"/>
    <w:rsid w:val="007D7F93"/>
    <w:rsid w:val="007E0512"/>
    <w:rsid w:val="007E4C24"/>
    <w:rsid w:val="007F656B"/>
    <w:rsid w:val="007F70A2"/>
    <w:rsid w:val="00800422"/>
    <w:rsid w:val="00815D2E"/>
    <w:rsid w:val="00830F3D"/>
    <w:rsid w:val="008906A3"/>
    <w:rsid w:val="008A12B9"/>
    <w:rsid w:val="008B1EB2"/>
    <w:rsid w:val="008C5E92"/>
    <w:rsid w:val="008D0BBC"/>
    <w:rsid w:val="009125B6"/>
    <w:rsid w:val="009167E3"/>
    <w:rsid w:val="0093517A"/>
    <w:rsid w:val="00943474"/>
    <w:rsid w:val="00954CDA"/>
    <w:rsid w:val="00972F66"/>
    <w:rsid w:val="009764A0"/>
    <w:rsid w:val="009A429C"/>
    <w:rsid w:val="009B7461"/>
    <w:rsid w:val="009C6ED9"/>
    <w:rsid w:val="009C79D8"/>
    <w:rsid w:val="009E35A9"/>
    <w:rsid w:val="009F378F"/>
    <w:rsid w:val="00A66E71"/>
    <w:rsid w:val="00A670FE"/>
    <w:rsid w:val="00A67CDD"/>
    <w:rsid w:val="00A808E5"/>
    <w:rsid w:val="00A921DA"/>
    <w:rsid w:val="00AA5201"/>
    <w:rsid w:val="00AB17FD"/>
    <w:rsid w:val="00AE2555"/>
    <w:rsid w:val="00B01BB7"/>
    <w:rsid w:val="00B11650"/>
    <w:rsid w:val="00B11ECC"/>
    <w:rsid w:val="00B2409C"/>
    <w:rsid w:val="00B3579C"/>
    <w:rsid w:val="00B42C2B"/>
    <w:rsid w:val="00B4358C"/>
    <w:rsid w:val="00B610F0"/>
    <w:rsid w:val="00B7135C"/>
    <w:rsid w:val="00B7615F"/>
    <w:rsid w:val="00B81973"/>
    <w:rsid w:val="00B943A6"/>
    <w:rsid w:val="00BA070B"/>
    <w:rsid w:val="00BA2922"/>
    <w:rsid w:val="00BA5390"/>
    <w:rsid w:val="00BA54E8"/>
    <w:rsid w:val="00BB0C7B"/>
    <w:rsid w:val="00BB21CC"/>
    <w:rsid w:val="00BD7860"/>
    <w:rsid w:val="00BF3984"/>
    <w:rsid w:val="00BF5A0E"/>
    <w:rsid w:val="00C01C21"/>
    <w:rsid w:val="00C041C4"/>
    <w:rsid w:val="00C05308"/>
    <w:rsid w:val="00C12415"/>
    <w:rsid w:val="00C24FC4"/>
    <w:rsid w:val="00C361D0"/>
    <w:rsid w:val="00C3670D"/>
    <w:rsid w:val="00C620B9"/>
    <w:rsid w:val="00C65563"/>
    <w:rsid w:val="00C75019"/>
    <w:rsid w:val="00CB4128"/>
    <w:rsid w:val="00CF26AF"/>
    <w:rsid w:val="00CF79AF"/>
    <w:rsid w:val="00D04F91"/>
    <w:rsid w:val="00D1261A"/>
    <w:rsid w:val="00D15634"/>
    <w:rsid w:val="00D20345"/>
    <w:rsid w:val="00D20F2A"/>
    <w:rsid w:val="00D34920"/>
    <w:rsid w:val="00D41323"/>
    <w:rsid w:val="00D55706"/>
    <w:rsid w:val="00D624CE"/>
    <w:rsid w:val="00D64119"/>
    <w:rsid w:val="00D75BD5"/>
    <w:rsid w:val="00D807EA"/>
    <w:rsid w:val="00D827D4"/>
    <w:rsid w:val="00E13D63"/>
    <w:rsid w:val="00E25F8F"/>
    <w:rsid w:val="00E31C27"/>
    <w:rsid w:val="00E333C6"/>
    <w:rsid w:val="00E35DD6"/>
    <w:rsid w:val="00E45144"/>
    <w:rsid w:val="00E5311E"/>
    <w:rsid w:val="00E564E5"/>
    <w:rsid w:val="00E6139D"/>
    <w:rsid w:val="00E72F8C"/>
    <w:rsid w:val="00E951BC"/>
    <w:rsid w:val="00EB56BE"/>
    <w:rsid w:val="00EC3DEE"/>
    <w:rsid w:val="00F01208"/>
    <w:rsid w:val="00F02B57"/>
    <w:rsid w:val="00F07166"/>
    <w:rsid w:val="00F20422"/>
    <w:rsid w:val="00F432F6"/>
    <w:rsid w:val="00F442CE"/>
    <w:rsid w:val="00F70207"/>
    <w:rsid w:val="00F80283"/>
    <w:rsid w:val="00F964F2"/>
    <w:rsid w:val="00FC486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link w:val="BodyChar"/>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customStyle="1" w:styleId="EndNoteBibliographyTitle">
    <w:name w:val="EndNote Bibliography Title"/>
    <w:basedOn w:val="Normal"/>
    <w:link w:val="EndNoteBibliographyTitleChar"/>
    <w:rsid w:val="00D20345"/>
    <w:pPr>
      <w:jc w:val="center"/>
    </w:pPr>
    <w:rPr>
      <w:rFonts w:ascii="Calibri" w:hAnsi="Calibri"/>
      <w:noProof/>
      <w:sz w:val="22"/>
    </w:rPr>
  </w:style>
  <w:style w:type="character" w:customStyle="1" w:styleId="BodyChar">
    <w:name w:val="Body Char"/>
    <w:basedOn w:val="DefaultParagraphFont"/>
    <w:link w:val="Body"/>
    <w:rsid w:val="00D20345"/>
    <w:rPr>
      <w:rFonts w:ascii="Calibri" w:eastAsia="Calibri" w:hAnsi="Calibri" w:cs="Calibri"/>
      <w:color w:val="000000"/>
      <w:sz w:val="22"/>
      <w:szCs w:val="22"/>
      <w:u w:color="000000"/>
      <w:lang w:val="en-US"/>
    </w:rPr>
  </w:style>
  <w:style w:type="character" w:customStyle="1" w:styleId="EndNoteBibliographyTitleChar">
    <w:name w:val="EndNote Bibliography Title Char"/>
    <w:basedOn w:val="BodyChar"/>
    <w:link w:val="EndNoteBibliographyTitle"/>
    <w:rsid w:val="00D20345"/>
    <w:rPr>
      <w:rFonts w:ascii="Calibri" w:eastAsia="Calibri" w:hAnsi="Calibri" w:cs="Calibri"/>
      <w:noProof/>
      <w:color w:val="000000"/>
      <w:sz w:val="22"/>
      <w:szCs w:val="24"/>
      <w:u w:color="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2.xml"/><Relationship Id="rId23"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extLst xmlns:c16r2="http://schemas.microsoft.com/office/drawing/2015/06/chart">
            <c:ext xmlns:c16="http://schemas.microsoft.com/office/drawing/2014/chart" uri="{C3380CC4-5D6E-409C-BE32-E72D297353CC}">
              <c16:uniqueId val="{00000000-09C2-CF43-86E6-197427A45E79}"/>
            </c:ext>
          </c:extLst>
        </c:ser>
        <c:dLbls>
          <c:showLegendKey val="0"/>
          <c:showVal val="0"/>
          <c:showCatName val="0"/>
          <c:showSerName val="0"/>
          <c:showPercent val="0"/>
          <c:showBubbleSize val="0"/>
        </c:dLbls>
        <c:gapWidth val="150"/>
        <c:axId val="231643008"/>
        <c:axId val="235497344"/>
      </c:barChart>
      <c:catAx>
        <c:axId val="231643008"/>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235497344"/>
        <c:crosses val="autoZero"/>
        <c:auto val="1"/>
        <c:lblAlgn val="ctr"/>
        <c:lblOffset val="100"/>
        <c:tickLblSkip val="2"/>
        <c:noMultiLvlLbl val="1"/>
      </c:catAx>
      <c:valAx>
        <c:axId val="235497344"/>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231643008"/>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extLst xmlns:c16r2="http://schemas.microsoft.com/office/drawing/2015/06/chart">
            <c:ext xmlns:c16="http://schemas.microsoft.com/office/drawing/2014/chart" uri="{C3380CC4-5D6E-409C-BE32-E72D297353CC}">
              <c16:uniqueId val="{00000000-61CF-AC46-BBC4-1F94D6EC6948}"/>
            </c:ext>
          </c:extLst>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extLst xmlns:c16r2="http://schemas.microsoft.com/office/drawing/2015/06/chart">
            <c:ext xmlns:c16="http://schemas.microsoft.com/office/drawing/2014/chart" uri="{C3380CC4-5D6E-409C-BE32-E72D297353CC}">
              <c16:uniqueId val="{00000001-61CF-AC46-BBC4-1F94D6EC6948}"/>
            </c:ext>
          </c:extLst>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extLst xmlns:c16r2="http://schemas.microsoft.com/office/drawing/2015/06/chart">
            <c:ext xmlns:c16="http://schemas.microsoft.com/office/drawing/2014/chart" uri="{C3380CC4-5D6E-409C-BE32-E72D297353CC}">
              <c16:uniqueId val="{00000002-61CF-AC46-BBC4-1F94D6EC6948}"/>
            </c:ext>
          </c:extLst>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extLst xmlns:c16r2="http://schemas.microsoft.com/office/drawing/2015/06/chart">
            <c:ext xmlns:c16="http://schemas.microsoft.com/office/drawing/2014/chart" uri="{C3380CC4-5D6E-409C-BE32-E72D297353CC}">
              <c16:uniqueId val="{00000003-61CF-AC46-BBC4-1F94D6EC6948}"/>
            </c:ext>
          </c:extLst>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extLst xmlns:c16r2="http://schemas.microsoft.com/office/drawing/2015/06/chart">
            <c:ext xmlns:c16="http://schemas.microsoft.com/office/drawing/2014/chart" uri="{C3380CC4-5D6E-409C-BE32-E72D297353CC}">
              <c16:uniqueId val="{00000004-61CF-AC46-BBC4-1F94D6EC6948}"/>
            </c:ext>
          </c:extLst>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extLst xmlns:c16r2="http://schemas.microsoft.com/office/drawing/2015/06/chart">
            <c:ext xmlns:c16="http://schemas.microsoft.com/office/drawing/2014/chart" uri="{C3380CC4-5D6E-409C-BE32-E72D297353CC}">
              <c16:uniqueId val="{00000005-61CF-AC46-BBC4-1F94D6EC6948}"/>
            </c:ext>
          </c:extLst>
        </c:ser>
        <c:dLbls>
          <c:showLegendKey val="0"/>
          <c:showVal val="0"/>
          <c:showCatName val="0"/>
          <c:showSerName val="0"/>
          <c:showPercent val="0"/>
          <c:showBubbleSize val="0"/>
        </c:dLbls>
        <c:marker val="1"/>
        <c:smooth val="0"/>
        <c:axId val="112257664"/>
        <c:axId val="149676416"/>
      </c:lineChart>
      <c:catAx>
        <c:axId val="112257664"/>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149676416"/>
        <c:crosses val="autoZero"/>
        <c:auto val="1"/>
        <c:lblAlgn val="ctr"/>
        <c:lblOffset val="100"/>
        <c:tickLblSkip val="2"/>
        <c:noMultiLvlLbl val="1"/>
      </c:catAx>
      <c:valAx>
        <c:axId val="149676416"/>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112257664"/>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56</Pages>
  <Words>33304</Words>
  <Characters>189834</Characters>
  <Application>Microsoft Office Word</Application>
  <DocSecurity>0</DocSecurity>
  <Lines>1581</Lines>
  <Paragraphs>445</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222693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Alejandro Buren</cp:lastModifiedBy>
  <cp:revision>8</cp:revision>
  <dcterms:created xsi:type="dcterms:W3CDTF">2018-05-14T12:32:00Z</dcterms:created>
  <dcterms:modified xsi:type="dcterms:W3CDTF">2018-05-14T18:25:00Z</dcterms:modified>
</cp:coreProperties>
</file>